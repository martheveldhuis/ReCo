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FBEA1" w14:textId="5B761B36" w:rsidR="003D0D07" w:rsidRPr="00746687" w:rsidRDefault="003D0D07">
      <w:pPr>
        <w:rPr>
          <w:rFonts w:asciiTheme="majorHAnsi" w:hAnsiTheme="majorHAnsi" w:cstheme="majorHAnsi"/>
          <w:color w:val="000000" w:themeColor="text1"/>
          <w:sz w:val="40"/>
          <w:szCs w:val="40"/>
          <w:lang w:val="en-US" w:eastAsia="nl-NL"/>
        </w:rPr>
      </w:pPr>
      <w:bookmarkStart w:id="0" w:name="_Hlk73484980"/>
      <w:bookmarkStart w:id="1" w:name="_Toc72844470"/>
      <w:bookmarkStart w:id="2" w:name="_Toc72848625"/>
      <w:bookmarkEnd w:id="0"/>
      <w:r>
        <w:rPr>
          <w:rFonts w:cstheme="majorHAnsi"/>
          <w:color w:val="000000" w:themeColor="text1"/>
          <w:lang w:val="en-US" w:eastAsia="nl-NL"/>
        </w:rPr>
        <w:br w:type="page"/>
      </w:r>
    </w:p>
    <w:p w14:paraId="35B2460B" w14:textId="7DC0A158" w:rsidR="00F24C58" w:rsidRPr="003D0D07" w:rsidRDefault="00F16DC5" w:rsidP="00F16DC5">
      <w:pPr>
        <w:pStyle w:val="Titel"/>
        <w:jc w:val="center"/>
        <w:rPr>
          <w:rFonts w:cstheme="majorHAnsi"/>
          <w:color w:val="000000" w:themeColor="text1"/>
          <w:lang w:val="en-US" w:eastAsia="nl-NL"/>
        </w:rPr>
      </w:pPr>
      <w:r w:rsidRPr="00F16DC5">
        <w:rPr>
          <w:rFonts w:cstheme="majorHAnsi"/>
          <w:color w:val="000000" w:themeColor="text1"/>
          <w:lang w:val="en-US" w:eastAsia="nl-NL"/>
        </w:rPr>
        <w:lastRenderedPageBreak/>
        <w:t>Explainable artificial intelligence in forensics: realistic explanations for number of contributor predictions</w:t>
      </w:r>
    </w:p>
    <w:p w14:paraId="6F09FB87" w14:textId="77777777" w:rsidR="00F24C58" w:rsidRPr="00F24C58" w:rsidRDefault="00F24C58" w:rsidP="00F16DC5">
      <w:pPr>
        <w:rPr>
          <w:lang w:val="en-US"/>
        </w:rPr>
      </w:pPr>
    </w:p>
    <w:p w14:paraId="3C4AA127" w14:textId="6E51A207" w:rsidR="00F24C58" w:rsidRDefault="00F24C58" w:rsidP="00F16DC5">
      <w:pPr>
        <w:jc w:val="center"/>
        <w:rPr>
          <w:lang w:val="en-US"/>
        </w:rPr>
      </w:pPr>
      <w:r>
        <w:rPr>
          <w:lang w:val="en-US"/>
        </w:rPr>
        <w:t>by</w:t>
      </w:r>
    </w:p>
    <w:p w14:paraId="206CBDE2" w14:textId="60B2A03D" w:rsidR="00F24C58" w:rsidRPr="00F16DC5" w:rsidRDefault="00F24C58" w:rsidP="00F24C58">
      <w:pPr>
        <w:pStyle w:val="Titel"/>
        <w:jc w:val="center"/>
        <w:rPr>
          <w:rFonts w:asciiTheme="minorHAnsi" w:eastAsiaTheme="minorHAnsi" w:hAnsiTheme="minorHAnsi" w:cstheme="minorBidi"/>
          <w:sz w:val="40"/>
          <w:szCs w:val="40"/>
          <w:lang w:val="en-US"/>
        </w:rPr>
      </w:pPr>
      <w:r w:rsidRPr="00F16DC5">
        <w:rPr>
          <w:sz w:val="40"/>
          <w:szCs w:val="40"/>
          <w:lang w:val="en-US"/>
        </w:rPr>
        <w:t>Marthe Veldhuis</w:t>
      </w:r>
    </w:p>
    <w:p w14:paraId="250FAAD8" w14:textId="4CC1D98F" w:rsidR="00F24C58" w:rsidRDefault="00F24C58" w:rsidP="00F24C58">
      <w:pPr>
        <w:pStyle w:val="Titel"/>
        <w:jc w:val="center"/>
        <w:rPr>
          <w:rFonts w:asciiTheme="minorHAnsi" w:eastAsiaTheme="minorHAnsi" w:hAnsiTheme="minorHAnsi" w:cstheme="minorBidi"/>
          <w:sz w:val="44"/>
          <w:szCs w:val="44"/>
          <w:lang w:val="en-US"/>
        </w:rPr>
      </w:pPr>
    </w:p>
    <w:p w14:paraId="43C415E5" w14:textId="6148DFCC" w:rsidR="00F16DC5" w:rsidRDefault="00F16DC5" w:rsidP="00F16DC5">
      <w:pPr>
        <w:rPr>
          <w:lang w:val="en-US"/>
        </w:rPr>
      </w:pPr>
    </w:p>
    <w:p w14:paraId="1F783B89" w14:textId="77777777" w:rsidR="00F16DC5" w:rsidRPr="00F16DC5" w:rsidRDefault="00F16DC5" w:rsidP="00F16DC5">
      <w:pPr>
        <w:rPr>
          <w:lang w:val="en-US"/>
        </w:rPr>
      </w:pPr>
    </w:p>
    <w:p w14:paraId="42BFC7E6" w14:textId="6C91E8A3" w:rsidR="008A6D73" w:rsidRDefault="008A6D73" w:rsidP="008A6D73">
      <w:pPr>
        <w:pStyle w:val="Geenafstand"/>
        <w:jc w:val="center"/>
      </w:pPr>
      <w:r w:rsidRPr="008A6D73">
        <w:t>in partial fulfilment of the requirements for the degree of</w:t>
      </w:r>
    </w:p>
    <w:p w14:paraId="71901995" w14:textId="7F3AAAE9" w:rsidR="008A6D73" w:rsidRPr="008A6D73" w:rsidRDefault="008A6D73" w:rsidP="008A6D73">
      <w:pPr>
        <w:pStyle w:val="Geenafstand"/>
        <w:jc w:val="center"/>
      </w:pPr>
    </w:p>
    <w:p w14:paraId="1FF5A3B2" w14:textId="25D841D0" w:rsidR="000F54D6" w:rsidRPr="008A6D73" w:rsidRDefault="00F24C58" w:rsidP="000F54D6">
      <w:pPr>
        <w:pStyle w:val="Geenafstand"/>
        <w:jc w:val="center"/>
        <w:rPr>
          <w:b/>
          <w:bCs/>
        </w:rPr>
      </w:pPr>
      <w:r w:rsidRPr="008A6D73">
        <w:rPr>
          <w:b/>
          <w:bCs/>
        </w:rPr>
        <w:t>Master of Science</w:t>
      </w:r>
    </w:p>
    <w:p w14:paraId="64AB0E62" w14:textId="274A0838" w:rsidR="000F54D6" w:rsidRDefault="00F24C58" w:rsidP="000F54D6">
      <w:pPr>
        <w:pStyle w:val="Geenafstand"/>
        <w:jc w:val="center"/>
      </w:pPr>
      <w:r>
        <w:t xml:space="preserve">in Computer Science - </w:t>
      </w:r>
      <w:r w:rsidRPr="00F24C58">
        <w:t>Data Science and Technology</w:t>
      </w:r>
      <w:r w:rsidR="008A6D73">
        <w:t xml:space="preserve"> </w:t>
      </w:r>
      <w:r w:rsidR="008A6D73" w:rsidRPr="00F24C58">
        <w:t>Track</w:t>
      </w:r>
    </w:p>
    <w:p w14:paraId="66D20CB6" w14:textId="77777777" w:rsidR="008A6D73" w:rsidRPr="000F54D6" w:rsidRDefault="008A6D73" w:rsidP="000F54D6">
      <w:pPr>
        <w:pStyle w:val="Geenafstand"/>
        <w:jc w:val="center"/>
      </w:pPr>
    </w:p>
    <w:p w14:paraId="6D34B0DC" w14:textId="284491D5" w:rsidR="000F54D6" w:rsidRDefault="000F54D6" w:rsidP="000F54D6">
      <w:pPr>
        <w:pStyle w:val="Geenafstand"/>
        <w:jc w:val="center"/>
      </w:pPr>
      <w:r>
        <w:t>at Delft University of Technology,</w:t>
      </w:r>
    </w:p>
    <w:p w14:paraId="3612C706" w14:textId="0C79C714" w:rsidR="000F54D6" w:rsidRPr="000F54D6" w:rsidRDefault="000F54D6" w:rsidP="000F54D6">
      <w:pPr>
        <w:pStyle w:val="Geenafstand"/>
        <w:jc w:val="center"/>
      </w:pPr>
      <w:r>
        <w:t>to be defended publicly on Thursday June 17</w:t>
      </w:r>
      <w:r w:rsidRPr="000F54D6">
        <w:rPr>
          <w:vertAlign w:val="superscript"/>
        </w:rPr>
        <w:t>th</w:t>
      </w:r>
      <w:r w:rsidR="0001151B">
        <w:t xml:space="preserve">, </w:t>
      </w:r>
      <w:r>
        <w:t>2021 at 13:00.</w:t>
      </w:r>
    </w:p>
    <w:p w14:paraId="00A51484" w14:textId="36572CDA" w:rsidR="000F54D6" w:rsidRDefault="000F54D6" w:rsidP="000F54D6">
      <w:pPr>
        <w:pStyle w:val="Titel"/>
        <w:jc w:val="center"/>
        <w:rPr>
          <w:rFonts w:asciiTheme="minorHAnsi" w:eastAsiaTheme="minorHAnsi" w:hAnsiTheme="minorHAnsi" w:cstheme="minorBidi"/>
          <w:sz w:val="44"/>
          <w:szCs w:val="44"/>
          <w:lang w:val="en-US"/>
        </w:rPr>
      </w:pPr>
    </w:p>
    <w:p w14:paraId="49608335" w14:textId="16966432" w:rsidR="00292B09" w:rsidRDefault="00292B09" w:rsidP="00292B09">
      <w:pPr>
        <w:rPr>
          <w:lang w:val="en-US"/>
        </w:rPr>
      </w:pPr>
    </w:p>
    <w:p w14:paraId="228E80C6" w14:textId="10D1BE36" w:rsidR="00292B09" w:rsidRDefault="00292B09" w:rsidP="00292B09">
      <w:pPr>
        <w:rPr>
          <w:lang w:val="en-US"/>
        </w:rPr>
      </w:pPr>
    </w:p>
    <w:p w14:paraId="19E0ABC0" w14:textId="1C6B3A20" w:rsidR="00292B09" w:rsidRDefault="00292B09" w:rsidP="00292B09">
      <w:pPr>
        <w:rPr>
          <w:lang w:val="en-US"/>
        </w:rPr>
      </w:pPr>
    </w:p>
    <w:p w14:paraId="661DB69A" w14:textId="4A2B9D4C" w:rsidR="00292B09" w:rsidRDefault="00292B09" w:rsidP="00292B09">
      <w:pPr>
        <w:rPr>
          <w:lang w:val="en-US"/>
        </w:rPr>
      </w:pPr>
    </w:p>
    <w:p w14:paraId="36428B39" w14:textId="02831D8C" w:rsidR="00292B09" w:rsidRDefault="00292B09" w:rsidP="00292B09">
      <w:pPr>
        <w:rPr>
          <w:lang w:val="en-US"/>
        </w:rPr>
      </w:pPr>
    </w:p>
    <w:p w14:paraId="7F47A848" w14:textId="663F5090" w:rsidR="00292B09" w:rsidRDefault="00292B09" w:rsidP="00292B09">
      <w:pPr>
        <w:rPr>
          <w:lang w:val="en-US"/>
        </w:rPr>
      </w:pPr>
    </w:p>
    <w:p w14:paraId="279315EE" w14:textId="77777777" w:rsidR="00292B09" w:rsidRDefault="00292B09" w:rsidP="00292B09">
      <w:pPr>
        <w:rPr>
          <w:lang w:val="en-US"/>
        </w:rPr>
      </w:pPr>
    </w:p>
    <w:p w14:paraId="7EC380E3" w14:textId="2EC5D80B" w:rsidR="00292B09" w:rsidRPr="00292B09" w:rsidRDefault="00292B09" w:rsidP="00292B09">
      <w:pPr>
        <w:rPr>
          <w:lang w:val="en-US"/>
        </w:rPr>
      </w:pPr>
    </w:p>
    <w:p w14:paraId="34E853B5" w14:textId="21F94099" w:rsidR="000F54D6" w:rsidRPr="00F507D6" w:rsidRDefault="000F54D6" w:rsidP="000F54D6">
      <w:pPr>
        <w:pStyle w:val="Geenafstand"/>
        <w:rPr>
          <w:rFonts w:cstheme="minorHAnsi"/>
        </w:rPr>
      </w:pPr>
      <w:r w:rsidRPr="00F507D6">
        <w:rPr>
          <w:rFonts w:cstheme="minorHAnsi"/>
        </w:rPr>
        <w:t xml:space="preserve">Student number: </w:t>
      </w:r>
      <w:r w:rsidR="00F507D6">
        <w:rPr>
          <w:rFonts w:cstheme="minorHAnsi"/>
        </w:rPr>
        <w:tab/>
      </w:r>
      <w:r w:rsidRPr="00F507D6">
        <w:rPr>
          <w:rFonts w:cstheme="minorHAnsi"/>
        </w:rPr>
        <w:t>4395778</w:t>
      </w:r>
    </w:p>
    <w:p w14:paraId="4FE02863" w14:textId="75D5CF7B" w:rsidR="000F54D6" w:rsidRPr="00F507D6" w:rsidRDefault="000F54D6" w:rsidP="000F54D6">
      <w:pPr>
        <w:pStyle w:val="Geenafstand"/>
        <w:rPr>
          <w:rFonts w:cstheme="minorHAnsi"/>
        </w:rPr>
      </w:pPr>
      <w:r w:rsidRPr="00F507D6">
        <w:rPr>
          <w:rFonts w:cstheme="minorHAnsi"/>
        </w:rPr>
        <w:t xml:space="preserve">Project duration: </w:t>
      </w:r>
      <w:r w:rsidR="00F507D6">
        <w:rPr>
          <w:rFonts w:cstheme="minorHAnsi"/>
        </w:rPr>
        <w:tab/>
      </w:r>
      <w:r w:rsidRPr="00F507D6">
        <w:rPr>
          <w:rFonts w:cstheme="minorHAnsi"/>
        </w:rPr>
        <w:t>November</w:t>
      </w:r>
      <w:r w:rsidR="0001151B">
        <w:rPr>
          <w:rFonts w:cstheme="minorHAnsi"/>
        </w:rPr>
        <w:t>,</w:t>
      </w:r>
      <w:r w:rsidRPr="00F507D6">
        <w:rPr>
          <w:rFonts w:cstheme="minorHAnsi"/>
        </w:rPr>
        <w:t xml:space="preserve"> 2020 – June</w:t>
      </w:r>
      <w:r w:rsidR="0001151B">
        <w:rPr>
          <w:rFonts w:cstheme="minorHAnsi"/>
        </w:rPr>
        <w:t>,</w:t>
      </w:r>
      <w:r w:rsidRPr="00F507D6">
        <w:rPr>
          <w:rFonts w:cstheme="minorHAnsi"/>
        </w:rPr>
        <w:t xml:space="preserve"> 2021</w:t>
      </w:r>
    </w:p>
    <w:p w14:paraId="657A2B70" w14:textId="0DC3DF93" w:rsidR="000F54D6" w:rsidRPr="00F507D6" w:rsidRDefault="000F54D6" w:rsidP="000F54D6">
      <w:pPr>
        <w:pStyle w:val="Geenafstand"/>
        <w:rPr>
          <w:rFonts w:cstheme="minorHAnsi"/>
        </w:rPr>
      </w:pPr>
      <w:r w:rsidRPr="00F507D6">
        <w:rPr>
          <w:rFonts w:cstheme="minorHAnsi"/>
        </w:rPr>
        <w:t xml:space="preserve">Thesis committee: </w:t>
      </w:r>
      <w:r w:rsidR="00F507D6">
        <w:rPr>
          <w:rFonts w:cstheme="minorHAnsi"/>
        </w:rPr>
        <w:tab/>
      </w:r>
      <w:r w:rsidRPr="00F507D6">
        <w:rPr>
          <w:rFonts w:cstheme="minorHAnsi"/>
        </w:rPr>
        <w:t>Dr. T. Abeel, TU Delft, Chair of the thesis committee</w:t>
      </w:r>
    </w:p>
    <w:p w14:paraId="24C0A487" w14:textId="1BFEF152" w:rsidR="000F54D6" w:rsidRPr="00F507D6" w:rsidRDefault="00F507D6" w:rsidP="00F507D6">
      <w:pPr>
        <w:pStyle w:val="Geenafstand"/>
        <w:ind w:left="1416" w:firstLine="708"/>
        <w:rPr>
          <w:rFonts w:cstheme="minorHAnsi"/>
          <w:lang w:val="en-US"/>
        </w:rPr>
      </w:pPr>
      <w:r w:rsidRPr="00F507D6">
        <w:rPr>
          <w:rFonts w:cstheme="minorHAnsi"/>
          <w:bCs/>
          <w:lang w:val="en-US"/>
        </w:rPr>
        <w:t>S. Ariëns, Netherlands Forensics Institute, Daily supervisor</w:t>
      </w:r>
    </w:p>
    <w:p w14:paraId="40284E91" w14:textId="47BB3424" w:rsidR="00292B09" w:rsidRDefault="000F54D6" w:rsidP="00F507D6">
      <w:pPr>
        <w:pStyle w:val="Geenafstand"/>
        <w:ind w:left="1416" w:firstLine="708"/>
        <w:rPr>
          <w:rFonts w:cstheme="minorHAnsi"/>
        </w:rPr>
      </w:pPr>
      <w:r w:rsidRPr="00F507D6">
        <w:rPr>
          <w:rFonts w:cstheme="minorHAnsi"/>
        </w:rPr>
        <w:t>Dr. C.C.S. Liem, TU Delft, External thesis committee member</w:t>
      </w:r>
    </w:p>
    <w:p w14:paraId="6D08CE6E" w14:textId="4918AC84" w:rsidR="00292B09" w:rsidRDefault="00292B09" w:rsidP="00292B09">
      <w:pPr>
        <w:pStyle w:val="Geenafstand"/>
        <w:rPr>
          <w:rFonts w:cstheme="minorHAnsi"/>
        </w:rPr>
      </w:pPr>
    </w:p>
    <w:p w14:paraId="77B80329" w14:textId="2001ED64" w:rsidR="00292B09" w:rsidRDefault="00292B09" w:rsidP="00292B09">
      <w:pPr>
        <w:pStyle w:val="Geenafstand"/>
        <w:rPr>
          <w:lang w:val="en-US"/>
        </w:rPr>
      </w:pPr>
      <w:r w:rsidRPr="00292B09">
        <w:rPr>
          <w:lang w:val="en-US"/>
        </w:rPr>
        <w:t xml:space="preserve">An electronic version of this thesis is available at </w:t>
      </w:r>
      <w:hyperlink r:id="rId8" w:history="1">
        <w:r w:rsidRPr="00292B09">
          <w:rPr>
            <w:rStyle w:val="Hyperlink"/>
            <w:rFonts w:asciiTheme="majorHAnsi" w:eastAsiaTheme="majorEastAsia" w:hAnsiTheme="majorHAnsi" w:cstheme="majorBidi"/>
            <w:lang w:val="en-US"/>
          </w:rPr>
          <w:t>http://repository.tudelft.nl/</w:t>
        </w:r>
      </w:hyperlink>
      <w:r w:rsidRPr="00292B09">
        <w:rPr>
          <w:lang w:val="en-US"/>
        </w:rPr>
        <w:t>.</w:t>
      </w:r>
    </w:p>
    <w:p w14:paraId="79F94675" w14:textId="13D4C150" w:rsidR="00292B09" w:rsidRPr="00292B09" w:rsidRDefault="00292B09" w:rsidP="00292B09">
      <w:pPr>
        <w:pStyle w:val="Geenafstand"/>
        <w:rPr>
          <w:lang w:val="en-US"/>
        </w:rPr>
      </w:pPr>
    </w:p>
    <w:p w14:paraId="1486AFF9" w14:textId="79FD194D" w:rsidR="000F54D6" w:rsidRPr="000F54D6" w:rsidRDefault="003D0D07" w:rsidP="00292B09">
      <w:pPr>
        <w:pStyle w:val="Geenafstand"/>
      </w:pPr>
      <w:r>
        <w:rPr>
          <w:noProof/>
        </w:rPr>
        <w:drawing>
          <wp:anchor distT="0" distB="0" distL="114300" distR="114300" simplePos="0" relativeHeight="251659264" behindDoc="0" locked="0" layoutInCell="1" allowOverlap="1" wp14:anchorId="1DBA1A85" wp14:editId="4576EDE2">
            <wp:simplePos x="0" y="0"/>
            <wp:positionH relativeFrom="column">
              <wp:posOffset>853774</wp:posOffset>
            </wp:positionH>
            <wp:positionV relativeFrom="paragraph">
              <wp:posOffset>231140</wp:posOffset>
            </wp:positionV>
            <wp:extent cx="1498770" cy="728899"/>
            <wp:effectExtent l="0" t="0" r="635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8770" cy="7288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83CE752" wp14:editId="7A4A19C4">
            <wp:simplePos x="0" y="0"/>
            <wp:positionH relativeFrom="column">
              <wp:posOffset>2910205</wp:posOffset>
            </wp:positionH>
            <wp:positionV relativeFrom="paragraph">
              <wp:posOffset>231775</wp:posOffset>
            </wp:positionV>
            <wp:extent cx="2171700" cy="875882"/>
            <wp:effectExtent l="0" t="0" r="0" b="63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875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C58" w:rsidRPr="00F24C58">
        <w:rPr>
          <w:sz w:val="44"/>
          <w:szCs w:val="44"/>
        </w:rPr>
        <w:br w:type="page"/>
      </w:r>
    </w:p>
    <w:p w14:paraId="65588777" w14:textId="4CF21094" w:rsidR="00DE4B67" w:rsidRPr="007C7ADB" w:rsidRDefault="00313ABB" w:rsidP="00AA7DFA">
      <w:pPr>
        <w:pStyle w:val="Kop1"/>
        <w:jc w:val="both"/>
        <w:rPr>
          <w:lang w:val="en-US"/>
        </w:rPr>
      </w:pPr>
      <w:bookmarkStart w:id="3" w:name="_Toc73486294"/>
      <w:r w:rsidRPr="007C7ADB">
        <w:rPr>
          <w:lang w:val="en-US"/>
        </w:rPr>
        <w:lastRenderedPageBreak/>
        <w:t>Preface</w:t>
      </w:r>
      <w:bookmarkEnd w:id="1"/>
      <w:bookmarkEnd w:id="2"/>
      <w:bookmarkEnd w:id="3"/>
    </w:p>
    <w:p w14:paraId="576D4FAC" w14:textId="70830049" w:rsidR="00DE4B67" w:rsidRPr="007C7ADB" w:rsidRDefault="00DE4B67" w:rsidP="00AA7DFA">
      <w:pPr>
        <w:jc w:val="both"/>
        <w:rPr>
          <w:lang w:val="en-US"/>
        </w:rPr>
      </w:pPr>
      <w:r w:rsidRPr="007C7ADB">
        <w:rPr>
          <w:lang w:val="en-US"/>
        </w:rPr>
        <w:t xml:space="preserve">The current document </w:t>
      </w:r>
      <w:r w:rsidR="00535973" w:rsidRPr="007C7ADB">
        <w:rPr>
          <w:lang w:val="en-US"/>
        </w:rPr>
        <w:t>entails</w:t>
      </w:r>
      <w:r w:rsidRPr="007C7ADB">
        <w:rPr>
          <w:lang w:val="en-US"/>
        </w:rPr>
        <w:t xml:space="preserve"> </w:t>
      </w:r>
      <w:r w:rsidR="00535973" w:rsidRPr="007C7ADB">
        <w:rPr>
          <w:lang w:val="en-US"/>
        </w:rPr>
        <w:t>my master</w:t>
      </w:r>
      <w:r w:rsidRPr="007C7ADB">
        <w:rPr>
          <w:lang w:val="en-US"/>
        </w:rPr>
        <w:t xml:space="preserve"> thesis to obtain the Master of Science degree in Computer Science, particularly, the Data Science track. </w:t>
      </w:r>
      <w:r w:rsidR="0026545F" w:rsidRPr="007C7ADB">
        <w:rPr>
          <w:lang w:val="en-US"/>
        </w:rPr>
        <w:t>This project has been a collaboration between the Technical University Delft and the Netherlands Forensics Institute (NFI).</w:t>
      </w:r>
    </w:p>
    <w:p w14:paraId="3E78272F" w14:textId="5F50640D" w:rsidR="00DE4B67" w:rsidRPr="007C7ADB" w:rsidRDefault="00DE4B67" w:rsidP="00AA7DFA">
      <w:pPr>
        <w:jc w:val="both"/>
        <w:rPr>
          <w:lang w:val="en-US"/>
        </w:rPr>
      </w:pPr>
      <w:r w:rsidRPr="007C7ADB">
        <w:rPr>
          <w:lang w:val="en-US"/>
        </w:rPr>
        <w:t>Thesis supervisor Thomas Abeel, daily supervisor Simone Ariëns from the NFI</w:t>
      </w:r>
    </w:p>
    <w:p w14:paraId="32EE701C" w14:textId="69D1FD5D" w:rsidR="0026545F" w:rsidRPr="007C7ADB" w:rsidRDefault="00E155B5" w:rsidP="00AA7DFA">
      <w:pPr>
        <w:jc w:val="both"/>
        <w:rPr>
          <w:lang w:val="en-US"/>
        </w:rPr>
      </w:pPr>
      <w:r w:rsidRPr="007C7ADB">
        <w:rPr>
          <w:lang w:val="en-US"/>
        </w:rPr>
        <w:t xml:space="preserve">The main focus of the thesis is an academic paper written </w:t>
      </w:r>
      <w:r w:rsidR="00DE4B67" w:rsidRPr="007C7ADB">
        <w:rPr>
          <w:lang w:val="en-US"/>
        </w:rPr>
        <w:t>for FSI:Genetics</w:t>
      </w:r>
      <w:r w:rsidRPr="007C7ADB">
        <w:rPr>
          <w:lang w:val="en-US"/>
        </w:rPr>
        <w:t>, this paper and its supplementary materials includes the main work of the project.</w:t>
      </w:r>
    </w:p>
    <w:p w14:paraId="53A27B23" w14:textId="63B770F9" w:rsidR="00313ABB" w:rsidRPr="007C7ADB" w:rsidRDefault="003531D2" w:rsidP="00AA7DFA">
      <w:pPr>
        <w:jc w:val="both"/>
        <w:rPr>
          <w:lang w:val="en-US"/>
        </w:rPr>
      </w:pPr>
      <w:r>
        <w:rPr>
          <w:lang w:val="en-US"/>
        </w:rPr>
        <w:t xml:space="preserve">The additional chapters describe the </w:t>
      </w:r>
      <w:r w:rsidR="00B12331">
        <w:rPr>
          <w:lang w:val="en-US"/>
        </w:rPr>
        <w:t>broader context</w:t>
      </w:r>
      <w:r>
        <w:rPr>
          <w:lang w:val="en-US"/>
        </w:rPr>
        <w:t xml:space="preserve"> of the project including methodology (chapter 1), surveys with users (chapter 3 and 5), and experiments that did not make it into the final product (chapter 4). This follows a mostly chronological order. Chapter 2 </w:t>
      </w:r>
      <w:r w:rsidR="00B12331">
        <w:rPr>
          <w:lang w:val="en-US"/>
        </w:rPr>
        <w:t xml:space="preserve">contains some additional information that is assumed as prior knowledge for understanding the paper. </w:t>
      </w:r>
    </w:p>
    <w:p w14:paraId="06D12B4D" w14:textId="5A2F62EB" w:rsidR="00B12331" w:rsidRDefault="00B12331" w:rsidP="00AA7DFA">
      <w:pPr>
        <w:jc w:val="both"/>
        <w:rPr>
          <w:lang w:val="en-US"/>
        </w:rPr>
      </w:pPr>
      <w:r>
        <w:rPr>
          <w:lang w:val="en-US"/>
        </w:rPr>
        <w:br w:type="page"/>
      </w:r>
    </w:p>
    <w:sdt>
      <w:sdtPr>
        <w:rPr>
          <w:rFonts w:asciiTheme="minorHAnsi" w:eastAsiaTheme="minorHAnsi" w:hAnsiTheme="minorHAnsi" w:cstheme="minorBidi"/>
          <w:color w:val="auto"/>
          <w:sz w:val="22"/>
          <w:szCs w:val="22"/>
          <w:lang w:val="en-US" w:eastAsia="en-US"/>
        </w:rPr>
        <w:id w:val="-1230309688"/>
        <w:docPartObj>
          <w:docPartGallery w:val="Table of Contents"/>
          <w:docPartUnique/>
        </w:docPartObj>
      </w:sdtPr>
      <w:sdtEndPr>
        <w:rPr>
          <w:b/>
          <w:bCs/>
        </w:rPr>
      </w:sdtEndPr>
      <w:sdtContent>
        <w:p w14:paraId="0963595C" w14:textId="77777777" w:rsidR="00B53270" w:rsidRDefault="00313ABB" w:rsidP="00AA7DFA">
          <w:pPr>
            <w:pStyle w:val="Kopvaninhoudsopgave"/>
            <w:jc w:val="both"/>
            <w:rPr>
              <w:noProof/>
            </w:rPr>
          </w:pPr>
          <w:r w:rsidRPr="007C7ADB">
            <w:rPr>
              <w:lang w:val="en-US"/>
            </w:rPr>
            <w:t>Additional thesis</w:t>
          </w:r>
          <w:r w:rsidR="00E96665">
            <w:rPr>
              <w:lang w:val="en-US"/>
            </w:rPr>
            <w:t xml:space="preserve"> chapters</w:t>
          </w:r>
          <w:r w:rsidRPr="007C7ADB">
            <w:rPr>
              <w:lang w:val="en-US"/>
            </w:rPr>
            <w:fldChar w:fldCharType="begin"/>
          </w:r>
          <w:r w:rsidRPr="007C7ADB">
            <w:rPr>
              <w:lang w:val="en-US"/>
            </w:rPr>
            <w:instrText xml:space="preserve"> TOC \o "1-3" \h \z \u </w:instrText>
          </w:r>
          <w:r w:rsidRPr="007C7ADB">
            <w:rPr>
              <w:lang w:val="en-US"/>
            </w:rPr>
            <w:fldChar w:fldCharType="separate"/>
          </w:r>
        </w:p>
        <w:p w14:paraId="4367D8F1" w14:textId="7DF38BB3" w:rsidR="00B53270" w:rsidRDefault="00A97943">
          <w:pPr>
            <w:pStyle w:val="Inhopg1"/>
            <w:tabs>
              <w:tab w:val="right" w:leader="dot" w:pos="9062"/>
            </w:tabs>
            <w:rPr>
              <w:rFonts w:eastAsiaTheme="minorEastAsia"/>
              <w:noProof/>
              <w:lang w:eastAsia="nl-NL"/>
            </w:rPr>
          </w:pPr>
          <w:hyperlink w:anchor="_Toc73486294" w:history="1">
            <w:r w:rsidR="00B53270" w:rsidRPr="003A65D6">
              <w:rPr>
                <w:rStyle w:val="Hyperlink"/>
                <w:noProof/>
                <w:lang w:val="en-US"/>
              </w:rPr>
              <w:t>Preface</w:t>
            </w:r>
            <w:r w:rsidR="00B53270">
              <w:rPr>
                <w:noProof/>
                <w:webHidden/>
              </w:rPr>
              <w:tab/>
            </w:r>
            <w:r w:rsidR="00B53270">
              <w:rPr>
                <w:noProof/>
                <w:webHidden/>
              </w:rPr>
              <w:fldChar w:fldCharType="begin"/>
            </w:r>
            <w:r w:rsidR="00B53270">
              <w:rPr>
                <w:noProof/>
                <w:webHidden/>
              </w:rPr>
              <w:instrText xml:space="preserve"> PAGEREF _Toc73486294 \h </w:instrText>
            </w:r>
            <w:r w:rsidR="00B53270">
              <w:rPr>
                <w:noProof/>
                <w:webHidden/>
              </w:rPr>
            </w:r>
            <w:r w:rsidR="00B53270">
              <w:rPr>
                <w:noProof/>
                <w:webHidden/>
              </w:rPr>
              <w:fldChar w:fldCharType="separate"/>
            </w:r>
            <w:r w:rsidR="00B53270">
              <w:rPr>
                <w:noProof/>
                <w:webHidden/>
              </w:rPr>
              <w:t>3</w:t>
            </w:r>
            <w:r w:rsidR="00B53270">
              <w:rPr>
                <w:noProof/>
                <w:webHidden/>
              </w:rPr>
              <w:fldChar w:fldCharType="end"/>
            </w:r>
          </w:hyperlink>
        </w:p>
        <w:p w14:paraId="01FA6A13" w14:textId="5D209D20" w:rsidR="00B53270" w:rsidRDefault="00A97943">
          <w:pPr>
            <w:pStyle w:val="Inhopg1"/>
            <w:tabs>
              <w:tab w:val="right" w:leader="dot" w:pos="9062"/>
            </w:tabs>
            <w:rPr>
              <w:rFonts w:eastAsiaTheme="minorEastAsia"/>
              <w:noProof/>
              <w:lang w:eastAsia="nl-NL"/>
            </w:rPr>
          </w:pPr>
          <w:hyperlink w:anchor="_Toc73486295" w:history="1">
            <w:r w:rsidR="00B53270" w:rsidRPr="003A65D6">
              <w:rPr>
                <w:rStyle w:val="Hyperlink"/>
                <w:noProof/>
                <w:lang w:val="en-US"/>
              </w:rPr>
              <w:t>1. Proposal and methodology</w:t>
            </w:r>
            <w:r w:rsidR="00B53270">
              <w:rPr>
                <w:noProof/>
                <w:webHidden/>
              </w:rPr>
              <w:tab/>
            </w:r>
            <w:r w:rsidR="00B53270">
              <w:rPr>
                <w:noProof/>
                <w:webHidden/>
              </w:rPr>
              <w:fldChar w:fldCharType="begin"/>
            </w:r>
            <w:r w:rsidR="00B53270">
              <w:rPr>
                <w:noProof/>
                <w:webHidden/>
              </w:rPr>
              <w:instrText xml:space="preserve"> PAGEREF _Toc73486295 \h </w:instrText>
            </w:r>
            <w:r w:rsidR="00B53270">
              <w:rPr>
                <w:noProof/>
                <w:webHidden/>
              </w:rPr>
            </w:r>
            <w:r w:rsidR="00B53270">
              <w:rPr>
                <w:noProof/>
                <w:webHidden/>
              </w:rPr>
              <w:fldChar w:fldCharType="separate"/>
            </w:r>
            <w:r w:rsidR="00B53270">
              <w:rPr>
                <w:noProof/>
                <w:webHidden/>
              </w:rPr>
              <w:t>6</w:t>
            </w:r>
            <w:r w:rsidR="00B53270">
              <w:rPr>
                <w:noProof/>
                <w:webHidden/>
              </w:rPr>
              <w:fldChar w:fldCharType="end"/>
            </w:r>
          </w:hyperlink>
        </w:p>
        <w:p w14:paraId="7EC40A2E" w14:textId="69D1A315" w:rsidR="00B53270" w:rsidRDefault="00A97943">
          <w:pPr>
            <w:pStyle w:val="Inhopg2"/>
            <w:tabs>
              <w:tab w:val="right" w:leader="dot" w:pos="9062"/>
            </w:tabs>
            <w:rPr>
              <w:rFonts w:eastAsiaTheme="minorEastAsia"/>
              <w:noProof/>
              <w:lang w:eastAsia="nl-NL"/>
            </w:rPr>
          </w:pPr>
          <w:hyperlink w:anchor="_Toc73486296" w:history="1">
            <w:r w:rsidR="00B53270" w:rsidRPr="003A65D6">
              <w:rPr>
                <w:rStyle w:val="Hyperlink"/>
                <w:noProof/>
                <w:lang w:val="en-US"/>
              </w:rPr>
              <w:t>1.1 Problem description</w:t>
            </w:r>
            <w:r w:rsidR="00B53270">
              <w:rPr>
                <w:noProof/>
                <w:webHidden/>
              </w:rPr>
              <w:tab/>
            </w:r>
            <w:r w:rsidR="00B53270">
              <w:rPr>
                <w:noProof/>
                <w:webHidden/>
              </w:rPr>
              <w:fldChar w:fldCharType="begin"/>
            </w:r>
            <w:r w:rsidR="00B53270">
              <w:rPr>
                <w:noProof/>
                <w:webHidden/>
              </w:rPr>
              <w:instrText xml:space="preserve"> PAGEREF _Toc73486296 \h </w:instrText>
            </w:r>
            <w:r w:rsidR="00B53270">
              <w:rPr>
                <w:noProof/>
                <w:webHidden/>
              </w:rPr>
            </w:r>
            <w:r w:rsidR="00B53270">
              <w:rPr>
                <w:noProof/>
                <w:webHidden/>
              </w:rPr>
              <w:fldChar w:fldCharType="separate"/>
            </w:r>
            <w:r w:rsidR="00B53270">
              <w:rPr>
                <w:noProof/>
                <w:webHidden/>
              </w:rPr>
              <w:t>6</w:t>
            </w:r>
            <w:r w:rsidR="00B53270">
              <w:rPr>
                <w:noProof/>
                <w:webHidden/>
              </w:rPr>
              <w:fldChar w:fldCharType="end"/>
            </w:r>
          </w:hyperlink>
        </w:p>
        <w:p w14:paraId="41C77828" w14:textId="24272912" w:rsidR="00B53270" w:rsidRDefault="00A97943">
          <w:pPr>
            <w:pStyle w:val="Inhopg2"/>
            <w:tabs>
              <w:tab w:val="right" w:leader="dot" w:pos="9062"/>
            </w:tabs>
            <w:rPr>
              <w:rFonts w:eastAsiaTheme="minorEastAsia"/>
              <w:noProof/>
              <w:lang w:eastAsia="nl-NL"/>
            </w:rPr>
          </w:pPr>
          <w:hyperlink w:anchor="_Toc73486297" w:history="1">
            <w:r w:rsidR="00B53270" w:rsidRPr="003A65D6">
              <w:rPr>
                <w:rStyle w:val="Hyperlink"/>
                <w:noProof/>
                <w:lang w:val="en-US"/>
              </w:rPr>
              <w:t>1.2 Main related works</w:t>
            </w:r>
            <w:r w:rsidR="00B53270">
              <w:rPr>
                <w:noProof/>
                <w:webHidden/>
              </w:rPr>
              <w:tab/>
            </w:r>
            <w:r w:rsidR="00B53270">
              <w:rPr>
                <w:noProof/>
                <w:webHidden/>
              </w:rPr>
              <w:fldChar w:fldCharType="begin"/>
            </w:r>
            <w:r w:rsidR="00B53270">
              <w:rPr>
                <w:noProof/>
                <w:webHidden/>
              </w:rPr>
              <w:instrText xml:space="preserve"> PAGEREF _Toc73486297 \h </w:instrText>
            </w:r>
            <w:r w:rsidR="00B53270">
              <w:rPr>
                <w:noProof/>
                <w:webHidden/>
              </w:rPr>
            </w:r>
            <w:r w:rsidR="00B53270">
              <w:rPr>
                <w:noProof/>
                <w:webHidden/>
              </w:rPr>
              <w:fldChar w:fldCharType="separate"/>
            </w:r>
            <w:r w:rsidR="00B53270">
              <w:rPr>
                <w:noProof/>
                <w:webHidden/>
              </w:rPr>
              <w:t>6</w:t>
            </w:r>
            <w:r w:rsidR="00B53270">
              <w:rPr>
                <w:noProof/>
                <w:webHidden/>
              </w:rPr>
              <w:fldChar w:fldCharType="end"/>
            </w:r>
          </w:hyperlink>
        </w:p>
        <w:p w14:paraId="1C59613D" w14:textId="24825295" w:rsidR="00B53270" w:rsidRDefault="00A97943">
          <w:pPr>
            <w:pStyle w:val="Inhopg2"/>
            <w:tabs>
              <w:tab w:val="right" w:leader="dot" w:pos="9062"/>
            </w:tabs>
            <w:rPr>
              <w:rFonts w:eastAsiaTheme="minorEastAsia"/>
              <w:noProof/>
              <w:lang w:eastAsia="nl-NL"/>
            </w:rPr>
          </w:pPr>
          <w:hyperlink w:anchor="_Toc73486298" w:history="1">
            <w:r w:rsidR="00B53270" w:rsidRPr="003A65D6">
              <w:rPr>
                <w:rStyle w:val="Hyperlink"/>
                <w:noProof/>
                <w:lang w:val="en-US"/>
              </w:rPr>
              <w:t>1.3 Research questions</w:t>
            </w:r>
            <w:r w:rsidR="00B53270">
              <w:rPr>
                <w:noProof/>
                <w:webHidden/>
              </w:rPr>
              <w:tab/>
            </w:r>
            <w:r w:rsidR="00B53270">
              <w:rPr>
                <w:noProof/>
                <w:webHidden/>
              </w:rPr>
              <w:fldChar w:fldCharType="begin"/>
            </w:r>
            <w:r w:rsidR="00B53270">
              <w:rPr>
                <w:noProof/>
                <w:webHidden/>
              </w:rPr>
              <w:instrText xml:space="preserve"> PAGEREF _Toc73486298 \h </w:instrText>
            </w:r>
            <w:r w:rsidR="00B53270">
              <w:rPr>
                <w:noProof/>
                <w:webHidden/>
              </w:rPr>
            </w:r>
            <w:r w:rsidR="00B53270">
              <w:rPr>
                <w:noProof/>
                <w:webHidden/>
              </w:rPr>
              <w:fldChar w:fldCharType="separate"/>
            </w:r>
            <w:r w:rsidR="00B53270">
              <w:rPr>
                <w:noProof/>
                <w:webHidden/>
              </w:rPr>
              <w:t>7</w:t>
            </w:r>
            <w:r w:rsidR="00B53270">
              <w:rPr>
                <w:noProof/>
                <w:webHidden/>
              </w:rPr>
              <w:fldChar w:fldCharType="end"/>
            </w:r>
          </w:hyperlink>
        </w:p>
        <w:p w14:paraId="2BF4184F" w14:textId="52DDD0F5" w:rsidR="00B53270" w:rsidRDefault="00A97943">
          <w:pPr>
            <w:pStyle w:val="Inhopg2"/>
            <w:tabs>
              <w:tab w:val="right" w:leader="dot" w:pos="9062"/>
            </w:tabs>
            <w:rPr>
              <w:rFonts w:eastAsiaTheme="minorEastAsia"/>
              <w:noProof/>
              <w:lang w:eastAsia="nl-NL"/>
            </w:rPr>
          </w:pPr>
          <w:hyperlink w:anchor="_Toc73486299" w:history="1">
            <w:r w:rsidR="00B53270" w:rsidRPr="003A65D6">
              <w:rPr>
                <w:rStyle w:val="Hyperlink"/>
                <w:noProof/>
                <w:lang w:val="en-US"/>
              </w:rPr>
              <w:t>1.4 Methodology and planning</w:t>
            </w:r>
            <w:r w:rsidR="00B53270">
              <w:rPr>
                <w:noProof/>
                <w:webHidden/>
              </w:rPr>
              <w:tab/>
            </w:r>
            <w:r w:rsidR="00B53270">
              <w:rPr>
                <w:noProof/>
                <w:webHidden/>
              </w:rPr>
              <w:fldChar w:fldCharType="begin"/>
            </w:r>
            <w:r w:rsidR="00B53270">
              <w:rPr>
                <w:noProof/>
                <w:webHidden/>
              </w:rPr>
              <w:instrText xml:space="preserve"> PAGEREF _Toc73486299 \h </w:instrText>
            </w:r>
            <w:r w:rsidR="00B53270">
              <w:rPr>
                <w:noProof/>
                <w:webHidden/>
              </w:rPr>
            </w:r>
            <w:r w:rsidR="00B53270">
              <w:rPr>
                <w:noProof/>
                <w:webHidden/>
              </w:rPr>
              <w:fldChar w:fldCharType="separate"/>
            </w:r>
            <w:r w:rsidR="00B53270">
              <w:rPr>
                <w:noProof/>
                <w:webHidden/>
              </w:rPr>
              <w:t>7</w:t>
            </w:r>
            <w:r w:rsidR="00B53270">
              <w:rPr>
                <w:noProof/>
                <w:webHidden/>
              </w:rPr>
              <w:fldChar w:fldCharType="end"/>
            </w:r>
          </w:hyperlink>
        </w:p>
        <w:p w14:paraId="4E555C8D" w14:textId="3F42C5FC" w:rsidR="00B53270" w:rsidRDefault="00A97943">
          <w:pPr>
            <w:pStyle w:val="Inhopg3"/>
            <w:tabs>
              <w:tab w:val="right" w:leader="dot" w:pos="9062"/>
            </w:tabs>
            <w:rPr>
              <w:rFonts w:eastAsiaTheme="minorEastAsia"/>
              <w:noProof/>
              <w:lang w:eastAsia="nl-NL"/>
            </w:rPr>
          </w:pPr>
          <w:hyperlink w:anchor="_Toc73486300" w:history="1">
            <w:r w:rsidR="00B53270" w:rsidRPr="003A65D6">
              <w:rPr>
                <w:rStyle w:val="Hyperlink"/>
                <w:noProof/>
                <w:lang w:val="en-US"/>
              </w:rPr>
              <w:t>1.4.1 Risks</w:t>
            </w:r>
            <w:r w:rsidR="00B53270">
              <w:rPr>
                <w:noProof/>
                <w:webHidden/>
              </w:rPr>
              <w:tab/>
            </w:r>
            <w:r w:rsidR="00B53270">
              <w:rPr>
                <w:noProof/>
                <w:webHidden/>
              </w:rPr>
              <w:fldChar w:fldCharType="begin"/>
            </w:r>
            <w:r w:rsidR="00B53270">
              <w:rPr>
                <w:noProof/>
                <w:webHidden/>
              </w:rPr>
              <w:instrText xml:space="preserve"> PAGEREF _Toc73486300 \h </w:instrText>
            </w:r>
            <w:r w:rsidR="00B53270">
              <w:rPr>
                <w:noProof/>
                <w:webHidden/>
              </w:rPr>
            </w:r>
            <w:r w:rsidR="00B53270">
              <w:rPr>
                <w:noProof/>
                <w:webHidden/>
              </w:rPr>
              <w:fldChar w:fldCharType="separate"/>
            </w:r>
            <w:r w:rsidR="00B53270">
              <w:rPr>
                <w:noProof/>
                <w:webHidden/>
              </w:rPr>
              <w:t>8</w:t>
            </w:r>
            <w:r w:rsidR="00B53270">
              <w:rPr>
                <w:noProof/>
                <w:webHidden/>
              </w:rPr>
              <w:fldChar w:fldCharType="end"/>
            </w:r>
          </w:hyperlink>
        </w:p>
        <w:p w14:paraId="3BCC5C7F" w14:textId="32228891" w:rsidR="00B53270" w:rsidRDefault="00A97943">
          <w:pPr>
            <w:pStyle w:val="Inhopg1"/>
            <w:tabs>
              <w:tab w:val="right" w:leader="dot" w:pos="9062"/>
            </w:tabs>
            <w:rPr>
              <w:rFonts w:eastAsiaTheme="minorEastAsia"/>
              <w:noProof/>
              <w:lang w:eastAsia="nl-NL"/>
            </w:rPr>
          </w:pPr>
          <w:hyperlink w:anchor="_Toc73486301" w:history="1">
            <w:r w:rsidR="00B53270" w:rsidRPr="003A65D6">
              <w:rPr>
                <w:rStyle w:val="Hyperlink"/>
                <w:noProof/>
                <w:lang w:val="en-US"/>
              </w:rPr>
              <w:t>2. DNA Mixture interpretation</w:t>
            </w:r>
            <w:r w:rsidR="00B53270">
              <w:rPr>
                <w:noProof/>
                <w:webHidden/>
              </w:rPr>
              <w:tab/>
            </w:r>
            <w:r w:rsidR="00B53270">
              <w:rPr>
                <w:noProof/>
                <w:webHidden/>
              </w:rPr>
              <w:fldChar w:fldCharType="begin"/>
            </w:r>
            <w:r w:rsidR="00B53270">
              <w:rPr>
                <w:noProof/>
                <w:webHidden/>
              </w:rPr>
              <w:instrText xml:space="preserve"> PAGEREF _Toc73486301 \h </w:instrText>
            </w:r>
            <w:r w:rsidR="00B53270">
              <w:rPr>
                <w:noProof/>
                <w:webHidden/>
              </w:rPr>
            </w:r>
            <w:r w:rsidR="00B53270">
              <w:rPr>
                <w:noProof/>
                <w:webHidden/>
              </w:rPr>
              <w:fldChar w:fldCharType="separate"/>
            </w:r>
            <w:r w:rsidR="00B53270">
              <w:rPr>
                <w:noProof/>
                <w:webHidden/>
              </w:rPr>
              <w:t>10</w:t>
            </w:r>
            <w:r w:rsidR="00B53270">
              <w:rPr>
                <w:noProof/>
                <w:webHidden/>
              </w:rPr>
              <w:fldChar w:fldCharType="end"/>
            </w:r>
          </w:hyperlink>
        </w:p>
        <w:p w14:paraId="2A0554B9" w14:textId="22FEF11D" w:rsidR="00B53270" w:rsidRDefault="00A97943">
          <w:pPr>
            <w:pStyle w:val="Inhopg2"/>
            <w:tabs>
              <w:tab w:val="right" w:leader="dot" w:pos="9062"/>
            </w:tabs>
            <w:rPr>
              <w:rFonts w:eastAsiaTheme="minorEastAsia"/>
              <w:noProof/>
              <w:lang w:eastAsia="nl-NL"/>
            </w:rPr>
          </w:pPr>
          <w:hyperlink w:anchor="_Toc73486302" w:history="1">
            <w:r w:rsidR="00B53270" w:rsidRPr="003A65D6">
              <w:rPr>
                <w:rStyle w:val="Hyperlink"/>
                <w:noProof/>
                <w:lang w:val="en-US"/>
              </w:rPr>
              <w:t>2.1 Short Tandem Repeat (STR) profiles</w:t>
            </w:r>
            <w:r w:rsidR="00B53270">
              <w:rPr>
                <w:noProof/>
                <w:webHidden/>
              </w:rPr>
              <w:tab/>
            </w:r>
            <w:r w:rsidR="00B53270">
              <w:rPr>
                <w:noProof/>
                <w:webHidden/>
              </w:rPr>
              <w:fldChar w:fldCharType="begin"/>
            </w:r>
            <w:r w:rsidR="00B53270">
              <w:rPr>
                <w:noProof/>
                <w:webHidden/>
              </w:rPr>
              <w:instrText xml:space="preserve"> PAGEREF _Toc73486302 \h </w:instrText>
            </w:r>
            <w:r w:rsidR="00B53270">
              <w:rPr>
                <w:noProof/>
                <w:webHidden/>
              </w:rPr>
            </w:r>
            <w:r w:rsidR="00B53270">
              <w:rPr>
                <w:noProof/>
                <w:webHidden/>
              </w:rPr>
              <w:fldChar w:fldCharType="separate"/>
            </w:r>
            <w:r w:rsidR="00B53270">
              <w:rPr>
                <w:noProof/>
                <w:webHidden/>
              </w:rPr>
              <w:t>10</w:t>
            </w:r>
            <w:r w:rsidR="00B53270">
              <w:rPr>
                <w:noProof/>
                <w:webHidden/>
              </w:rPr>
              <w:fldChar w:fldCharType="end"/>
            </w:r>
          </w:hyperlink>
        </w:p>
        <w:p w14:paraId="298FF5DB" w14:textId="0B7312F0" w:rsidR="00B53270" w:rsidRDefault="00A97943">
          <w:pPr>
            <w:pStyle w:val="Inhopg2"/>
            <w:tabs>
              <w:tab w:val="right" w:leader="dot" w:pos="9062"/>
            </w:tabs>
            <w:rPr>
              <w:rFonts w:eastAsiaTheme="minorEastAsia"/>
              <w:noProof/>
              <w:lang w:eastAsia="nl-NL"/>
            </w:rPr>
          </w:pPr>
          <w:hyperlink w:anchor="_Toc73486303" w:history="1">
            <w:r w:rsidR="00B53270" w:rsidRPr="003A65D6">
              <w:rPr>
                <w:rStyle w:val="Hyperlink"/>
                <w:noProof/>
                <w:lang w:val="en-US"/>
              </w:rPr>
              <w:t>2.2 Estimating the Number of Contributors (NOC)</w:t>
            </w:r>
            <w:r w:rsidR="00B53270">
              <w:rPr>
                <w:noProof/>
                <w:webHidden/>
              </w:rPr>
              <w:tab/>
            </w:r>
            <w:r w:rsidR="00B53270">
              <w:rPr>
                <w:noProof/>
                <w:webHidden/>
              </w:rPr>
              <w:fldChar w:fldCharType="begin"/>
            </w:r>
            <w:r w:rsidR="00B53270">
              <w:rPr>
                <w:noProof/>
                <w:webHidden/>
              </w:rPr>
              <w:instrText xml:space="preserve"> PAGEREF _Toc73486303 \h </w:instrText>
            </w:r>
            <w:r w:rsidR="00B53270">
              <w:rPr>
                <w:noProof/>
                <w:webHidden/>
              </w:rPr>
            </w:r>
            <w:r w:rsidR="00B53270">
              <w:rPr>
                <w:noProof/>
                <w:webHidden/>
              </w:rPr>
              <w:fldChar w:fldCharType="separate"/>
            </w:r>
            <w:r w:rsidR="00B53270">
              <w:rPr>
                <w:noProof/>
                <w:webHidden/>
              </w:rPr>
              <w:t>10</w:t>
            </w:r>
            <w:r w:rsidR="00B53270">
              <w:rPr>
                <w:noProof/>
                <w:webHidden/>
              </w:rPr>
              <w:fldChar w:fldCharType="end"/>
            </w:r>
          </w:hyperlink>
        </w:p>
        <w:p w14:paraId="12D79253" w14:textId="3AF7E4D6" w:rsidR="00B53270" w:rsidRDefault="00A97943">
          <w:pPr>
            <w:pStyle w:val="Inhopg1"/>
            <w:tabs>
              <w:tab w:val="right" w:leader="dot" w:pos="9062"/>
            </w:tabs>
            <w:rPr>
              <w:rFonts w:eastAsiaTheme="minorEastAsia"/>
              <w:noProof/>
              <w:lang w:eastAsia="nl-NL"/>
            </w:rPr>
          </w:pPr>
          <w:hyperlink w:anchor="_Toc73486304" w:history="1">
            <w:r w:rsidR="00B53270" w:rsidRPr="003A65D6">
              <w:rPr>
                <w:rStyle w:val="Hyperlink"/>
                <w:noProof/>
                <w:lang w:val="en-US"/>
              </w:rPr>
              <w:t>3. Survey on mixture interpretation and explanation types</w:t>
            </w:r>
            <w:r w:rsidR="00B53270">
              <w:rPr>
                <w:noProof/>
                <w:webHidden/>
              </w:rPr>
              <w:tab/>
            </w:r>
            <w:r w:rsidR="00B53270">
              <w:rPr>
                <w:noProof/>
                <w:webHidden/>
              </w:rPr>
              <w:fldChar w:fldCharType="begin"/>
            </w:r>
            <w:r w:rsidR="00B53270">
              <w:rPr>
                <w:noProof/>
                <w:webHidden/>
              </w:rPr>
              <w:instrText xml:space="preserve"> PAGEREF _Toc73486304 \h </w:instrText>
            </w:r>
            <w:r w:rsidR="00B53270">
              <w:rPr>
                <w:noProof/>
                <w:webHidden/>
              </w:rPr>
            </w:r>
            <w:r w:rsidR="00B53270">
              <w:rPr>
                <w:noProof/>
                <w:webHidden/>
              </w:rPr>
              <w:fldChar w:fldCharType="separate"/>
            </w:r>
            <w:r w:rsidR="00B53270">
              <w:rPr>
                <w:noProof/>
                <w:webHidden/>
              </w:rPr>
              <w:t>13</w:t>
            </w:r>
            <w:r w:rsidR="00B53270">
              <w:rPr>
                <w:noProof/>
                <w:webHidden/>
              </w:rPr>
              <w:fldChar w:fldCharType="end"/>
            </w:r>
          </w:hyperlink>
        </w:p>
        <w:p w14:paraId="731543BB" w14:textId="2816CAFF" w:rsidR="00B53270" w:rsidRDefault="00A97943">
          <w:pPr>
            <w:pStyle w:val="Inhopg2"/>
            <w:tabs>
              <w:tab w:val="right" w:leader="dot" w:pos="9062"/>
            </w:tabs>
            <w:rPr>
              <w:rFonts w:eastAsiaTheme="minorEastAsia"/>
              <w:noProof/>
              <w:lang w:eastAsia="nl-NL"/>
            </w:rPr>
          </w:pPr>
          <w:hyperlink w:anchor="_Toc73486305" w:history="1">
            <w:r w:rsidR="00B53270" w:rsidRPr="003A65D6">
              <w:rPr>
                <w:rStyle w:val="Hyperlink"/>
                <w:noProof/>
                <w:lang w:val="en-US"/>
              </w:rPr>
              <w:t>3.1 Set-up</w:t>
            </w:r>
            <w:r w:rsidR="00B53270">
              <w:rPr>
                <w:noProof/>
                <w:webHidden/>
              </w:rPr>
              <w:tab/>
            </w:r>
            <w:r w:rsidR="00B53270">
              <w:rPr>
                <w:noProof/>
                <w:webHidden/>
              </w:rPr>
              <w:fldChar w:fldCharType="begin"/>
            </w:r>
            <w:r w:rsidR="00B53270">
              <w:rPr>
                <w:noProof/>
                <w:webHidden/>
              </w:rPr>
              <w:instrText xml:space="preserve"> PAGEREF _Toc73486305 \h </w:instrText>
            </w:r>
            <w:r w:rsidR="00B53270">
              <w:rPr>
                <w:noProof/>
                <w:webHidden/>
              </w:rPr>
            </w:r>
            <w:r w:rsidR="00B53270">
              <w:rPr>
                <w:noProof/>
                <w:webHidden/>
              </w:rPr>
              <w:fldChar w:fldCharType="separate"/>
            </w:r>
            <w:r w:rsidR="00B53270">
              <w:rPr>
                <w:noProof/>
                <w:webHidden/>
              </w:rPr>
              <w:t>13</w:t>
            </w:r>
            <w:r w:rsidR="00B53270">
              <w:rPr>
                <w:noProof/>
                <w:webHidden/>
              </w:rPr>
              <w:fldChar w:fldCharType="end"/>
            </w:r>
          </w:hyperlink>
        </w:p>
        <w:p w14:paraId="11D44503" w14:textId="26F1E606" w:rsidR="00B53270" w:rsidRDefault="00A97943">
          <w:pPr>
            <w:pStyle w:val="Inhopg2"/>
            <w:tabs>
              <w:tab w:val="right" w:leader="dot" w:pos="9062"/>
            </w:tabs>
            <w:rPr>
              <w:rFonts w:eastAsiaTheme="minorEastAsia"/>
              <w:noProof/>
              <w:lang w:eastAsia="nl-NL"/>
            </w:rPr>
          </w:pPr>
          <w:hyperlink w:anchor="_Toc73486306" w:history="1">
            <w:r w:rsidR="00B53270" w:rsidRPr="003A65D6">
              <w:rPr>
                <w:rStyle w:val="Hyperlink"/>
                <w:noProof/>
                <w:lang w:val="en-US"/>
              </w:rPr>
              <w:t>3.2 Question 1: workflow</w:t>
            </w:r>
            <w:r w:rsidR="00B53270">
              <w:rPr>
                <w:noProof/>
                <w:webHidden/>
              </w:rPr>
              <w:tab/>
            </w:r>
            <w:r w:rsidR="00B53270">
              <w:rPr>
                <w:noProof/>
                <w:webHidden/>
              </w:rPr>
              <w:fldChar w:fldCharType="begin"/>
            </w:r>
            <w:r w:rsidR="00B53270">
              <w:rPr>
                <w:noProof/>
                <w:webHidden/>
              </w:rPr>
              <w:instrText xml:space="preserve"> PAGEREF _Toc73486306 \h </w:instrText>
            </w:r>
            <w:r w:rsidR="00B53270">
              <w:rPr>
                <w:noProof/>
                <w:webHidden/>
              </w:rPr>
            </w:r>
            <w:r w:rsidR="00B53270">
              <w:rPr>
                <w:noProof/>
                <w:webHidden/>
              </w:rPr>
              <w:fldChar w:fldCharType="separate"/>
            </w:r>
            <w:r w:rsidR="00B53270">
              <w:rPr>
                <w:noProof/>
                <w:webHidden/>
              </w:rPr>
              <w:t>13</w:t>
            </w:r>
            <w:r w:rsidR="00B53270">
              <w:rPr>
                <w:noProof/>
                <w:webHidden/>
              </w:rPr>
              <w:fldChar w:fldCharType="end"/>
            </w:r>
          </w:hyperlink>
        </w:p>
        <w:p w14:paraId="1768431B" w14:textId="36A2D133" w:rsidR="00B53270" w:rsidRDefault="00A97943">
          <w:pPr>
            <w:pStyle w:val="Inhopg3"/>
            <w:tabs>
              <w:tab w:val="right" w:leader="dot" w:pos="9062"/>
            </w:tabs>
            <w:rPr>
              <w:rFonts w:eastAsiaTheme="minorEastAsia"/>
              <w:noProof/>
              <w:lang w:eastAsia="nl-NL"/>
            </w:rPr>
          </w:pPr>
          <w:hyperlink w:anchor="_Toc73486307" w:history="1">
            <w:r w:rsidR="00B53270" w:rsidRPr="003A65D6">
              <w:rPr>
                <w:rStyle w:val="Hyperlink"/>
                <w:noProof/>
                <w:lang w:val="en-US"/>
              </w:rPr>
              <w:t>3.2.1 Analysis answers question 1</w:t>
            </w:r>
            <w:r w:rsidR="00B53270">
              <w:rPr>
                <w:noProof/>
                <w:webHidden/>
              </w:rPr>
              <w:tab/>
            </w:r>
            <w:r w:rsidR="00B53270">
              <w:rPr>
                <w:noProof/>
                <w:webHidden/>
              </w:rPr>
              <w:fldChar w:fldCharType="begin"/>
            </w:r>
            <w:r w:rsidR="00B53270">
              <w:rPr>
                <w:noProof/>
                <w:webHidden/>
              </w:rPr>
              <w:instrText xml:space="preserve"> PAGEREF _Toc73486307 \h </w:instrText>
            </w:r>
            <w:r w:rsidR="00B53270">
              <w:rPr>
                <w:noProof/>
                <w:webHidden/>
              </w:rPr>
            </w:r>
            <w:r w:rsidR="00B53270">
              <w:rPr>
                <w:noProof/>
                <w:webHidden/>
              </w:rPr>
              <w:fldChar w:fldCharType="separate"/>
            </w:r>
            <w:r w:rsidR="00B53270">
              <w:rPr>
                <w:noProof/>
                <w:webHidden/>
              </w:rPr>
              <w:t>13</w:t>
            </w:r>
            <w:r w:rsidR="00B53270">
              <w:rPr>
                <w:noProof/>
                <w:webHidden/>
              </w:rPr>
              <w:fldChar w:fldCharType="end"/>
            </w:r>
          </w:hyperlink>
        </w:p>
        <w:p w14:paraId="15E3336F" w14:textId="005BC1CC" w:rsidR="00B53270" w:rsidRDefault="00A97943">
          <w:pPr>
            <w:pStyle w:val="Inhopg2"/>
            <w:tabs>
              <w:tab w:val="right" w:leader="dot" w:pos="9062"/>
            </w:tabs>
            <w:rPr>
              <w:rFonts w:eastAsiaTheme="minorEastAsia"/>
              <w:noProof/>
              <w:lang w:eastAsia="nl-NL"/>
            </w:rPr>
          </w:pPr>
          <w:hyperlink w:anchor="_Toc73486308" w:history="1">
            <w:r w:rsidR="00B53270" w:rsidRPr="003A65D6">
              <w:rPr>
                <w:rStyle w:val="Hyperlink"/>
                <w:noProof/>
                <w:lang w:val="en-US"/>
              </w:rPr>
              <w:t>3.3 Question 2: feature importance or counterfactual explanations</w:t>
            </w:r>
            <w:r w:rsidR="00B53270">
              <w:rPr>
                <w:noProof/>
                <w:webHidden/>
              </w:rPr>
              <w:tab/>
            </w:r>
            <w:r w:rsidR="00B53270">
              <w:rPr>
                <w:noProof/>
                <w:webHidden/>
              </w:rPr>
              <w:fldChar w:fldCharType="begin"/>
            </w:r>
            <w:r w:rsidR="00B53270">
              <w:rPr>
                <w:noProof/>
                <w:webHidden/>
              </w:rPr>
              <w:instrText xml:space="preserve"> PAGEREF _Toc73486308 \h </w:instrText>
            </w:r>
            <w:r w:rsidR="00B53270">
              <w:rPr>
                <w:noProof/>
                <w:webHidden/>
              </w:rPr>
            </w:r>
            <w:r w:rsidR="00B53270">
              <w:rPr>
                <w:noProof/>
                <w:webHidden/>
              </w:rPr>
              <w:fldChar w:fldCharType="separate"/>
            </w:r>
            <w:r w:rsidR="00B53270">
              <w:rPr>
                <w:noProof/>
                <w:webHidden/>
              </w:rPr>
              <w:t>14</w:t>
            </w:r>
            <w:r w:rsidR="00B53270">
              <w:rPr>
                <w:noProof/>
                <w:webHidden/>
              </w:rPr>
              <w:fldChar w:fldCharType="end"/>
            </w:r>
          </w:hyperlink>
        </w:p>
        <w:p w14:paraId="4838EDE2" w14:textId="24DC366F" w:rsidR="00B53270" w:rsidRDefault="00A97943">
          <w:pPr>
            <w:pStyle w:val="Inhopg3"/>
            <w:tabs>
              <w:tab w:val="right" w:leader="dot" w:pos="9062"/>
            </w:tabs>
            <w:rPr>
              <w:rFonts w:eastAsiaTheme="minorEastAsia"/>
              <w:noProof/>
              <w:lang w:eastAsia="nl-NL"/>
            </w:rPr>
          </w:pPr>
          <w:hyperlink w:anchor="_Toc73486309" w:history="1">
            <w:r w:rsidR="00B53270" w:rsidRPr="003A65D6">
              <w:rPr>
                <w:rStyle w:val="Hyperlink"/>
                <w:noProof/>
                <w:lang w:val="en-US"/>
              </w:rPr>
              <w:t>3.3.1 Analysis answers question 2</w:t>
            </w:r>
            <w:r w:rsidR="00B53270">
              <w:rPr>
                <w:noProof/>
                <w:webHidden/>
              </w:rPr>
              <w:tab/>
            </w:r>
            <w:r w:rsidR="00B53270">
              <w:rPr>
                <w:noProof/>
                <w:webHidden/>
              </w:rPr>
              <w:fldChar w:fldCharType="begin"/>
            </w:r>
            <w:r w:rsidR="00B53270">
              <w:rPr>
                <w:noProof/>
                <w:webHidden/>
              </w:rPr>
              <w:instrText xml:space="preserve"> PAGEREF _Toc73486309 \h </w:instrText>
            </w:r>
            <w:r w:rsidR="00B53270">
              <w:rPr>
                <w:noProof/>
                <w:webHidden/>
              </w:rPr>
            </w:r>
            <w:r w:rsidR="00B53270">
              <w:rPr>
                <w:noProof/>
                <w:webHidden/>
              </w:rPr>
              <w:fldChar w:fldCharType="separate"/>
            </w:r>
            <w:r w:rsidR="00B53270">
              <w:rPr>
                <w:noProof/>
                <w:webHidden/>
              </w:rPr>
              <w:t>14</w:t>
            </w:r>
            <w:r w:rsidR="00B53270">
              <w:rPr>
                <w:noProof/>
                <w:webHidden/>
              </w:rPr>
              <w:fldChar w:fldCharType="end"/>
            </w:r>
          </w:hyperlink>
        </w:p>
        <w:p w14:paraId="4B0AD8A8" w14:textId="4D428845" w:rsidR="00B53270" w:rsidRDefault="00A97943">
          <w:pPr>
            <w:pStyle w:val="Inhopg2"/>
            <w:tabs>
              <w:tab w:val="right" w:leader="dot" w:pos="9062"/>
            </w:tabs>
            <w:rPr>
              <w:rFonts w:eastAsiaTheme="minorEastAsia"/>
              <w:noProof/>
              <w:lang w:eastAsia="nl-NL"/>
            </w:rPr>
          </w:pPr>
          <w:hyperlink w:anchor="_Toc73486310" w:history="1">
            <w:r w:rsidR="00B53270" w:rsidRPr="003A65D6">
              <w:rPr>
                <w:rStyle w:val="Hyperlink"/>
                <w:noProof/>
                <w:lang w:val="en-US"/>
              </w:rPr>
              <w:t>3.4 Question 3: features or peak information</w:t>
            </w:r>
            <w:r w:rsidR="00B53270">
              <w:rPr>
                <w:noProof/>
                <w:webHidden/>
              </w:rPr>
              <w:tab/>
            </w:r>
            <w:r w:rsidR="00B53270">
              <w:rPr>
                <w:noProof/>
                <w:webHidden/>
              </w:rPr>
              <w:fldChar w:fldCharType="begin"/>
            </w:r>
            <w:r w:rsidR="00B53270">
              <w:rPr>
                <w:noProof/>
                <w:webHidden/>
              </w:rPr>
              <w:instrText xml:space="preserve"> PAGEREF _Toc73486310 \h </w:instrText>
            </w:r>
            <w:r w:rsidR="00B53270">
              <w:rPr>
                <w:noProof/>
                <w:webHidden/>
              </w:rPr>
            </w:r>
            <w:r w:rsidR="00B53270">
              <w:rPr>
                <w:noProof/>
                <w:webHidden/>
              </w:rPr>
              <w:fldChar w:fldCharType="separate"/>
            </w:r>
            <w:r w:rsidR="00B53270">
              <w:rPr>
                <w:noProof/>
                <w:webHidden/>
              </w:rPr>
              <w:t>15</w:t>
            </w:r>
            <w:r w:rsidR="00B53270">
              <w:rPr>
                <w:noProof/>
                <w:webHidden/>
              </w:rPr>
              <w:fldChar w:fldCharType="end"/>
            </w:r>
          </w:hyperlink>
        </w:p>
        <w:p w14:paraId="7A2691E6" w14:textId="4B796F65" w:rsidR="00B53270" w:rsidRDefault="00A97943">
          <w:pPr>
            <w:pStyle w:val="Inhopg3"/>
            <w:tabs>
              <w:tab w:val="right" w:leader="dot" w:pos="9062"/>
            </w:tabs>
            <w:rPr>
              <w:rFonts w:eastAsiaTheme="minorEastAsia"/>
              <w:noProof/>
              <w:lang w:eastAsia="nl-NL"/>
            </w:rPr>
          </w:pPr>
          <w:hyperlink w:anchor="_Toc73486311" w:history="1">
            <w:r w:rsidR="00B53270" w:rsidRPr="003A65D6">
              <w:rPr>
                <w:rStyle w:val="Hyperlink"/>
                <w:noProof/>
                <w:lang w:val="en-US"/>
              </w:rPr>
              <w:t>3.4.1 Analysis answers question 3</w:t>
            </w:r>
            <w:r w:rsidR="00B53270">
              <w:rPr>
                <w:noProof/>
                <w:webHidden/>
              </w:rPr>
              <w:tab/>
            </w:r>
            <w:r w:rsidR="00B53270">
              <w:rPr>
                <w:noProof/>
                <w:webHidden/>
              </w:rPr>
              <w:fldChar w:fldCharType="begin"/>
            </w:r>
            <w:r w:rsidR="00B53270">
              <w:rPr>
                <w:noProof/>
                <w:webHidden/>
              </w:rPr>
              <w:instrText xml:space="preserve"> PAGEREF _Toc73486311 \h </w:instrText>
            </w:r>
            <w:r w:rsidR="00B53270">
              <w:rPr>
                <w:noProof/>
                <w:webHidden/>
              </w:rPr>
            </w:r>
            <w:r w:rsidR="00B53270">
              <w:rPr>
                <w:noProof/>
                <w:webHidden/>
              </w:rPr>
              <w:fldChar w:fldCharType="separate"/>
            </w:r>
            <w:r w:rsidR="00B53270">
              <w:rPr>
                <w:noProof/>
                <w:webHidden/>
              </w:rPr>
              <w:t>15</w:t>
            </w:r>
            <w:r w:rsidR="00B53270">
              <w:rPr>
                <w:noProof/>
                <w:webHidden/>
              </w:rPr>
              <w:fldChar w:fldCharType="end"/>
            </w:r>
          </w:hyperlink>
        </w:p>
        <w:p w14:paraId="34B821D6" w14:textId="377F4F34" w:rsidR="00B53270" w:rsidRDefault="00A97943">
          <w:pPr>
            <w:pStyle w:val="Inhopg2"/>
            <w:tabs>
              <w:tab w:val="right" w:leader="dot" w:pos="9062"/>
            </w:tabs>
            <w:rPr>
              <w:rFonts w:eastAsiaTheme="minorEastAsia"/>
              <w:noProof/>
              <w:lang w:eastAsia="nl-NL"/>
            </w:rPr>
          </w:pPr>
          <w:hyperlink w:anchor="_Toc73486312" w:history="1">
            <w:r w:rsidR="00B53270" w:rsidRPr="003A65D6">
              <w:rPr>
                <w:rStyle w:val="Hyperlink"/>
                <w:noProof/>
                <w:lang w:val="en-US"/>
              </w:rPr>
              <w:t>3.5 Conclusion</w:t>
            </w:r>
            <w:r w:rsidR="00B53270">
              <w:rPr>
                <w:noProof/>
                <w:webHidden/>
              </w:rPr>
              <w:tab/>
            </w:r>
            <w:r w:rsidR="00B53270">
              <w:rPr>
                <w:noProof/>
                <w:webHidden/>
              </w:rPr>
              <w:fldChar w:fldCharType="begin"/>
            </w:r>
            <w:r w:rsidR="00B53270">
              <w:rPr>
                <w:noProof/>
                <w:webHidden/>
              </w:rPr>
              <w:instrText xml:space="preserve"> PAGEREF _Toc73486312 \h </w:instrText>
            </w:r>
            <w:r w:rsidR="00B53270">
              <w:rPr>
                <w:noProof/>
                <w:webHidden/>
              </w:rPr>
            </w:r>
            <w:r w:rsidR="00B53270">
              <w:rPr>
                <w:noProof/>
                <w:webHidden/>
              </w:rPr>
              <w:fldChar w:fldCharType="separate"/>
            </w:r>
            <w:r w:rsidR="00B53270">
              <w:rPr>
                <w:noProof/>
                <w:webHidden/>
              </w:rPr>
              <w:t>16</w:t>
            </w:r>
            <w:r w:rsidR="00B53270">
              <w:rPr>
                <w:noProof/>
                <w:webHidden/>
              </w:rPr>
              <w:fldChar w:fldCharType="end"/>
            </w:r>
          </w:hyperlink>
        </w:p>
        <w:p w14:paraId="16F6DD32" w14:textId="36D9A7D3" w:rsidR="00B53270" w:rsidRDefault="00A97943">
          <w:pPr>
            <w:pStyle w:val="Inhopg1"/>
            <w:tabs>
              <w:tab w:val="right" w:leader="dot" w:pos="9062"/>
            </w:tabs>
            <w:rPr>
              <w:rFonts w:eastAsiaTheme="minorEastAsia"/>
              <w:noProof/>
              <w:lang w:eastAsia="nl-NL"/>
            </w:rPr>
          </w:pPr>
          <w:hyperlink w:anchor="_Toc73486313" w:history="1">
            <w:r w:rsidR="00B53270" w:rsidRPr="003A65D6">
              <w:rPr>
                <w:rStyle w:val="Hyperlink"/>
                <w:noProof/>
                <w:lang w:val="en-US"/>
              </w:rPr>
              <w:t>4. Experiments with various XAI techniques</w:t>
            </w:r>
            <w:r w:rsidR="00B53270">
              <w:rPr>
                <w:noProof/>
                <w:webHidden/>
              </w:rPr>
              <w:tab/>
            </w:r>
            <w:r w:rsidR="00B53270">
              <w:rPr>
                <w:noProof/>
                <w:webHidden/>
              </w:rPr>
              <w:fldChar w:fldCharType="begin"/>
            </w:r>
            <w:r w:rsidR="00B53270">
              <w:rPr>
                <w:noProof/>
                <w:webHidden/>
              </w:rPr>
              <w:instrText xml:space="preserve"> PAGEREF _Toc73486313 \h </w:instrText>
            </w:r>
            <w:r w:rsidR="00B53270">
              <w:rPr>
                <w:noProof/>
                <w:webHidden/>
              </w:rPr>
            </w:r>
            <w:r w:rsidR="00B53270">
              <w:rPr>
                <w:noProof/>
                <w:webHidden/>
              </w:rPr>
              <w:fldChar w:fldCharType="separate"/>
            </w:r>
            <w:r w:rsidR="00B53270">
              <w:rPr>
                <w:noProof/>
                <w:webHidden/>
              </w:rPr>
              <w:t>17</w:t>
            </w:r>
            <w:r w:rsidR="00B53270">
              <w:rPr>
                <w:noProof/>
                <w:webHidden/>
              </w:rPr>
              <w:fldChar w:fldCharType="end"/>
            </w:r>
          </w:hyperlink>
        </w:p>
        <w:p w14:paraId="17908176" w14:textId="7EF326F7" w:rsidR="00B53270" w:rsidRDefault="00A97943">
          <w:pPr>
            <w:pStyle w:val="Inhopg2"/>
            <w:tabs>
              <w:tab w:val="right" w:leader="dot" w:pos="9062"/>
            </w:tabs>
            <w:rPr>
              <w:rFonts w:eastAsiaTheme="minorEastAsia"/>
              <w:noProof/>
              <w:lang w:eastAsia="nl-NL"/>
            </w:rPr>
          </w:pPr>
          <w:hyperlink w:anchor="_Toc73486314" w:history="1">
            <w:r w:rsidR="00B53270" w:rsidRPr="003A65D6">
              <w:rPr>
                <w:rStyle w:val="Hyperlink"/>
                <w:noProof/>
                <w:lang w:val="en-US"/>
              </w:rPr>
              <w:t>4.1 SHAP</w:t>
            </w:r>
            <w:r w:rsidR="00B53270">
              <w:rPr>
                <w:noProof/>
                <w:webHidden/>
              </w:rPr>
              <w:tab/>
            </w:r>
            <w:r w:rsidR="00B53270">
              <w:rPr>
                <w:noProof/>
                <w:webHidden/>
              </w:rPr>
              <w:fldChar w:fldCharType="begin"/>
            </w:r>
            <w:r w:rsidR="00B53270">
              <w:rPr>
                <w:noProof/>
                <w:webHidden/>
              </w:rPr>
              <w:instrText xml:space="preserve"> PAGEREF _Toc73486314 \h </w:instrText>
            </w:r>
            <w:r w:rsidR="00B53270">
              <w:rPr>
                <w:noProof/>
                <w:webHidden/>
              </w:rPr>
            </w:r>
            <w:r w:rsidR="00B53270">
              <w:rPr>
                <w:noProof/>
                <w:webHidden/>
              </w:rPr>
              <w:fldChar w:fldCharType="separate"/>
            </w:r>
            <w:r w:rsidR="00B53270">
              <w:rPr>
                <w:noProof/>
                <w:webHidden/>
              </w:rPr>
              <w:t>17</w:t>
            </w:r>
            <w:r w:rsidR="00B53270">
              <w:rPr>
                <w:noProof/>
                <w:webHidden/>
              </w:rPr>
              <w:fldChar w:fldCharType="end"/>
            </w:r>
          </w:hyperlink>
        </w:p>
        <w:p w14:paraId="1DC34B7C" w14:textId="1BCDE788" w:rsidR="00B53270" w:rsidRDefault="00A97943">
          <w:pPr>
            <w:pStyle w:val="Inhopg3"/>
            <w:tabs>
              <w:tab w:val="right" w:leader="dot" w:pos="9062"/>
            </w:tabs>
            <w:rPr>
              <w:rFonts w:eastAsiaTheme="minorEastAsia"/>
              <w:noProof/>
              <w:lang w:eastAsia="nl-NL"/>
            </w:rPr>
          </w:pPr>
          <w:hyperlink w:anchor="_Toc73486315" w:history="1">
            <w:r w:rsidR="00B53270" w:rsidRPr="003A65D6">
              <w:rPr>
                <w:rStyle w:val="Hyperlink"/>
                <w:noProof/>
                <w:lang w:val="en-US"/>
              </w:rPr>
              <w:t>4.1.1 SHAP for multi-class classification</w:t>
            </w:r>
            <w:r w:rsidR="00B53270">
              <w:rPr>
                <w:noProof/>
                <w:webHidden/>
              </w:rPr>
              <w:tab/>
            </w:r>
            <w:r w:rsidR="00B53270">
              <w:rPr>
                <w:noProof/>
                <w:webHidden/>
              </w:rPr>
              <w:fldChar w:fldCharType="begin"/>
            </w:r>
            <w:r w:rsidR="00B53270">
              <w:rPr>
                <w:noProof/>
                <w:webHidden/>
              </w:rPr>
              <w:instrText xml:space="preserve"> PAGEREF _Toc73486315 \h </w:instrText>
            </w:r>
            <w:r w:rsidR="00B53270">
              <w:rPr>
                <w:noProof/>
                <w:webHidden/>
              </w:rPr>
            </w:r>
            <w:r w:rsidR="00B53270">
              <w:rPr>
                <w:noProof/>
                <w:webHidden/>
              </w:rPr>
              <w:fldChar w:fldCharType="separate"/>
            </w:r>
            <w:r w:rsidR="00B53270">
              <w:rPr>
                <w:noProof/>
                <w:webHidden/>
              </w:rPr>
              <w:t>17</w:t>
            </w:r>
            <w:r w:rsidR="00B53270">
              <w:rPr>
                <w:noProof/>
                <w:webHidden/>
              </w:rPr>
              <w:fldChar w:fldCharType="end"/>
            </w:r>
          </w:hyperlink>
        </w:p>
        <w:p w14:paraId="68338FB0" w14:textId="5E32AE4D" w:rsidR="00B53270" w:rsidRDefault="00A97943">
          <w:pPr>
            <w:pStyle w:val="Inhopg3"/>
            <w:tabs>
              <w:tab w:val="right" w:leader="dot" w:pos="9062"/>
            </w:tabs>
            <w:rPr>
              <w:rFonts w:eastAsiaTheme="minorEastAsia"/>
              <w:noProof/>
              <w:lang w:eastAsia="nl-NL"/>
            </w:rPr>
          </w:pPr>
          <w:hyperlink w:anchor="_Toc73486316" w:history="1">
            <w:r w:rsidR="00B53270" w:rsidRPr="003A65D6">
              <w:rPr>
                <w:rStyle w:val="Hyperlink"/>
                <w:noProof/>
                <w:lang w:val="en-US"/>
              </w:rPr>
              <w:t>4.1.2 SHAP for regression</w:t>
            </w:r>
            <w:r w:rsidR="00B53270">
              <w:rPr>
                <w:noProof/>
                <w:webHidden/>
              </w:rPr>
              <w:tab/>
            </w:r>
            <w:r w:rsidR="00B53270">
              <w:rPr>
                <w:noProof/>
                <w:webHidden/>
              </w:rPr>
              <w:fldChar w:fldCharType="begin"/>
            </w:r>
            <w:r w:rsidR="00B53270">
              <w:rPr>
                <w:noProof/>
                <w:webHidden/>
              </w:rPr>
              <w:instrText xml:space="preserve"> PAGEREF _Toc73486316 \h </w:instrText>
            </w:r>
            <w:r w:rsidR="00B53270">
              <w:rPr>
                <w:noProof/>
                <w:webHidden/>
              </w:rPr>
            </w:r>
            <w:r w:rsidR="00B53270">
              <w:rPr>
                <w:noProof/>
                <w:webHidden/>
              </w:rPr>
              <w:fldChar w:fldCharType="separate"/>
            </w:r>
            <w:r w:rsidR="00B53270">
              <w:rPr>
                <w:noProof/>
                <w:webHidden/>
              </w:rPr>
              <w:t>17</w:t>
            </w:r>
            <w:r w:rsidR="00B53270">
              <w:rPr>
                <w:noProof/>
                <w:webHidden/>
              </w:rPr>
              <w:fldChar w:fldCharType="end"/>
            </w:r>
          </w:hyperlink>
        </w:p>
        <w:p w14:paraId="1D1C4342" w14:textId="36DDAE6C" w:rsidR="00B53270" w:rsidRDefault="00A97943">
          <w:pPr>
            <w:pStyle w:val="Inhopg3"/>
            <w:tabs>
              <w:tab w:val="right" w:leader="dot" w:pos="9062"/>
            </w:tabs>
            <w:rPr>
              <w:rFonts w:eastAsiaTheme="minorEastAsia"/>
              <w:noProof/>
              <w:lang w:eastAsia="nl-NL"/>
            </w:rPr>
          </w:pPr>
          <w:hyperlink w:anchor="_Toc73486317" w:history="1">
            <w:r w:rsidR="00B53270" w:rsidRPr="003A65D6">
              <w:rPr>
                <w:rStyle w:val="Hyperlink"/>
                <w:noProof/>
                <w:lang w:val="en-US"/>
              </w:rPr>
              <w:t>4.1.3 Conclusion</w:t>
            </w:r>
            <w:r w:rsidR="00B53270">
              <w:rPr>
                <w:noProof/>
                <w:webHidden/>
              </w:rPr>
              <w:tab/>
            </w:r>
            <w:r w:rsidR="00B53270">
              <w:rPr>
                <w:noProof/>
                <w:webHidden/>
              </w:rPr>
              <w:fldChar w:fldCharType="begin"/>
            </w:r>
            <w:r w:rsidR="00B53270">
              <w:rPr>
                <w:noProof/>
                <w:webHidden/>
              </w:rPr>
              <w:instrText xml:space="preserve"> PAGEREF _Toc73486317 \h </w:instrText>
            </w:r>
            <w:r w:rsidR="00B53270">
              <w:rPr>
                <w:noProof/>
                <w:webHidden/>
              </w:rPr>
            </w:r>
            <w:r w:rsidR="00B53270">
              <w:rPr>
                <w:noProof/>
                <w:webHidden/>
              </w:rPr>
              <w:fldChar w:fldCharType="separate"/>
            </w:r>
            <w:r w:rsidR="00B53270">
              <w:rPr>
                <w:noProof/>
                <w:webHidden/>
              </w:rPr>
              <w:t>18</w:t>
            </w:r>
            <w:r w:rsidR="00B53270">
              <w:rPr>
                <w:noProof/>
                <w:webHidden/>
              </w:rPr>
              <w:fldChar w:fldCharType="end"/>
            </w:r>
          </w:hyperlink>
        </w:p>
        <w:p w14:paraId="604CF92A" w14:textId="1359FBD1" w:rsidR="00B53270" w:rsidRDefault="00A97943">
          <w:pPr>
            <w:pStyle w:val="Inhopg2"/>
            <w:tabs>
              <w:tab w:val="right" w:leader="dot" w:pos="9062"/>
            </w:tabs>
            <w:rPr>
              <w:rFonts w:eastAsiaTheme="minorEastAsia"/>
              <w:noProof/>
              <w:lang w:eastAsia="nl-NL"/>
            </w:rPr>
          </w:pPr>
          <w:hyperlink w:anchor="_Toc73486318" w:history="1">
            <w:r w:rsidR="00B53270" w:rsidRPr="003A65D6">
              <w:rPr>
                <w:rStyle w:val="Hyperlink"/>
                <w:noProof/>
                <w:lang w:val="en-US"/>
              </w:rPr>
              <w:t>4.2 Anchors</w:t>
            </w:r>
            <w:r w:rsidR="00B53270">
              <w:rPr>
                <w:noProof/>
                <w:webHidden/>
              </w:rPr>
              <w:tab/>
            </w:r>
            <w:r w:rsidR="00B53270">
              <w:rPr>
                <w:noProof/>
                <w:webHidden/>
              </w:rPr>
              <w:fldChar w:fldCharType="begin"/>
            </w:r>
            <w:r w:rsidR="00B53270">
              <w:rPr>
                <w:noProof/>
                <w:webHidden/>
              </w:rPr>
              <w:instrText xml:space="preserve"> PAGEREF _Toc73486318 \h </w:instrText>
            </w:r>
            <w:r w:rsidR="00B53270">
              <w:rPr>
                <w:noProof/>
                <w:webHidden/>
              </w:rPr>
            </w:r>
            <w:r w:rsidR="00B53270">
              <w:rPr>
                <w:noProof/>
                <w:webHidden/>
              </w:rPr>
              <w:fldChar w:fldCharType="separate"/>
            </w:r>
            <w:r w:rsidR="00B53270">
              <w:rPr>
                <w:noProof/>
                <w:webHidden/>
              </w:rPr>
              <w:t>18</w:t>
            </w:r>
            <w:r w:rsidR="00B53270">
              <w:rPr>
                <w:noProof/>
                <w:webHidden/>
              </w:rPr>
              <w:fldChar w:fldCharType="end"/>
            </w:r>
          </w:hyperlink>
        </w:p>
        <w:p w14:paraId="03FFB753" w14:textId="5D316756" w:rsidR="00B53270" w:rsidRDefault="00A97943">
          <w:pPr>
            <w:pStyle w:val="Inhopg3"/>
            <w:tabs>
              <w:tab w:val="right" w:leader="dot" w:pos="9062"/>
            </w:tabs>
            <w:rPr>
              <w:rFonts w:eastAsiaTheme="minorEastAsia"/>
              <w:noProof/>
              <w:lang w:eastAsia="nl-NL"/>
            </w:rPr>
          </w:pPr>
          <w:hyperlink w:anchor="_Toc73486319" w:history="1">
            <w:r w:rsidR="00B53270" w:rsidRPr="003A65D6">
              <w:rPr>
                <w:rStyle w:val="Hyperlink"/>
                <w:noProof/>
                <w:lang w:val="en-US"/>
              </w:rPr>
              <w:t>4.2.1 Matching the counterfactual Anchor</w:t>
            </w:r>
            <w:r w:rsidR="00B53270">
              <w:rPr>
                <w:noProof/>
                <w:webHidden/>
              </w:rPr>
              <w:tab/>
            </w:r>
            <w:r w:rsidR="00B53270">
              <w:rPr>
                <w:noProof/>
                <w:webHidden/>
              </w:rPr>
              <w:fldChar w:fldCharType="begin"/>
            </w:r>
            <w:r w:rsidR="00B53270">
              <w:rPr>
                <w:noProof/>
                <w:webHidden/>
              </w:rPr>
              <w:instrText xml:space="preserve"> PAGEREF _Toc73486319 \h </w:instrText>
            </w:r>
            <w:r w:rsidR="00B53270">
              <w:rPr>
                <w:noProof/>
                <w:webHidden/>
              </w:rPr>
            </w:r>
            <w:r w:rsidR="00B53270">
              <w:rPr>
                <w:noProof/>
                <w:webHidden/>
              </w:rPr>
              <w:fldChar w:fldCharType="separate"/>
            </w:r>
            <w:r w:rsidR="00B53270">
              <w:rPr>
                <w:noProof/>
                <w:webHidden/>
              </w:rPr>
              <w:t>19</w:t>
            </w:r>
            <w:r w:rsidR="00B53270">
              <w:rPr>
                <w:noProof/>
                <w:webHidden/>
              </w:rPr>
              <w:fldChar w:fldCharType="end"/>
            </w:r>
          </w:hyperlink>
        </w:p>
        <w:p w14:paraId="04289052" w14:textId="645D358C" w:rsidR="00B53270" w:rsidRDefault="00A97943">
          <w:pPr>
            <w:pStyle w:val="Inhopg3"/>
            <w:tabs>
              <w:tab w:val="right" w:leader="dot" w:pos="9062"/>
            </w:tabs>
            <w:rPr>
              <w:rFonts w:eastAsiaTheme="minorEastAsia"/>
              <w:noProof/>
              <w:lang w:eastAsia="nl-NL"/>
            </w:rPr>
          </w:pPr>
          <w:hyperlink w:anchor="_Toc73486320" w:history="1">
            <w:r w:rsidR="00B53270" w:rsidRPr="003A65D6">
              <w:rPr>
                <w:rStyle w:val="Hyperlink"/>
                <w:noProof/>
                <w:lang w:val="en-US"/>
              </w:rPr>
              <w:t>4.2.2 Mismatching the input Anchor</w:t>
            </w:r>
            <w:r w:rsidR="00B53270">
              <w:rPr>
                <w:noProof/>
                <w:webHidden/>
              </w:rPr>
              <w:tab/>
            </w:r>
            <w:r w:rsidR="00B53270">
              <w:rPr>
                <w:noProof/>
                <w:webHidden/>
              </w:rPr>
              <w:fldChar w:fldCharType="begin"/>
            </w:r>
            <w:r w:rsidR="00B53270">
              <w:rPr>
                <w:noProof/>
                <w:webHidden/>
              </w:rPr>
              <w:instrText xml:space="preserve"> PAGEREF _Toc73486320 \h </w:instrText>
            </w:r>
            <w:r w:rsidR="00B53270">
              <w:rPr>
                <w:noProof/>
                <w:webHidden/>
              </w:rPr>
            </w:r>
            <w:r w:rsidR="00B53270">
              <w:rPr>
                <w:noProof/>
                <w:webHidden/>
              </w:rPr>
              <w:fldChar w:fldCharType="separate"/>
            </w:r>
            <w:r w:rsidR="00B53270">
              <w:rPr>
                <w:noProof/>
                <w:webHidden/>
              </w:rPr>
              <w:t>20</w:t>
            </w:r>
            <w:r w:rsidR="00B53270">
              <w:rPr>
                <w:noProof/>
                <w:webHidden/>
              </w:rPr>
              <w:fldChar w:fldCharType="end"/>
            </w:r>
          </w:hyperlink>
        </w:p>
        <w:p w14:paraId="233550DD" w14:textId="606A70C8" w:rsidR="00B53270" w:rsidRDefault="00A97943">
          <w:pPr>
            <w:pStyle w:val="Inhopg3"/>
            <w:tabs>
              <w:tab w:val="right" w:leader="dot" w:pos="9062"/>
            </w:tabs>
            <w:rPr>
              <w:rFonts w:eastAsiaTheme="minorEastAsia"/>
              <w:noProof/>
              <w:lang w:eastAsia="nl-NL"/>
            </w:rPr>
          </w:pPr>
          <w:hyperlink w:anchor="_Toc73486321" w:history="1">
            <w:r w:rsidR="00B53270" w:rsidRPr="003A65D6">
              <w:rPr>
                <w:rStyle w:val="Hyperlink"/>
                <w:noProof/>
                <w:lang w:val="en-US"/>
              </w:rPr>
              <w:t>4.2.3 Analysis of experiments</w:t>
            </w:r>
            <w:r w:rsidR="00B53270">
              <w:rPr>
                <w:noProof/>
                <w:webHidden/>
              </w:rPr>
              <w:tab/>
            </w:r>
            <w:r w:rsidR="00B53270">
              <w:rPr>
                <w:noProof/>
                <w:webHidden/>
              </w:rPr>
              <w:fldChar w:fldCharType="begin"/>
            </w:r>
            <w:r w:rsidR="00B53270">
              <w:rPr>
                <w:noProof/>
                <w:webHidden/>
              </w:rPr>
              <w:instrText xml:space="preserve"> PAGEREF _Toc73486321 \h </w:instrText>
            </w:r>
            <w:r w:rsidR="00B53270">
              <w:rPr>
                <w:noProof/>
                <w:webHidden/>
              </w:rPr>
            </w:r>
            <w:r w:rsidR="00B53270">
              <w:rPr>
                <w:noProof/>
                <w:webHidden/>
              </w:rPr>
              <w:fldChar w:fldCharType="separate"/>
            </w:r>
            <w:r w:rsidR="00B53270">
              <w:rPr>
                <w:noProof/>
                <w:webHidden/>
              </w:rPr>
              <w:t>21</w:t>
            </w:r>
            <w:r w:rsidR="00B53270">
              <w:rPr>
                <w:noProof/>
                <w:webHidden/>
              </w:rPr>
              <w:fldChar w:fldCharType="end"/>
            </w:r>
          </w:hyperlink>
        </w:p>
        <w:p w14:paraId="4F6BF52B" w14:textId="75AC1AB4" w:rsidR="00B53270" w:rsidRDefault="00A97943">
          <w:pPr>
            <w:pStyle w:val="Inhopg3"/>
            <w:tabs>
              <w:tab w:val="right" w:leader="dot" w:pos="9062"/>
            </w:tabs>
            <w:rPr>
              <w:rFonts w:eastAsiaTheme="minorEastAsia"/>
              <w:noProof/>
              <w:lang w:eastAsia="nl-NL"/>
            </w:rPr>
          </w:pPr>
          <w:hyperlink w:anchor="_Toc73486322" w:history="1">
            <w:r w:rsidR="00B53270" w:rsidRPr="003A65D6">
              <w:rPr>
                <w:rStyle w:val="Hyperlink"/>
                <w:noProof/>
                <w:lang w:val="en-US"/>
              </w:rPr>
              <w:t>4.2.4 User interpretation</w:t>
            </w:r>
            <w:r w:rsidR="00B53270">
              <w:rPr>
                <w:noProof/>
                <w:webHidden/>
              </w:rPr>
              <w:tab/>
            </w:r>
            <w:r w:rsidR="00B53270">
              <w:rPr>
                <w:noProof/>
                <w:webHidden/>
              </w:rPr>
              <w:fldChar w:fldCharType="begin"/>
            </w:r>
            <w:r w:rsidR="00B53270">
              <w:rPr>
                <w:noProof/>
                <w:webHidden/>
              </w:rPr>
              <w:instrText xml:space="preserve"> PAGEREF _Toc73486322 \h </w:instrText>
            </w:r>
            <w:r w:rsidR="00B53270">
              <w:rPr>
                <w:noProof/>
                <w:webHidden/>
              </w:rPr>
            </w:r>
            <w:r w:rsidR="00B53270">
              <w:rPr>
                <w:noProof/>
                <w:webHidden/>
              </w:rPr>
              <w:fldChar w:fldCharType="separate"/>
            </w:r>
            <w:r w:rsidR="00B53270">
              <w:rPr>
                <w:noProof/>
                <w:webHidden/>
              </w:rPr>
              <w:t>21</w:t>
            </w:r>
            <w:r w:rsidR="00B53270">
              <w:rPr>
                <w:noProof/>
                <w:webHidden/>
              </w:rPr>
              <w:fldChar w:fldCharType="end"/>
            </w:r>
          </w:hyperlink>
        </w:p>
        <w:p w14:paraId="7BA94603" w14:textId="12149CB1" w:rsidR="00B53270" w:rsidRDefault="00A97943">
          <w:pPr>
            <w:pStyle w:val="Inhopg3"/>
            <w:tabs>
              <w:tab w:val="right" w:leader="dot" w:pos="9062"/>
            </w:tabs>
            <w:rPr>
              <w:rFonts w:eastAsiaTheme="minorEastAsia"/>
              <w:noProof/>
              <w:lang w:eastAsia="nl-NL"/>
            </w:rPr>
          </w:pPr>
          <w:hyperlink w:anchor="_Toc73486323" w:history="1">
            <w:r w:rsidR="00B53270" w:rsidRPr="003A65D6">
              <w:rPr>
                <w:rStyle w:val="Hyperlink"/>
                <w:noProof/>
                <w:lang w:val="en-US"/>
              </w:rPr>
              <w:t>4.2.5 Conclusion</w:t>
            </w:r>
            <w:r w:rsidR="00B53270">
              <w:rPr>
                <w:noProof/>
                <w:webHidden/>
              </w:rPr>
              <w:tab/>
            </w:r>
            <w:r w:rsidR="00B53270">
              <w:rPr>
                <w:noProof/>
                <w:webHidden/>
              </w:rPr>
              <w:fldChar w:fldCharType="begin"/>
            </w:r>
            <w:r w:rsidR="00B53270">
              <w:rPr>
                <w:noProof/>
                <w:webHidden/>
              </w:rPr>
              <w:instrText xml:space="preserve"> PAGEREF _Toc73486323 \h </w:instrText>
            </w:r>
            <w:r w:rsidR="00B53270">
              <w:rPr>
                <w:noProof/>
                <w:webHidden/>
              </w:rPr>
            </w:r>
            <w:r w:rsidR="00B53270">
              <w:rPr>
                <w:noProof/>
                <w:webHidden/>
              </w:rPr>
              <w:fldChar w:fldCharType="separate"/>
            </w:r>
            <w:r w:rsidR="00B53270">
              <w:rPr>
                <w:noProof/>
                <w:webHidden/>
              </w:rPr>
              <w:t>22</w:t>
            </w:r>
            <w:r w:rsidR="00B53270">
              <w:rPr>
                <w:noProof/>
                <w:webHidden/>
              </w:rPr>
              <w:fldChar w:fldCharType="end"/>
            </w:r>
          </w:hyperlink>
        </w:p>
        <w:p w14:paraId="27EFE7AA" w14:textId="25FC307E" w:rsidR="00B53270" w:rsidRDefault="00A97943">
          <w:pPr>
            <w:pStyle w:val="Inhopg2"/>
            <w:tabs>
              <w:tab w:val="right" w:leader="dot" w:pos="9062"/>
            </w:tabs>
            <w:rPr>
              <w:rFonts w:eastAsiaTheme="minorEastAsia"/>
              <w:noProof/>
              <w:lang w:eastAsia="nl-NL"/>
            </w:rPr>
          </w:pPr>
          <w:hyperlink w:anchor="_Toc73486324" w:history="1">
            <w:r w:rsidR="00B53270" w:rsidRPr="003A65D6">
              <w:rPr>
                <w:rStyle w:val="Hyperlink"/>
                <w:noProof/>
                <w:lang w:val="en-US"/>
              </w:rPr>
              <w:t>4.3 Counterfactuals</w:t>
            </w:r>
            <w:r w:rsidR="00B53270">
              <w:rPr>
                <w:noProof/>
                <w:webHidden/>
              </w:rPr>
              <w:tab/>
            </w:r>
            <w:r w:rsidR="00B53270">
              <w:rPr>
                <w:noProof/>
                <w:webHidden/>
              </w:rPr>
              <w:fldChar w:fldCharType="begin"/>
            </w:r>
            <w:r w:rsidR="00B53270">
              <w:rPr>
                <w:noProof/>
                <w:webHidden/>
              </w:rPr>
              <w:instrText xml:space="preserve"> PAGEREF _Toc73486324 \h </w:instrText>
            </w:r>
            <w:r w:rsidR="00B53270">
              <w:rPr>
                <w:noProof/>
                <w:webHidden/>
              </w:rPr>
            </w:r>
            <w:r w:rsidR="00B53270">
              <w:rPr>
                <w:noProof/>
                <w:webHidden/>
              </w:rPr>
              <w:fldChar w:fldCharType="separate"/>
            </w:r>
            <w:r w:rsidR="00B53270">
              <w:rPr>
                <w:noProof/>
                <w:webHidden/>
              </w:rPr>
              <w:t>22</w:t>
            </w:r>
            <w:r w:rsidR="00B53270">
              <w:rPr>
                <w:noProof/>
                <w:webHidden/>
              </w:rPr>
              <w:fldChar w:fldCharType="end"/>
            </w:r>
          </w:hyperlink>
        </w:p>
        <w:p w14:paraId="399720ED" w14:textId="2BB5DB55" w:rsidR="00B53270" w:rsidRDefault="00A97943">
          <w:pPr>
            <w:pStyle w:val="Inhopg3"/>
            <w:tabs>
              <w:tab w:val="right" w:leader="dot" w:pos="9062"/>
            </w:tabs>
            <w:rPr>
              <w:rFonts w:eastAsiaTheme="minorEastAsia"/>
              <w:noProof/>
              <w:lang w:eastAsia="nl-NL"/>
            </w:rPr>
          </w:pPr>
          <w:hyperlink w:anchor="_Toc73486325" w:history="1">
            <w:r w:rsidR="00B53270" w:rsidRPr="003A65D6">
              <w:rPr>
                <w:rStyle w:val="Hyperlink"/>
                <w:noProof/>
                <w:lang w:val="en-US"/>
              </w:rPr>
              <w:t>4.3.1 Existing solutions for counterintuitive counterfactuals</w:t>
            </w:r>
            <w:r w:rsidR="00B53270">
              <w:rPr>
                <w:noProof/>
                <w:webHidden/>
              </w:rPr>
              <w:tab/>
            </w:r>
            <w:r w:rsidR="00B53270">
              <w:rPr>
                <w:noProof/>
                <w:webHidden/>
              </w:rPr>
              <w:fldChar w:fldCharType="begin"/>
            </w:r>
            <w:r w:rsidR="00B53270">
              <w:rPr>
                <w:noProof/>
                <w:webHidden/>
              </w:rPr>
              <w:instrText xml:space="preserve"> PAGEREF _Toc73486325 \h </w:instrText>
            </w:r>
            <w:r w:rsidR="00B53270">
              <w:rPr>
                <w:noProof/>
                <w:webHidden/>
              </w:rPr>
            </w:r>
            <w:r w:rsidR="00B53270">
              <w:rPr>
                <w:noProof/>
                <w:webHidden/>
              </w:rPr>
              <w:fldChar w:fldCharType="separate"/>
            </w:r>
            <w:r w:rsidR="00B53270">
              <w:rPr>
                <w:noProof/>
                <w:webHidden/>
              </w:rPr>
              <w:t>22</w:t>
            </w:r>
            <w:r w:rsidR="00B53270">
              <w:rPr>
                <w:noProof/>
                <w:webHidden/>
              </w:rPr>
              <w:fldChar w:fldCharType="end"/>
            </w:r>
          </w:hyperlink>
        </w:p>
        <w:p w14:paraId="75D6F877" w14:textId="51778EC3" w:rsidR="00B53270" w:rsidRDefault="00A97943">
          <w:pPr>
            <w:pStyle w:val="Inhopg3"/>
            <w:tabs>
              <w:tab w:val="right" w:leader="dot" w:pos="9062"/>
            </w:tabs>
            <w:rPr>
              <w:rFonts w:eastAsiaTheme="minorEastAsia"/>
              <w:noProof/>
              <w:lang w:eastAsia="nl-NL"/>
            </w:rPr>
          </w:pPr>
          <w:hyperlink w:anchor="_Toc73486326" w:history="1">
            <w:r w:rsidR="00B53270" w:rsidRPr="003A65D6">
              <w:rPr>
                <w:rStyle w:val="Hyperlink"/>
                <w:noProof/>
                <w:lang w:val="en-US"/>
              </w:rPr>
              <w:t>4.3.2 Generalized counterfactuals</w:t>
            </w:r>
            <w:r w:rsidR="00B53270">
              <w:rPr>
                <w:noProof/>
                <w:webHidden/>
              </w:rPr>
              <w:tab/>
            </w:r>
            <w:r w:rsidR="00B53270">
              <w:rPr>
                <w:noProof/>
                <w:webHidden/>
              </w:rPr>
              <w:fldChar w:fldCharType="begin"/>
            </w:r>
            <w:r w:rsidR="00B53270">
              <w:rPr>
                <w:noProof/>
                <w:webHidden/>
              </w:rPr>
              <w:instrText xml:space="preserve"> PAGEREF _Toc73486326 \h </w:instrText>
            </w:r>
            <w:r w:rsidR="00B53270">
              <w:rPr>
                <w:noProof/>
                <w:webHidden/>
              </w:rPr>
            </w:r>
            <w:r w:rsidR="00B53270">
              <w:rPr>
                <w:noProof/>
                <w:webHidden/>
              </w:rPr>
              <w:fldChar w:fldCharType="separate"/>
            </w:r>
            <w:r w:rsidR="00B53270">
              <w:rPr>
                <w:noProof/>
                <w:webHidden/>
              </w:rPr>
              <w:t>22</w:t>
            </w:r>
            <w:r w:rsidR="00B53270">
              <w:rPr>
                <w:noProof/>
                <w:webHidden/>
              </w:rPr>
              <w:fldChar w:fldCharType="end"/>
            </w:r>
          </w:hyperlink>
        </w:p>
        <w:p w14:paraId="5306DB4D" w14:textId="0ADA84DA" w:rsidR="00B53270" w:rsidRDefault="00A97943">
          <w:pPr>
            <w:pStyle w:val="Inhopg3"/>
            <w:tabs>
              <w:tab w:val="right" w:leader="dot" w:pos="9062"/>
            </w:tabs>
            <w:rPr>
              <w:rFonts w:eastAsiaTheme="minorEastAsia"/>
              <w:noProof/>
              <w:lang w:eastAsia="nl-NL"/>
            </w:rPr>
          </w:pPr>
          <w:hyperlink w:anchor="_Toc73486327" w:history="1">
            <w:r w:rsidR="00B53270" w:rsidRPr="003A65D6">
              <w:rPr>
                <w:rStyle w:val="Hyperlink"/>
                <w:noProof/>
                <w:lang w:val="en-US"/>
              </w:rPr>
              <w:t>4.3.3 Multi-objective counterfactuals</w:t>
            </w:r>
            <w:r w:rsidR="00B53270">
              <w:rPr>
                <w:noProof/>
                <w:webHidden/>
              </w:rPr>
              <w:tab/>
            </w:r>
            <w:r w:rsidR="00B53270">
              <w:rPr>
                <w:noProof/>
                <w:webHidden/>
              </w:rPr>
              <w:fldChar w:fldCharType="begin"/>
            </w:r>
            <w:r w:rsidR="00B53270">
              <w:rPr>
                <w:noProof/>
                <w:webHidden/>
              </w:rPr>
              <w:instrText xml:space="preserve"> PAGEREF _Toc73486327 \h </w:instrText>
            </w:r>
            <w:r w:rsidR="00B53270">
              <w:rPr>
                <w:noProof/>
                <w:webHidden/>
              </w:rPr>
            </w:r>
            <w:r w:rsidR="00B53270">
              <w:rPr>
                <w:noProof/>
                <w:webHidden/>
              </w:rPr>
              <w:fldChar w:fldCharType="separate"/>
            </w:r>
            <w:r w:rsidR="00B53270">
              <w:rPr>
                <w:noProof/>
                <w:webHidden/>
              </w:rPr>
              <w:t>23</w:t>
            </w:r>
            <w:r w:rsidR="00B53270">
              <w:rPr>
                <w:noProof/>
                <w:webHidden/>
              </w:rPr>
              <w:fldChar w:fldCharType="end"/>
            </w:r>
          </w:hyperlink>
        </w:p>
        <w:p w14:paraId="4917EC5E" w14:textId="13AA15EA" w:rsidR="00B53270" w:rsidRDefault="00A97943">
          <w:pPr>
            <w:pStyle w:val="Inhopg1"/>
            <w:tabs>
              <w:tab w:val="right" w:leader="dot" w:pos="9062"/>
            </w:tabs>
            <w:rPr>
              <w:rFonts w:eastAsiaTheme="minorEastAsia"/>
              <w:noProof/>
              <w:lang w:eastAsia="nl-NL"/>
            </w:rPr>
          </w:pPr>
          <w:hyperlink w:anchor="_Toc73486328" w:history="1">
            <w:r w:rsidR="00B53270" w:rsidRPr="003A65D6">
              <w:rPr>
                <w:rStyle w:val="Hyperlink"/>
                <w:noProof/>
                <w:lang w:val="en-US"/>
              </w:rPr>
              <w:t>5. Final user study</w:t>
            </w:r>
            <w:r w:rsidR="00B53270">
              <w:rPr>
                <w:noProof/>
                <w:webHidden/>
              </w:rPr>
              <w:tab/>
            </w:r>
            <w:r w:rsidR="00B53270">
              <w:rPr>
                <w:noProof/>
                <w:webHidden/>
              </w:rPr>
              <w:fldChar w:fldCharType="begin"/>
            </w:r>
            <w:r w:rsidR="00B53270">
              <w:rPr>
                <w:noProof/>
                <w:webHidden/>
              </w:rPr>
              <w:instrText xml:space="preserve"> PAGEREF _Toc73486328 \h </w:instrText>
            </w:r>
            <w:r w:rsidR="00B53270">
              <w:rPr>
                <w:noProof/>
                <w:webHidden/>
              </w:rPr>
            </w:r>
            <w:r w:rsidR="00B53270">
              <w:rPr>
                <w:noProof/>
                <w:webHidden/>
              </w:rPr>
              <w:fldChar w:fldCharType="separate"/>
            </w:r>
            <w:r w:rsidR="00B53270">
              <w:rPr>
                <w:noProof/>
                <w:webHidden/>
              </w:rPr>
              <w:t>25</w:t>
            </w:r>
            <w:r w:rsidR="00B53270">
              <w:rPr>
                <w:noProof/>
                <w:webHidden/>
              </w:rPr>
              <w:fldChar w:fldCharType="end"/>
            </w:r>
          </w:hyperlink>
        </w:p>
        <w:p w14:paraId="35D3B25B" w14:textId="30DD76AE" w:rsidR="00B53270" w:rsidRDefault="00A97943">
          <w:pPr>
            <w:pStyle w:val="Inhopg2"/>
            <w:tabs>
              <w:tab w:val="right" w:leader="dot" w:pos="9062"/>
            </w:tabs>
            <w:rPr>
              <w:rFonts w:eastAsiaTheme="minorEastAsia"/>
              <w:noProof/>
              <w:lang w:eastAsia="nl-NL"/>
            </w:rPr>
          </w:pPr>
          <w:hyperlink w:anchor="_Toc73486329" w:history="1">
            <w:r w:rsidR="00B53270" w:rsidRPr="003A65D6">
              <w:rPr>
                <w:rStyle w:val="Hyperlink"/>
                <w:noProof/>
                <w:lang w:val="en-US"/>
              </w:rPr>
              <w:t>5.1 Set-up</w:t>
            </w:r>
            <w:r w:rsidR="00B53270">
              <w:rPr>
                <w:noProof/>
                <w:webHidden/>
              </w:rPr>
              <w:tab/>
            </w:r>
            <w:r w:rsidR="00B53270">
              <w:rPr>
                <w:noProof/>
                <w:webHidden/>
              </w:rPr>
              <w:fldChar w:fldCharType="begin"/>
            </w:r>
            <w:r w:rsidR="00B53270">
              <w:rPr>
                <w:noProof/>
                <w:webHidden/>
              </w:rPr>
              <w:instrText xml:space="preserve"> PAGEREF _Toc73486329 \h </w:instrText>
            </w:r>
            <w:r w:rsidR="00B53270">
              <w:rPr>
                <w:noProof/>
                <w:webHidden/>
              </w:rPr>
            </w:r>
            <w:r w:rsidR="00B53270">
              <w:rPr>
                <w:noProof/>
                <w:webHidden/>
              </w:rPr>
              <w:fldChar w:fldCharType="separate"/>
            </w:r>
            <w:r w:rsidR="00B53270">
              <w:rPr>
                <w:noProof/>
                <w:webHidden/>
              </w:rPr>
              <w:t>25</w:t>
            </w:r>
            <w:r w:rsidR="00B53270">
              <w:rPr>
                <w:noProof/>
                <w:webHidden/>
              </w:rPr>
              <w:fldChar w:fldCharType="end"/>
            </w:r>
          </w:hyperlink>
        </w:p>
        <w:p w14:paraId="156E2F98" w14:textId="5047C13A" w:rsidR="00B53270" w:rsidRDefault="00A97943">
          <w:pPr>
            <w:pStyle w:val="Inhopg2"/>
            <w:tabs>
              <w:tab w:val="right" w:leader="dot" w:pos="9062"/>
            </w:tabs>
            <w:rPr>
              <w:rFonts w:eastAsiaTheme="minorEastAsia"/>
              <w:noProof/>
              <w:lang w:eastAsia="nl-NL"/>
            </w:rPr>
          </w:pPr>
          <w:hyperlink w:anchor="_Toc73486330" w:history="1">
            <w:r w:rsidR="00B53270" w:rsidRPr="003A65D6">
              <w:rPr>
                <w:rStyle w:val="Hyperlink"/>
                <w:noProof/>
                <w:lang w:val="en-US"/>
              </w:rPr>
              <w:t>5.2 Demographics</w:t>
            </w:r>
            <w:r w:rsidR="00B53270">
              <w:rPr>
                <w:noProof/>
                <w:webHidden/>
              </w:rPr>
              <w:tab/>
            </w:r>
            <w:r w:rsidR="00B53270">
              <w:rPr>
                <w:noProof/>
                <w:webHidden/>
              </w:rPr>
              <w:fldChar w:fldCharType="begin"/>
            </w:r>
            <w:r w:rsidR="00B53270">
              <w:rPr>
                <w:noProof/>
                <w:webHidden/>
              </w:rPr>
              <w:instrText xml:space="preserve"> PAGEREF _Toc73486330 \h </w:instrText>
            </w:r>
            <w:r w:rsidR="00B53270">
              <w:rPr>
                <w:noProof/>
                <w:webHidden/>
              </w:rPr>
            </w:r>
            <w:r w:rsidR="00B53270">
              <w:rPr>
                <w:noProof/>
                <w:webHidden/>
              </w:rPr>
              <w:fldChar w:fldCharType="separate"/>
            </w:r>
            <w:r w:rsidR="00B53270">
              <w:rPr>
                <w:noProof/>
                <w:webHidden/>
              </w:rPr>
              <w:t>25</w:t>
            </w:r>
            <w:r w:rsidR="00B53270">
              <w:rPr>
                <w:noProof/>
                <w:webHidden/>
              </w:rPr>
              <w:fldChar w:fldCharType="end"/>
            </w:r>
          </w:hyperlink>
        </w:p>
        <w:p w14:paraId="3F24883A" w14:textId="0DE1A956" w:rsidR="00B53270" w:rsidRDefault="00A97943">
          <w:pPr>
            <w:pStyle w:val="Inhopg3"/>
            <w:tabs>
              <w:tab w:val="right" w:leader="dot" w:pos="9062"/>
            </w:tabs>
            <w:rPr>
              <w:rFonts w:eastAsiaTheme="minorEastAsia"/>
              <w:noProof/>
              <w:lang w:eastAsia="nl-NL"/>
            </w:rPr>
          </w:pPr>
          <w:hyperlink w:anchor="_Toc73486331" w:history="1">
            <w:r w:rsidR="00B53270" w:rsidRPr="003A65D6">
              <w:rPr>
                <w:rStyle w:val="Hyperlink"/>
                <w:noProof/>
                <w:lang w:val="en-US"/>
              </w:rPr>
              <w:t>5.2.1 Demographics results</w:t>
            </w:r>
            <w:r w:rsidR="00B53270">
              <w:rPr>
                <w:noProof/>
                <w:webHidden/>
              </w:rPr>
              <w:tab/>
            </w:r>
            <w:r w:rsidR="00B53270">
              <w:rPr>
                <w:noProof/>
                <w:webHidden/>
              </w:rPr>
              <w:fldChar w:fldCharType="begin"/>
            </w:r>
            <w:r w:rsidR="00B53270">
              <w:rPr>
                <w:noProof/>
                <w:webHidden/>
              </w:rPr>
              <w:instrText xml:space="preserve"> PAGEREF _Toc73486331 \h </w:instrText>
            </w:r>
            <w:r w:rsidR="00B53270">
              <w:rPr>
                <w:noProof/>
                <w:webHidden/>
              </w:rPr>
            </w:r>
            <w:r w:rsidR="00B53270">
              <w:rPr>
                <w:noProof/>
                <w:webHidden/>
              </w:rPr>
              <w:fldChar w:fldCharType="separate"/>
            </w:r>
            <w:r w:rsidR="00B53270">
              <w:rPr>
                <w:noProof/>
                <w:webHidden/>
              </w:rPr>
              <w:t>26</w:t>
            </w:r>
            <w:r w:rsidR="00B53270">
              <w:rPr>
                <w:noProof/>
                <w:webHidden/>
              </w:rPr>
              <w:fldChar w:fldCharType="end"/>
            </w:r>
          </w:hyperlink>
        </w:p>
        <w:p w14:paraId="778AE0C6" w14:textId="4DBDA312" w:rsidR="00B53270" w:rsidRDefault="00A97943">
          <w:pPr>
            <w:pStyle w:val="Inhopg2"/>
            <w:tabs>
              <w:tab w:val="right" w:leader="dot" w:pos="9062"/>
            </w:tabs>
            <w:rPr>
              <w:rFonts w:eastAsiaTheme="minorEastAsia"/>
              <w:noProof/>
              <w:lang w:eastAsia="nl-NL"/>
            </w:rPr>
          </w:pPr>
          <w:hyperlink w:anchor="_Toc73486332" w:history="1">
            <w:r w:rsidR="00B53270" w:rsidRPr="003A65D6">
              <w:rPr>
                <w:rStyle w:val="Hyperlink"/>
                <w:noProof/>
                <w:lang w:val="en-US"/>
              </w:rPr>
              <w:t>5.3 Introduction to explanations</w:t>
            </w:r>
            <w:r w:rsidR="00B53270">
              <w:rPr>
                <w:noProof/>
                <w:webHidden/>
              </w:rPr>
              <w:tab/>
            </w:r>
            <w:r w:rsidR="00B53270">
              <w:rPr>
                <w:noProof/>
                <w:webHidden/>
              </w:rPr>
              <w:fldChar w:fldCharType="begin"/>
            </w:r>
            <w:r w:rsidR="00B53270">
              <w:rPr>
                <w:noProof/>
                <w:webHidden/>
              </w:rPr>
              <w:instrText xml:space="preserve"> PAGEREF _Toc73486332 \h </w:instrText>
            </w:r>
            <w:r w:rsidR="00B53270">
              <w:rPr>
                <w:noProof/>
                <w:webHidden/>
              </w:rPr>
            </w:r>
            <w:r w:rsidR="00B53270">
              <w:rPr>
                <w:noProof/>
                <w:webHidden/>
              </w:rPr>
              <w:fldChar w:fldCharType="separate"/>
            </w:r>
            <w:r w:rsidR="00B53270">
              <w:rPr>
                <w:noProof/>
                <w:webHidden/>
              </w:rPr>
              <w:t>27</w:t>
            </w:r>
            <w:r w:rsidR="00B53270">
              <w:rPr>
                <w:noProof/>
                <w:webHidden/>
              </w:rPr>
              <w:fldChar w:fldCharType="end"/>
            </w:r>
          </w:hyperlink>
        </w:p>
        <w:p w14:paraId="25DE059D" w14:textId="20B07F25" w:rsidR="00B53270" w:rsidRDefault="00A97943">
          <w:pPr>
            <w:pStyle w:val="Inhopg3"/>
            <w:tabs>
              <w:tab w:val="right" w:leader="dot" w:pos="9062"/>
            </w:tabs>
            <w:rPr>
              <w:rFonts w:eastAsiaTheme="minorEastAsia"/>
              <w:noProof/>
              <w:lang w:eastAsia="nl-NL"/>
            </w:rPr>
          </w:pPr>
          <w:hyperlink w:anchor="_Toc73486333" w:history="1">
            <w:r w:rsidR="00B53270" w:rsidRPr="003A65D6">
              <w:rPr>
                <w:rStyle w:val="Hyperlink"/>
                <w:noProof/>
                <w:lang w:val="en-US"/>
              </w:rPr>
              <w:t>5.3.1 SHAP</w:t>
            </w:r>
            <w:r w:rsidR="00B53270">
              <w:rPr>
                <w:noProof/>
                <w:webHidden/>
              </w:rPr>
              <w:tab/>
            </w:r>
            <w:r w:rsidR="00B53270">
              <w:rPr>
                <w:noProof/>
                <w:webHidden/>
              </w:rPr>
              <w:fldChar w:fldCharType="begin"/>
            </w:r>
            <w:r w:rsidR="00B53270">
              <w:rPr>
                <w:noProof/>
                <w:webHidden/>
              </w:rPr>
              <w:instrText xml:space="preserve"> PAGEREF _Toc73486333 \h </w:instrText>
            </w:r>
            <w:r w:rsidR="00B53270">
              <w:rPr>
                <w:noProof/>
                <w:webHidden/>
              </w:rPr>
            </w:r>
            <w:r w:rsidR="00B53270">
              <w:rPr>
                <w:noProof/>
                <w:webHidden/>
              </w:rPr>
              <w:fldChar w:fldCharType="separate"/>
            </w:r>
            <w:r w:rsidR="00B53270">
              <w:rPr>
                <w:noProof/>
                <w:webHidden/>
              </w:rPr>
              <w:t>27</w:t>
            </w:r>
            <w:r w:rsidR="00B53270">
              <w:rPr>
                <w:noProof/>
                <w:webHidden/>
              </w:rPr>
              <w:fldChar w:fldCharType="end"/>
            </w:r>
          </w:hyperlink>
        </w:p>
        <w:p w14:paraId="518A3146" w14:textId="7701E9F4" w:rsidR="00B53270" w:rsidRDefault="00A97943">
          <w:pPr>
            <w:pStyle w:val="Inhopg3"/>
            <w:tabs>
              <w:tab w:val="right" w:leader="dot" w:pos="9062"/>
            </w:tabs>
            <w:rPr>
              <w:rFonts w:eastAsiaTheme="minorEastAsia"/>
              <w:noProof/>
              <w:lang w:eastAsia="nl-NL"/>
            </w:rPr>
          </w:pPr>
          <w:hyperlink w:anchor="_Toc73486334" w:history="1">
            <w:r w:rsidR="00B53270" w:rsidRPr="003A65D6">
              <w:rPr>
                <w:rStyle w:val="Hyperlink"/>
                <w:noProof/>
                <w:lang w:val="en-US"/>
              </w:rPr>
              <w:t>5.3.2 Counterfactual table</w:t>
            </w:r>
            <w:r w:rsidR="00B53270">
              <w:rPr>
                <w:noProof/>
                <w:webHidden/>
              </w:rPr>
              <w:tab/>
            </w:r>
            <w:r w:rsidR="00B53270">
              <w:rPr>
                <w:noProof/>
                <w:webHidden/>
              </w:rPr>
              <w:fldChar w:fldCharType="begin"/>
            </w:r>
            <w:r w:rsidR="00B53270">
              <w:rPr>
                <w:noProof/>
                <w:webHidden/>
              </w:rPr>
              <w:instrText xml:space="preserve"> PAGEREF _Toc73486334 \h </w:instrText>
            </w:r>
            <w:r w:rsidR="00B53270">
              <w:rPr>
                <w:noProof/>
                <w:webHidden/>
              </w:rPr>
            </w:r>
            <w:r w:rsidR="00B53270">
              <w:rPr>
                <w:noProof/>
                <w:webHidden/>
              </w:rPr>
              <w:fldChar w:fldCharType="separate"/>
            </w:r>
            <w:r w:rsidR="00B53270">
              <w:rPr>
                <w:noProof/>
                <w:webHidden/>
              </w:rPr>
              <w:t>28</w:t>
            </w:r>
            <w:r w:rsidR="00B53270">
              <w:rPr>
                <w:noProof/>
                <w:webHidden/>
              </w:rPr>
              <w:fldChar w:fldCharType="end"/>
            </w:r>
          </w:hyperlink>
        </w:p>
        <w:p w14:paraId="3D913115" w14:textId="2053AD1A" w:rsidR="00B53270" w:rsidRDefault="00A97943">
          <w:pPr>
            <w:pStyle w:val="Inhopg3"/>
            <w:tabs>
              <w:tab w:val="right" w:leader="dot" w:pos="9062"/>
            </w:tabs>
            <w:rPr>
              <w:rFonts w:eastAsiaTheme="minorEastAsia"/>
              <w:noProof/>
              <w:lang w:eastAsia="nl-NL"/>
            </w:rPr>
          </w:pPr>
          <w:hyperlink w:anchor="_Toc73486335" w:history="1">
            <w:r w:rsidR="00B53270" w:rsidRPr="003A65D6">
              <w:rPr>
                <w:rStyle w:val="Hyperlink"/>
                <w:noProof/>
                <w:lang w:val="en-US"/>
              </w:rPr>
              <w:t>5.3.3 Compound visualization</w:t>
            </w:r>
            <w:r w:rsidR="00B53270">
              <w:rPr>
                <w:noProof/>
                <w:webHidden/>
              </w:rPr>
              <w:tab/>
            </w:r>
            <w:r w:rsidR="00B53270">
              <w:rPr>
                <w:noProof/>
                <w:webHidden/>
              </w:rPr>
              <w:fldChar w:fldCharType="begin"/>
            </w:r>
            <w:r w:rsidR="00B53270">
              <w:rPr>
                <w:noProof/>
                <w:webHidden/>
              </w:rPr>
              <w:instrText xml:space="preserve"> PAGEREF _Toc73486335 \h </w:instrText>
            </w:r>
            <w:r w:rsidR="00B53270">
              <w:rPr>
                <w:noProof/>
                <w:webHidden/>
              </w:rPr>
            </w:r>
            <w:r w:rsidR="00B53270">
              <w:rPr>
                <w:noProof/>
                <w:webHidden/>
              </w:rPr>
              <w:fldChar w:fldCharType="separate"/>
            </w:r>
            <w:r w:rsidR="00B53270">
              <w:rPr>
                <w:noProof/>
                <w:webHidden/>
              </w:rPr>
              <w:t>29</w:t>
            </w:r>
            <w:r w:rsidR="00B53270">
              <w:rPr>
                <w:noProof/>
                <w:webHidden/>
              </w:rPr>
              <w:fldChar w:fldCharType="end"/>
            </w:r>
          </w:hyperlink>
        </w:p>
        <w:p w14:paraId="0614C6A1" w14:textId="4385F05A" w:rsidR="00B53270" w:rsidRDefault="00A97943">
          <w:pPr>
            <w:pStyle w:val="Inhopg2"/>
            <w:tabs>
              <w:tab w:val="right" w:leader="dot" w:pos="9062"/>
            </w:tabs>
            <w:rPr>
              <w:rFonts w:eastAsiaTheme="minorEastAsia"/>
              <w:noProof/>
              <w:lang w:eastAsia="nl-NL"/>
            </w:rPr>
          </w:pPr>
          <w:hyperlink w:anchor="_Toc73486336" w:history="1">
            <w:r w:rsidR="00B53270" w:rsidRPr="003A65D6">
              <w:rPr>
                <w:rStyle w:val="Hyperlink"/>
                <w:noProof/>
                <w:lang w:val="en-US"/>
              </w:rPr>
              <w:t>5.4 Regulate trust</w:t>
            </w:r>
            <w:r w:rsidR="00B53270">
              <w:rPr>
                <w:noProof/>
                <w:webHidden/>
              </w:rPr>
              <w:tab/>
            </w:r>
            <w:r w:rsidR="00B53270">
              <w:rPr>
                <w:noProof/>
                <w:webHidden/>
              </w:rPr>
              <w:fldChar w:fldCharType="begin"/>
            </w:r>
            <w:r w:rsidR="00B53270">
              <w:rPr>
                <w:noProof/>
                <w:webHidden/>
              </w:rPr>
              <w:instrText xml:space="preserve"> PAGEREF _Toc73486336 \h </w:instrText>
            </w:r>
            <w:r w:rsidR="00B53270">
              <w:rPr>
                <w:noProof/>
                <w:webHidden/>
              </w:rPr>
            </w:r>
            <w:r w:rsidR="00B53270">
              <w:rPr>
                <w:noProof/>
                <w:webHidden/>
              </w:rPr>
              <w:fldChar w:fldCharType="separate"/>
            </w:r>
            <w:r w:rsidR="00B53270">
              <w:rPr>
                <w:noProof/>
                <w:webHidden/>
              </w:rPr>
              <w:t>30</w:t>
            </w:r>
            <w:r w:rsidR="00B53270">
              <w:rPr>
                <w:noProof/>
                <w:webHidden/>
              </w:rPr>
              <w:fldChar w:fldCharType="end"/>
            </w:r>
          </w:hyperlink>
        </w:p>
        <w:p w14:paraId="6614B35A" w14:textId="0DCF4C05" w:rsidR="00B53270" w:rsidRDefault="00A97943">
          <w:pPr>
            <w:pStyle w:val="Inhopg3"/>
            <w:tabs>
              <w:tab w:val="right" w:leader="dot" w:pos="9062"/>
            </w:tabs>
            <w:rPr>
              <w:rFonts w:eastAsiaTheme="minorEastAsia"/>
              <w:noProof/>
              <w:lang w:eastAsia="nl-NL"/>
            </w:rPr>
          </w:pPr>
          <w:hyperlink w:anchor="_Toc73486337" w:history="1">
            <w:r w:rsidR="00B53270" w:rsidRPr="003A65D6">
              <w:rPr>
                <w:rStyle w:val="Hyperlink"/>
                <w:noProof/>
                <w:lang w:val="en-US"/>
              </w:rPr>
              <w:t>5.4.1 Questions: increase trust</w:t>
            </w:r>
            <w:r w:rsidR="00B53270">
              <w:rPr>
                <w:noProof/>
                <w:webHidden/>
              </w:rPr>
              <w:tab/>
            </w:r>
            <w:r w:rsidR="00B53270">
              <w:rPr>
                <w:noProof/>
                <w:webHidden/>
              </w:rPr>
              <w:fldChar w:fldCharType="begin"/>
            </w:r>
            <w:r w:rsidR="00B53270">
              <w:rPr>
                <w:noProof/>
                <w:webHidden/>
              </w:rPr>
              <w:instrText xml:space="preserve"> PAGEREF _Toc73486337 \h </w:instrText>
            </w:r>
            <w:r w:rsidR="00B53270">
              <w:rPr>
                <w:noProof/>
                <w:webHidden/>
              </w:rPr>
            </w:r>
            <w:r w:rsidR="00B53270">
              <w:rPr>
                <w:noProof/>
                <w:webHidden/>
              </w:rPr>
              <w:fldChar w:fldCharType="separate"/>
            </w:r>
            <w:r w:rsidR="00B53270">
              <w:rPr>
                <w:noProof/>
                <w:webHidden/>
              </w:rPr>
              <w:t>30</w:t>
            </w:r>
            <w:r w:rsidR="00B53270">
              <w:rPr>
                <w:noProof/>
                <w:webHidden/>
              </w:rPr>
              <w:fldChar w:fldCharType="end"/>
            </w:r>
          </w:hyperlink>
        </w:p>
        <w:p w14:paraId="43316B9F" w14:textId="554CA768" w:rsidR="00B53270" w:rsidRDefault="00A97943">
          <w:pPr>
            <w:pStyle w:val="Inhopg3"/>
            <w:tabs>
              <w:tab w:val="right" w:leader="dot" w:pos="9062"/>
            </w:tabs>
            <w:rPr>
              <w:rFonts w:eastAsiaTheme="minorEastAsia"/>
              <w:noProof/>
              <w:lang w:eastAsia="nl-NL"/>
            </w:rPr>
          </w:pPr>
          <w:hyperlink w:anchor="_Toc73486338" w:history="1">
            <w:r w:rsidR="00B53270" w:rsidRPr="003A65D6">
              <w:rPr>
                <w:rStyle w:val="Hyperlink"/>
                <w:noProof/>
                <w:lang w:val="en-US"/>
              </w:rPr>
              <w:t>5.4.2 Answers: increase trust</w:t>
            </w:r>
            <w:r w:rsidR="00B53270">
              <w:rPr>
                <w:noProof/>
                <w:webHidden/>
              </w:rPr>
              <w:tab/>
            </w:r>
            <w:r w:rsidR="00B53270">
              <w:rPr>
                <w:noProof/>
                <w:webHidden/>
              </w:rPr>
              <w:fldChar w:fldCharType="begin"/>
            </w:r>
            <w:r w:rsidR="00B53270">
              <w:rPr>
                <w:noProof/>
                <w:webHidden/>
              </w:rPr>
              <w:instrText xml:space="preserve"> PAGEREF _Toc73486338 \h </w:instrText>
            </w:r>
            <w:r w:rsidR="00B53270">
              <w:rPr>
                <w:noProof/>
                <w:webHidden/>
              </w:rPr>
            </w:r>
            <w:r w:rsidR="00B53270">
              <w:rPr>
                <w:noProof/>
                <w:webHidden/>
              </w:rPr>
              <w:fldChar w:fldCharType="separate"/>
            </w:r>
            <w:r w:rsidR="00B53270">
              <w:rPr>
                <w:noProof/>
                <w:webHidden/>
              </w:rPr>
              <w:t>32</w:t>
            </w:r>
            <w:r w:rsidR="00B53270">
              <w:rPr>
                <w:noProof/>
                <w:webHidden/>
              </w:rPr>
              <w:fldChar w:fldCharType="end"/>
            </w:r>
          </w:hyperlink>
        </w:p>
        <w:p w14:paraId="59FA8A20" w14:textId="4FC4E31A" w:rsidR="00B53270" w:rsidRDefault="00A97943">
          <w:pPr>
            <w:pStyle w:val="Inhopg3"/>
            <w:tabs>
              <w:tab w:val="right" w:leader="dot" w:pos="9062"/>
            </w:tabs>
            <w:rPr>
              <w:rFonts w:eastAsiaTheme="minorEastAsia"/>
              <w:noProof/>
              <w:lang w:eastAsia="nl-NL"/>
            </w:rPr>
          </w:pPr>
          <w:hyperlink w:anchor="_Toc73486339" w:history="1">
            <w:r w:rsidR="00B53270" w:rsidRPr="003A65D6">
              <w:rPr>
                <w:rStyle w:val="Hyperlink"/>
                <w:noProof/>
                <w:lang w:val="en-US"/>
              </w:rPr>
              <w:t>5.4.3 Motivations: increase trust</w:t>
            </w:r>
            <w:r w:rsidR="00B53270">
              <w:rPr>
                <w:noProof/>
                <w:webHidden/>
              </w:rPr>
              <w:tab/>
            </w:r>
            <w:r w:rsidR="00B53270">
              <w:rPr>
                <w:noProof/>
                <w:webHidden/>
              </w:rPr>
              <w:fldChar w:fldCharType="begin"/>
            </w:r>
            <w:r w:rsidR="00B53270">
              <w:rPr>
                <w:noProof/>
                <w:webHidden/>
              </w:rPr>
              <w:instrText xml:space="preserve"> PAGEREF _Toc73486339 \h </w:instrText>
            </w:r>
            <w:r w:rsidR="00B53270">
              <w:rPr>
                <w:noProof/>
                <w:webHidden/>
              </w:rPr>
            </w:r>
            <w:r w:rsidR="00B53270">
              <w:rPr>
                <w:noProof/>
                <w:webHidden/>
              </w:rPr>
              <w:fldChar w:fldCharType="separate"/>
            </w:r>
            <w:r w:rsidR="00B53270">
              <w:rPr>
                <w:noProof/>
                <w:webHidden/>
              </w:rPr>
              <w:t>33</w:t>
            </w:r>
            <w:r w:rsidR="00B53270">
              <w:rPr>
                <w:noProof/>
                <w:webHidden/>
              </w:rPr>
              <w:fldChar w:fldCharType="end"/>
            </w:r>
          </w:hyperlink>
        </w:p>
        <w:p w14:paraId="7B91E5E2" w14:textId="42A480AC" w:rsidR="00B53270" w:rsidRDefault="00A97943">
          <w:pPr>
            <w:pStyle w:val="Inhopg3"/>
            <w:tabs>
              <w:tab w:val="right" w:leader="dot" w:pos="9062"/>
            </w:tabs>
            <w:rPr>
              <w:rFonts w:eastAsiaTheme="minorEastAsia"/>
              <w:noProof/>
              <w:lang w:eastAsia="nl-NL"/>
            </w:rPr>
          </w:pPr>
          <w:hyperlink w:anchor="_Toc73486340" w:history="1">
            <w:r w:rsidR="00B53270" w:rsidRPr="003A65D6">
              <w:rPr>
                <w:rStyle w:val="Hyperlink"/>
                <w:noProof/>
                <w:lang w:val="en-US"/>
              </w:rPr>
              <w:t>5.4.4 Questions: decrease trust</w:t>
            </w:r>
            <w:r w:rsidR="00B53270">
              <w:rPr>
                <w:noProof/>
                <w:webHidden/>
              </w:rPr>
              <w:tab/>
            </w:r>
            <w:r w:rsidR="00B53270">
              <w:rPr>
                <w:noProof/>
                <w:webHidden/>
              </w:rPr>
              <w:fldChar w:fldCharType="begin"/>
            </w:r>
            <w:r w:rsidR="00B53270">
              <w:rPr>
                <w:noProof/>
                <w:webHidden/>
              </w:rPr>
              <w:instrText xml:space="preserve"> PAGEREF _Toc73486340 \h </w:instrText>
            </w:r>
            <w:r w:rsidR="00B53270">
              <w:rPr>
                <w:noProof/>
                <w:webHidden/>
              </w:rPr>
            </w:r>
            <w:r w:rsidR="00B53270">
              <w:rPr>
                <w:noProof/>
                <w:webHidden/>
              </w:rPr>
              <w:fldChar w:fldCharType="separate"/>
            </w:r>
            <w:r w:rsidR="00B53270">
              <w:rPr>
                <w:noProof/>
                <w:webHidden/>
              </w:rPr>
              <w:t>33</w:t>
            </w:r>
            <w:r w:rsidR="00B53270">
              <w:rPr>
                <w:noProof/>
                <w:webHidden/>
              </w:rPr>
              <w:fldChar w:fldCharType="end"/>
            </w:r>
          </w:hyperlink>
        </w:p>
        <w:p w14:paraId="272CFD66" w14:textId="459CAACC" w:rsidR="00B53270" w:rsidRDefault="00A97943">
          <w:pPr>
            <w:pStyle w:val="Inhopg3"/>
            <w:tabs>
              <w:tab w:val="right" w:leader="dot" w:pos="9062"/>
            </w:tabs>
            <w:rPr>
              <w:rFonts w:eastAsiaTheme="minorEastAsia"/>
              <w:noProof/>
              <w:lang w:eastAsia="nl-NL"/>
            </w:rPr>
          </w:pPr>
          <w:hyperlink w:anchor="_Toc73486341" w:history="1">
            <w:r w:rsidR="00B53270" w:rsidRPr="003A65D6">
              <w:rPr>
                <w:rStyle w:val="Hyperlink"/>
                <w:noProof/>
                <w:lang w:val="en-US"/>
              </w:rPr>
              <w:t>5.4.5 Answers: decrease trust</w:t>
            </w:r>
            <w:r w:rsidR="00B53270">
              <w:rPr>
                <w:noProof/>
                <w:webHidden/>
              </w:rPr>
              <w:tab/>
            </w:r>
            <w:r w:rsidR="00B53270">
              <w:rPr>
                <w:noProof/>
                <w:webHidden/>
              </w:rPr>
              <w:fldChar w:fldCharType="begin"/>
            </w:r>
            <w:r w:rsidR="00B53270">
              <w:rPr>
                <w:noProof/>
                <w:webHidden/>
              </w:rPr>
              <w:instrText xml:space="preserve"> PAGEREF _Toc73486341 \h </w:instrText>
            </w:r>
            <w:r w:rsidR="00B53270">
              <w:rPr>
                <w:noProof/>
                <w:webHidden/>
              </w:rPr>
            </w:r>
            <w:r w:rsidR="00B53270">
              <w:rPr>
                <w:noProof/>
                <w:webHidden/>
              </w:rPr>
              <w:fldChar w:fldCharType="separate"/>
            </w:r>
            <w:r w:rsidR="00B53270">
              <w:rPr>
                <w:noProof/>
                <w:webHidden/>
              </w:rPr>
              <w:t>36</w:t>
            </w:r>
            <w:r w:rsidR="00B53270">
              <w:rPr>
                <w:noProof/>
                <w:webHidden/>
              </w:rPr>
              <w:fldChar w:fldCharType="end"/>
            </w:r>
          </w:hyperlink>
        </w:p>
        <w:p w14:paraId="0401F3EC" w14:textId="09B78722" w:rsidR="00B53270" w:rsidRDefault="00A97943">
          <w:pPr>
            <w:pStyle w:val="Inhopg3"/>
            <w:tabs>
              <w:tab w:val="right" w:leader="dot" w:pos="9062"/>
            </w:tabs>
            <w:rPr>
              <w:rFonts w:eastAsiaTheme="minorEastAsia"/>
              <w:noProof/>
              <w:lang w:eastAsia="nl-NL"/>
            </w:rPr>
          </w:pPr>
          <w:hyperlink w:anchor="_Toc73486342" w:history="1">
            <w:r w:rsidR="00B53270" w:rsidRPr="003A65D6">
              <w:rPr>
                <w:rStyle w:val="Hyperlink"/>
                <w:noProof/>
                <w:lang w:val="en-US"/>
              </w:rPr>
              <w:t>5.4.6 Motivations: decrease trust</w:t>
            </w:r>
            <w:r w:rsidR="00B53270">
              <w:rPr>
                <w:noProof/>
                <w:webHidden/>
              </w:rPr>
              <w:tab/>
            </w:r>
            <w:r w:rsidR="00B53270">
              <w:rPr>
                <w:noProof/>
                <w:webHidden/>
              </w:rPr>
              <w:fldChar w:fldCharType="begin"/>
            </w:r>
            <w:r w:rsidR="00B53270">
              <w:rPr>
                <w:noProof/>
                <w:webHidden/>
              </w:rPr>
              <w:instrText xml:space="preserve"> PAGEREF _Toc73486342 \h </w:instrText>
            </w:r>
            <w:r w:rsidR="00B53270">
              <w:rPr>
                <w:noProof/>
                <w:webHidden/>
              </w:rPr>
            </w:r>
            <w:r w:rsidR="00B53270">
              <w:rPr>
                <w:noProof/>
                <w:webHidden/>
              </w:rPr>
              <w:fldChar w:fldCharType="separate"/>
            </w:r>
            <w:r w:rsidR="00B53270">
              <w:rPr>
                <w:noProof/>
                <w:webHidden/>
              </w:rPr>
              <w:t>37</w:t>
            </w:r>
            <w:r w:rsidR="00B53270">
              <w:rPr>
                <w:noProof/>
                <w:webHidden/>
              </w:rPr>
              <w:fldChar w:fldCharType="end"/>
            </w:r>
          </w:hyperlink>
        </w:p>
        <w:p w14:paraId="59F74B3F" w14:textId="46FBC076" w:rsidR="00B53270" w:rsidRDefault="00A97943">
          <w:pPr>
            <w:pStyle w:val="Inhopg2"/>
            <w:tabs>
              <w:tab w:val="right" w:leader="dot" w:pos="9062"/>
            </w:tabs>
            <w:rPr>
              <w:rFonts w:eastAsiaTheme="minorEastAsia"/>
              <w:noProof/>
              <w:lang w:eastAsia="nl-NL"/>
            </w:rPr>
          </w:pPr>
          <w:hyperlink w:anchor="_Toc73486343" w:history="1">
            <w:r w:rsidR="00B53270" w:rsidRPr="003A65D6">
              <w:rPr>
                <w:rStyle w:val="Hyperlink"/>
                <w:noProof/>
                <w:lang w:val="en-US"/>
              </w:rPr>
              <w:t>5.5 User friendliness</w:t>
            </w:r>
            <w:r w:rsidR="00B53270">
              <w:rPr>
                <w:noProof/>
                <w:webHidden/>
              </w:rPr>
              <w:tab/>
            </w:r>
            <w:r w:rsidR="00B53270">
              <w:rPr>
                <w:noProof/>
                <w:webHidden/>
              </w:rPr>
              <w:fldChar w:fldCharType="begin"/>
            </w:r>
            <w:r w:rsidR="00B53270">
              <w:rPr>
                <w:noProof/>
                <w:webHidden/>
              </w:rPr>
              <w:instrText xml:space="preserve"> PAGEREF _Toc73486343 \h </w:instrText>
            </w:r>
            <w:r w:rsidR="00B53270">
              <w:rPr>
                <w:noProof/>
                <w:webHidden/>
              </w:rPr>
            </w:r>
            <w:r w:rsidR="00B53270">
              <w:rPr>
                <w:noProof/>
                <w:webHidden/>
              </w:rPr>
              <w:fldChar w:fldCharType="separate"/>
            </w:r>
            <w:r w:rsidR="00B53270">
              <w:rPr>
                <w:noProof/>
                <w:webHidden/>
              </w:rPr>
              <w:t>37</w:t>
            </w:r>
            <w:r w:rsidR="00B53270">
              <w:rPr>
                <w:noProof/>
                <w:webHidden/>
              </w:rPr>
              <w:fldChar w:fldCharType="end"/>
            </w:r>
          </w:hyperlink>
        </w:p>
        <w:p w14:paraId="7F0E97A9" w14:textId="1E82D1FB" w:rsidR="00B53270" w:rsidRDefault="00A97943">
          <w:pPr>
            <w:pStyle w:val="Inhopg2"/>
            <w:tabs>
              <w:tab w:val="right" w:leader="dot" w:pos="9062"/>
            </w:tabs>
            <w:rPr>
              <w:rFonts w:eastAsiaTheme="minorEastAsia"/>
              <w:noProof/>
              <w:lang w:eastAsia="nl-NL"/>
            </w:rPr>
          </w:pPr>
          <w:hyperlink w:anchor="_Toc73486344" w:history="1">
            <w:r w:rsidR="00B53270" w:rsidRPr="003A65D6">
              <w:rPr>
                <w:rStyle w:val="Hyperlink"/>
                <w:noProof/>
                <w:lang w:val="en-US"/>
              </w:rPr>
              <w:t>5.6 Discussion and conclusion</w:t>
            </w:r>
            <w:r w:rsidR="00B53270">
              <w:rPr>
                <w:noProof/>
                <w:webHidden/>
              </w:rPr>
              <w:tab/>
            </w:r>
            <w:r w:rsidR="00B53270">
              <w:rPr>
                <w:noProof/>
                <w:webHidden/>
              </w:rPr>
              <w:fldChar w:fldCharType="begin"/>
            </w:r>
            <w:r w:rsidR="00B53270">
              <w:rPr>
                <w:noProof/>
                <w:webHidden/>
              </w:rPr>
              <w:instrText xml:space="preserve"> PAGEREF _Toc73486344 \h </w:instrText>
            </w:r>
            <w:r w:rsidR="00B53270">
              <w:rPr>
                <w:noProof/>
                <w:webHidden/>
              </w:rPr>
            </w:r>
            <w:r w:rsidR="00B53270">
              <w:rPr>
                <w:noProof/>
                <w:webHidden/>
              </w:rPr>
              <w:fldChar w:fldCharType="separate"/>
            </w:r>
            <w:r w:rsidR="00B53270">
              <w:rPr>
                <w:noProof/>
                <w:webHidden/>
              </w:rPr>
              <w:t>38</w:t>
            </w:r>
            <w:r w:rsidR="00B53270">
              <w:rPr>
                <w:noProof/>
                <w:webHidden/>
              </w:rPr>
              <w:fldChar w:fldCharType="end"/>
            </w:r>
          </w:hyperlink>
        </w:p>
        <w:p w14:paraId="6DDD1E2F" w14:textId="72914875" w:rsidR="00B53270" w:rsidRDefault="00A97943">
          <w:pPr>
            <w:pStyle w:val="Inhopg2"/>
            <w:tabs>
              <w:tab w:val="right" w:leader="dot" w:pos="9062"/>
            </w:tabs>
            <w:rPr>
              <w:rFonts w:eastAsiaTheme="minorEastAsia"/>
              <w:noProof/>
              <w:lang w:eastAsia="nl-NL"/>
            </w:rPr>
          </w:pPr>
          <w:hyperlink w:anchor="_Toc73486345" w:history="1">
            <w:r w:rsidR="00B53270" w:rsidRPr="003A65D6">
              <w:rPr>
                <w:rStyle w:val="Hyperlink"/>
                <w:noProof/>
                <w:lang w:val="en-US"/>
              </w:rPr>
              <w:t>5.7 Future feature engineering</w:t>
            </w:r>
            <w:r w:rsidR="00B53270">
              <w:rPr>
                <w:noProof/>
                <w:webHidden/>
              </w:rPr>
              <w:tab/>
            </w:r>
            <w:r w:rsidR="00B53270">
              <w:rPr>
                <w:noProof/>
                <w:webHidden/>
              </w:rPr>
              <w:fldChar w:fldCharType="begin"/>
            </w:r>
            <w:r w:rsidR="00B53270">
              <w:rPr>
                <w:noProof/>
                <w:webHidden/>
              </w:rPr>
              <w:instrText xml:space="preserve"> PAGEREF _Toc73486345 \h </w:instrText>
            </w:r>
            <w:r w:rsidR="00B53270">
              <w:rPr>
                <w:noProof/>
                <w:webHidden/>
              </w:rPr>
            </w:r>
            <w:r w:rsidR="00B53270">
              <w:rPr>
                <w:noProof/>
                <w:webHidden/>
              </w:rPr>
              <w:fldChar w:fldCharType="separate"/>
            </w:r>
            <w:r w:rsidR="00B53270">
              <w:rPr>
                <w:noProof/>
                <w:webHidden/>
              </w:rPr>
              <w:t>39</w:t>
            </w:r>
            <w:r w:rsidR="00B53270">
              <w:rPr>
                <w:noProof/>
                <w:webHidden/>
              </w:rPr>
              <w:fldChar w:fldCharType="end"/>
            </w:r>
          </w:hyperlink>
        </w:p>
        <w:p w14:paraId="56DBF193" w14:textId="06B5756A" w:rsidR="00B53270" w:rsidRDefault="00A97943">
          <w:pPr>
            <w:pStyle w:val="Inhopg1"/>
            <w:tabs>
              <w:tab w:val="right" w:leader="dot" w:pos="9062"/>
            </w:tabs>
            <w:rPr>
              <w:rFonts w:eastAsiaTheme="minorEastAsia"/>
              <w:noProof/>
              <w:lang w:eastAsia="nl-NL"/>
            </w:rPr>
          </w:pPr>
          <w:hyperlink w:anchor="_Toc73486346" w:history="1">
            <w:r w:rsidR="00B53270" w:rsidRPr="003A65D6">
              <w:rPr>
                <w:rStyle w:val="Hyperlink"/>
                <w:noProof/>
                <w:lang w:val="en-US"/>
              </w:rPr>
              <w:t>6. Reflection on methodology</w:t>
            </w:r>
            <w:r w:rsidR="00B53270">
              <w:rPr>
                <w:noProof/>
                <w:webHidden/>
              </w:rPr>
              <w:tab/>
            </w:r>
            <w:r w:rsidR="00B53270">
              <w:rPr>
                <w:noProof/>
                <w:webHidden/>
              </w:rPr>
              <w:fldChar w:fldCharType="begin"/>
            </w:r>
            <w:r w:rsidR="00B53270">
              <w:rPr>
                <w:noProof/>
                <w:webHidden/>
              </w:rPr>
              <w:instrText xml:space="preserve"> PAGEREF _Toc73486346 \h </w:instrText>
            </w:r>
            <w:r w:rsidR="00B53270">
              <w:rPr>
                <w:noProof/>
                <w:webHidden/>
              </w:rPr>
            </w:r>
            <w:r w:rsidR="00B53270">
              <w:rPr>
                <w:noProof/>
                <w:webHidden/>
              </w:rPr>
              <w:fldChar w:fldCharType="separate"/>
            </w:r>
            <w:r w:rsidR="00B53270">
              <w:rPr>
                <w:noProof/>
                <w:webHidden/>
              </w:rPr>
              <w:t>41</w:t>
            </w:r>
            <w:r w:rsidR="00B53270">
              <w:rPr>
                <w:noProof/>
                <w:webHidden/>
              </w:rPr>
              <w:fldChar w:fldCharType="end"/>
            </w:r>
          </w:hyperlink>
        </w:p>
        <w:p w14:paraId="4ECF8206" w14:textId="4D5C116D" w:rsidR="00B53270" w:rsidRDefault="00A97943">
          <w:pPr>
            <w:pStyle w:val="Inhopg1"/>
            <w:tabs>
              <w:tab w:val="right" w:leader="dot" w:pos="9062"/>
            </w:tabs>
            <w:rPr>
              <w:rFonts w:eastAsiaTheme="minorEastAsia"/>
              <w:noProof/>
              <w:lang w:eastAsia="nl-NL"/>
            </w:rPr>
          </w:pPr>
          <w:hyperlink w:anchor="_Toc73486347" w:history="1">
            <w:r w:rsidR="00B53270" w:rsidRPr="003A65D6">
              <w:rPr>
                <w:rStyle w:val="Hyperlink"/>
                <w:noProof/>
                <w:lang w:val="en-US"/>
              </w:rPr>
              <w:t>References</w:t>
            </w:r>
            <w:r w:rsidR="00B53270">
              <w:rPr>
                <w:noProof/>
                <w:webHidden/>
              </w:rPr>
              <w:tab/>
            </w:r>
            <w:r w:rsidR="00B53270">
              <w:rPr>
                <w:noProof/>
                <w:webHidden/>
              </w:rPr>
              <w:fldChar w:fldCharType="begin"/>
            </w:r>
            <w:r w:rsidR="00B53270">
              <w:rPr>
                <w:noProof/>
                <w:webHidden/>
              </w:rPr>
              <w:instrText xml:space="preserve"> PAGEREF _Toc73486347 \h </w:instrText>
            </w:r>
            <w:r w:rsidR="00B53270">
              <w:rPr>
                <w:noProof/>
                <w:webHidden/>
              </w:rPr>
            </w:r>
            <w:r w:rsidR="00B53270">
              <w:rPr>
                <w:noProof/>
                <w:webHidden/>
              </w:rPr>
              <w:fldChar w:fldCharType="separate"/>
            </w:r>
            <w:r w:rsidR="00B53270">
              <w:rPr>
                <w:noProof/>
                <w:webHidden/>
              </w:rPr>
              <w:t>42</w:t>
            </w:r>
            <w:r w:rsidR="00B53270">
              <w:rPr>
                <w:noProof/>
                <w:webHidden/>
              </w:rPr>
              <w:fldChar w:fldCharType="end"/>
            </w:r>
          </w:hyperlink>
        </w:p>
        <w:p w14:paraId="2AB5F0A6" w14:textId="5A024807" w:rsidR="00313ABB" w:rsidRPr="007C7ADB" w:rsidRDefault="00313ABB" w:rsidP="00AA7DFA">
          <w:pPr>
            <w:jc w:val="both"/>
            <w:rPr>
              <w:lang w:val="en-US"/>
            </w:rPr>
          </w:pPr>
          <w:r w:rsidRPr="007C7ADB">
            <w:rPr>
              <w:b/>
              <w:bCs/>
              <w:lang w:val="en-US"/>
            </w:rPr>
            <w:fldChar w:fldCharType="end"/>
          </w:r>
        </w:p>
      </w:sdtContent>
    </w:sdt>
    <w:p w14:paraId="09F8836D" w14:textId="45D004EA" w:rsidR="007315C8" w:rsidRPr="007C7ADB" w:rsidRDefault="007315C8" w:rsidP="00AA7DFA">
      <w:pPr>
        <w:jc w:val="both"/>
        <w:rPr>
          <w:lang w:val="en-US"/>
        </w:rPr>
      </w:pPr>
    </w:p>
    <w:p w14:paraId="56F73EF0" w14:textId="397C345C" w:rsidR="00FF62A2" w:rsidRPr="007C7ADB" w:rsidRDefault="00FF62A2" w:rsidP="00AA7DFA">
      <w:pPr>
        <w:jc w:val="both"/>
        <w:rPr>
          <w:lang w:val="en-US"/>
        </w:rPr>
      </w:pPr>
    </w:p>
    <w:p w14:paraId="5BA1056C" w14:textId="74164658" w:rsidR="00BE3E01" w:rsidRPr="007C7ADB" w:rsidRDefault="00BE3E01" w:rsidP="00AA7DFA">
      <w:pPr>
        <w:jc w:val="both"/>
        <w:rPr>
          <w:lang w:val="en-US"/>
        </w:rPr>
      </w:pPr>
    </w:p>
    <w:p w14:paraId="15959B07" w14:textId="77777777" w:rsidR="00BE3E01" w:rsidRPr="007C7ADB" w:rsidRDefault="00BE3E01" w:rsidP="00AA7DFA">
      <w:pPr>
        <w:jc w:val="both"/>
        <w:rPr>
          <w:lang w:val="en-US"/>
        </w:rPr>
      </w:pPr>
    </w:p>
    <w:p w14:paraId="226B4EBC" w14:textId="09B84104" w:rsidR="00DB7306" w:rsidRPr="007C7ADB" w:rsidRDefault="00DB7306" w:rsidP="00AA7DFA">
      <w:pPr>
        <w:jc w:val="both"/>
        <w:rPr>
          <w:lang w:val="en-US"/>
        </w:rPr>
      </w:pPr>
    </w:p>
    <w:p w14:paraId="7CA2EB33" w14:textId="0EAE11B1" w:rsidR="00B56A96" w:rsidRPr="007C7ADB" w:rsidRDefault="00B56A96" w:rsidP="00AA7DFA">
      <w:pPr>
        <w:jc w:val="both"/>
        <w:rPr>
          <w:lang w:val="en-US"/>
        </w:rPr>
      </w:pPr>
      <w:r w:rsidRPr="007C7ADB">
        <w:rPr>
          <w:lang w:val="en-US"/>
        </w:rPr>
        <w:br w:type="page"/>
      </w:r>
    </w:p>
    <w:p w14:paraId="03BE477E" w14:textId="31EB9198" w:rsidR="00452C37" w:rsidRPr="007C7ADB" w:rsidRDefault="0011374B" w:rsidP="00AA7DFA">
      <w:pPr>
        <w:pStyle w:val="Kop1"/>
        <w:jc w:val="both"/>
        <w:rPr>
          <w:lang w:val="en-US"/>
        </w:rPr>
      </w:pPr>
      <w:bookmarkStart w:id="4" w:name="_Toc72172037"/>
      <w:bookmarkStart w:id="5" w:name="_Toc73486295"/>
      <w:r w:rsidRPr="007C7ADB">
        <w:rPr>
          <w:lang w:val="en-US"/>
        </w:rPr>
        <w:lastRenderedPageBreak/>
        <w:t xml:space="preserve">1. </w:t>
      </w:r>
      <w:r w:rsidR="00452C37" w:rsidRPr="007C7ADB">
        <w:rPr>
          <w:lang w:val="en-US"/>
        </w:rPr>
        <w:t>Proposal</w:t>
      </w:r>
      <w:bookmarkEnd w:id="4"/>
      <w:r w:rsidRPr="007C7ADB">
        <w:rPr>
          <w:lang w:val="en-US"/>
        </w:rPr>
        <w:t xml:space="preserve"> and methodology</w:t>
      </w:r>
      <w:bookmarkEnd w:id="5"/>
    </w:p>
    <w:p w14:paraId="240BB956" w14:textId="6DDACA34" w:rsidR="00452C37" w:rsidRPr="007C7ADB" w:rsidRDefault="0011374B" w:rsidP="00AA7DFA">
      <w:pPr>
        <w:pStyle w:val="Kop2"/>
        <w:jc w:val="both"/>
        <w:rPr>
          <w:lang w:val="en-US"/>
        </w:rPr>
      </w:pPr>
      <w:bookmarkStart w:id="6" w:name="_Toc72172038"/>
      <w:bookmarkStart w:id="7" w:name="_Toc73486296"/>
      <w:bookmarkStart w:id="8" w:name="_Hlk72841118"/>
      <w:r w:rsidRPr="007C7ADB">
        <w:rPr>
          <w:lang w:val="en-US"/>
        </w:rPr>
        <w:t xml:space="preserve">1.1 </w:t>
      </w:r>
      <w:r w:rsidR="00452C37" w:rsidRPr="007C7ADB">
        <w:rPr>
          <w:lang w:val="en-US"/>
        </w:rPr>
        <w:t>Problem description</w:t>
      </w:r>
      <w:bookmarkEnd w:id="6"/>
      <w:bookmarkEnd w:id="7"/>
    </w:p>
    <w:p w14:paraId="70D1D0F6" w14:textId="6938AD69" w:rsidR="00452C37" w:rsidRPr="007C7ADB" w:rsidRDefault="004D69DC" w:rsidP="00AA7DFA">
      <w:pPr>
        <w:jc w:val="both"/>
        <w:rPr>
          <w:lang w:val="en-US"/>
        </w:rPr>
      </w:pPr>
      <w:r>
        <w:rPr>
          <w:lang w:val="en-US"/>
        </w:rPr>
        <w:t>One of the steps in DNA profile interpretation is</w:t>
      </w:r>
      <w:r w:rsidR="00FF3B7D" w:rsidRPr="007C7ADB">
        <w:rPr>
          <w:lang w:val="en-US"/>
        </w:rPr>
        <w:t xml:space="preserve"> determin</w:t>
      </w:r>
      <w:r>
        <w:rPr>
          <w:lang w:val="en-US"/>
        </w:rPr>
        <w:t>ing</w:t>
      </w:r>
      <w:r w:rsidR="00FF3B7D" w:rsidRPr="007C7ADB">
        <w:rPr>
          <w:lang w:val="en-US"/>
        </w:rPr>
        <w:t xml:space="preserve"> the Number Of Contributors (NOC) to a DNA sample</w:t>
      </w:r>
      <w:r>
        <w:rPr>
          <w:lang w:val="en-US"/>
        </w:rPr>
        <w:t>.</w:t>
      </w:r>
      <w:r w:rsidR="00FF3B7D" w:rsidRPr="007C7ADB">
        <w:rPr>
          <w:lang w:val="en-US"/>
        </w:rPr>
        <w:t xml:space="preserve"> The Netherlands Forensics Institute (NFI) </w:t>
      </w:r>
      <w:r w:rsidR="00452C37" w:rsidRPr="007C7ADB">
        <w:rPr>
          <w:lang w:val="en-US"/>
        </w:rPr>
        <w:t xml:space="preserve">previously developed a machine learning model to predict the NOC </w:t>
      </w:r>
      <w:r w:rsidR="00FF3B7D" w:rsidRPr="007C7ADB">
        <w:rPr>
          <w:lang w:val="en-US"/>
        </w:rPr>
        <w:t>of</w:t>
      </w:r>
      <w:r w:rsidR="00452C37" w:rsidRPr="007C7ADB">
        <w:rPr>
          <w:lang w:val="en-US"/>
        </w:rPr>
        <w:t xml:space="preserve"> a DNA sample based on features derived from Short Tandem Repeat (STR) data </w:t>
      </w:r>
      <w:r w:rsidR="00452C37" w:rsidRPr="007C7ADB">
        <w:rPr>
          <w:lang w:val="en-US"/>
        </w:rPr>
        <w:fldChar w:fldCharType="begin"/>
      </w:r>
      <w:r w:rsidR="00452C37" w:rsidRPr="007C7ADB">
        <w:rPr>
          <w:lang w:val="en-US"/>
        </w:rPr>
        <w:instrText xml:space="preserve"> ADDIN EN.CITE &lt;EndNote&gt;&lt;Cite&gt;&lt;Author&gt;Benschop&lt;/Author&gt;&lt;Year&gt;2019&lt;/Year&gt;&lt;RecNum&gt;2&lt;/RecNum&gt;&lt;DisplayText&gt;[1]&lt;/DisplayText&gt;&lt;record&gt;&lt;rec-number&gt;2&lt;/rec-number&gt;&lt;foreign-keys&gt;&lt;key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452C37" w:rsidRPr="007C7ADB">
        <w:rPr>
          <w:lang w:val="en-US"/>
        </w:rPr>
        <w:fldChar w:fldCharType="separate"/>
      </w:r>
      <w:r w:rsidR="00452C37" w:rsidRPr="007C7ADB">
        <w:rPr>
          <w:lang w:val="en-US"/>
        </w:rPr>
        <w:t>[1]</w:t>
      </w:r>
      <w:r w:rsidR="00452C37" w:rsidRPr="007C7ADB">
        <w:rPr>
          <w:lang w:val="en-US"/>
        </w:rPr>
        <w:fldChar w:fldCharType="end"/>
      </w:r>
      <w:r w:rsidR="00452C37" w:rsidRPr="007C7ADB">
        <w:rPr>
          <w:lang w:val="en-US"/>
        </w:rPr>
        <w:t xml:space="preserve">. This </w:t>
      </w:r>
      <w:r w:rsidR="00FF3B7D" w:rsidRPr="007C7ADB">
        <w:rPr>
          <w:lang w:val="en-US"/>
        </w:rPr>
        <w:t>r</w:t>
      </w:r>
      <w:r w:rsidR="00452C37" w:rsidRPr="007C7ADB">
        <w:rPr>
          <w:lang w:val="en-US"/>
        </w:rPr>
        <w:t xml:space="preserve">andom </w:t>
      </w:r>
      <w:r w:rsidR="00FF3B7D" w:rsidRPr="007C7ADB">
        <w:rPr>
          <w:lang w:val="en-US"/>
        </w:rPr>
        <w:t>f</w:t>
      </w:r>
      <w:r w:rsidR="00452C37" w:rsidRPr="007C7ADB">
        <w:rPr>
          <w:lang w:val="en-US"/>
        </w:rPr>
        <w:t xml:space="preserve">orest classifier uses 19 statistical features </w:t>
      </w:r>
      <w:r w:rsidR="0082308D" w:rsidRPr="007C7ADB">
        <w:rPr>
          <w:lang w:val="en-US"/>
        </w:rPr>
        <w:t>derived from the</w:t>
      </w:r>
      <w:r w:rsidR="00452C37" w:rsidRPr="007C7ADB">
        <w:rPr>
          <w:lang w:val="en-US"/>
        </w:rPr>
        <w:t xml:space="preserve"> STR data</w:t>
      </w:r>
      <w:r w:rsidR="00A46FBA">
        <w:rPr>
          <w:lang w:val="en-US"/>
        </w:rPr>
        <w:t xml:space="preserve"> which outperforms more conventional methods for NOC estimation</w:t>
      </w:r>
      <w:r w:rsidR="00452C37" w:rsidRPr="007C7ADB">
        <w:rPr>
          <w:lang w:val="en-US"/>
        </w:rPr>
        <w:t xml:space="preserve">. However, the only output </w:t>
      </w:r>
      <w:r w:rsidR="00FF3B7D" w:rsidRPr="007C7ADB">
        <w:rPr>
          <w:lang w:val="en-US"/>
        </w:rPr>
        <w:t xml:space="preserve">that </w:t>
      </w:r>
      <w:r w:rsidR="00CA44D1">
        <w:rPr>
          <w:lang w:val="en-US"/>
        </w:rPr>
        <w:t>DNA experts</w:t>
      </w:r>
      <w:r w:rsidR="00452C37" w:rsidRPr="007C7ADB">
        <w:rPr>
          <w:lang w:val="en-US"/>
        </w:rPr>
        <w:t xml:space="preserve"> </w:t>
      </w:r>
      <w:r w:rsidR="00FF3B7D" w:rsidRPr="007C7ADB">
        <w:rPr>
          <w:lang w:val="en-US"/>
        </w:rPr>
        <w:t>can consult</w:t>
      </w:r>
      <w:r w:rsidR="00452C37" w:rsidRPr="007C7ADB">
        <w:rPr>
          <w:lang w:val="en-US"/>
        </w:rPr>
        <w:t xml:space="preserve"> is the</w:t>
      </w:r>
      <w:r w:rsidR="00A46FBA">
        <w:rPr>
          <w:lang w:val="en-US"/>
        </w:rPr>
        <w:t xml:space="preserve"> range of probabilities for each NOC</w:t>
      </w:r>
      <w:r w:rsidR="00452C37" w:rsidRPr="007C7ADB">
        <w:rPr>
          <w:lang w:val="en-US"/>
        </w:rPr>
        <w:t xml:space="preserve">. </w:t>
      </w:r>
      <w:r w:rsidR="00FF3B7D" w:rsidRPr="007C7ADB">
        <w:rPr>
          <w:lang w:val="en-US"/>
        </w:rPr>
        <w:t xml:space="preserve">When the expert analyzes a profile and comes to different NOC than the machine learning model outputs, </w:t>
      </w:r>
      <w:r w:rsidR="00A46FBA">
        <w:rPr>
          <w:lang w:val="en-US"/>
        </w:rPr>
        <w:t>it is challenging to</w:t>
      </w:r>
      <w:r w:rsidR="00FF3B7D" w:rsidRPr="007C7ADB">
        <w:rPr>
          <w:lang w:val="en-US"/>
        </w:rPr>
        <w:t xml:space="preserve"> determine who is correct. </w:t>
      </w:r>
      <w:r w:rsidR="00452C37" w:rsidRPr="007C7ADB">
        <w:rPr>
          <w:lang w:val="en-US"/>
        </w:rPr>
        <w:t>No information about how the model came to this conclusion is provided, therefore</w:t>
      </w:r>
      <w:r w:rsidR="003F7DBF">
        <w:rPr>
          <w:lang w:val="en-US"/>
        </w:rPr>
        <w:t xml:space="preserve"> </w:t>
      </w:r>
      <w:r w:rsidR="006A361E">
        <w:rPr>
          <w:lang w:val="en-US"/>
        </w:rPr>
        <w:t>not allowing experts to use</w:t>
      </w:r>
      <w:del w:id="9" w:author="Jason van Breukelen | Nedcon Organisatieadvies" w:date="2021-06-02T15:49:00Z">
        <w:r w:rsidR="006A361E" w:rsidDel="00D65B07">
          <w:rPr>
            <w:lang w:val="en-US"/>
          </w:rPr>
          <w:delText>r</w:delText>
        </w:r>
      </w:del>
      <w:r w:rsidR="006A361E">
        <w:rPr>
          <w:lang w:val="en-US"/>
        </w:rPr>
        <w:t xml:space="preserve"> this support tool optimally for their decision making</w:t>
      </w:r>
      <w:r w:rsidR="00452C37" w:rsidRPr="007C7ADB">
        <w:rPr>
          <w:lang w:val="en-US"/>
        </w:rPr>
        <w:t xml:space="preserve">. This decision </w:t>
      </w:r>
      <w:r w:rsidR="00067D6C">
        <w:rPr>
          <w:lang w:val="en-US"/>
        </w:rPr>
        <w:t>can be of</w:t>
      </w:r>
      <w:r w:rsidR="00452C37" w:rsidRPr="007C7ADB">
        <w:rPr>
          <w:lang w:val="en-US"/>
        </w:rPr>
        <w:t xml:space="preserve"> importan</w:t>
      </w:r>
      <w:r w:rsidR="00067D6C">
        <w:rPr>
          <w:lang w:val="en-US"/>
        </w:rPr>
        <w:t xml:space="preserve">ce in weight of evidence </w:t>
      </w:r>
      <w:r w:rsidR="00452C37" w:rsidRPr="007C7ADB">
        <w:rPr>
          <w:lang w:val="en-US"/>
        </w:rPr>
        <w:t>calculation</w:t>
      </w:r>
      <w:r w:rsidR="00067D6C">
        <w:rPr>
          <w:lang w:val="en-US"/>
        </w:rPr>
        <w:t>s</w:t>
      </w:r>
      <w:r w:rsidR="00452C37" w:rsidRPr="007C7ADB">
        <w:rPr>
          <w:lang w:val="en-US"/>
        </w:rPr>
        <w:t xml:space="preserve"> </w:t>
      </w:r>
      <w:r w:rsidR="00452C37" w:rsidRPr="007C7ADB">
        <w:rPr>
          <w:lang w:val="en-US"/>
        </w:rPr>
        <w:fldChar w:fldCharType="begin"/>
      </w:r>
      <w:r w:rsidR="00452C37" w:rsidRPr="007C7ADB">
        <w:rPr>
          <w:lang w:val="en-US"/>
        </w:rPr>
        <w:instrText xml:space="preserve"> ADDIN EN.CITE &lt;EndNote&gt;&lt;Cite&gt;&lt;Author&gt;Benschop&lt;/Author&gt;&lt;Year&gt;2015&lt;/Year&gt;&lt;RecNum&gt;22&lt;/RecNum&gt;&lt;DisplayText&gt;[2]&lt;/DisplayText&gt;&lt;record&gt;&lt;rec-number&gt;22&lt;/rec-number&gt;&lt;foreign-keys&gt;&lt;key app="EN" db-id="p22005xv5srwpxeed275s99yfvez9tfr995s" timestamp="1605013614"&gt;22&lt;/key&gt;&lt;/foreign-keys&gt;&lt;ref-type name="Journal Article"&gt;17&lt;/ref-type&gt;&lt;contributors&gt;&lt;authors&gt;&lt;author&gt;Benschop, C. C. G.&lt;/author&gt;&lt;author&gt;Haned, H.&lt;/author&gt;&lt;author&gt;Jeurissen, L.&lt;/author&gt;&lt;author&gt;Gill, P. D.&lt;/author&gt;&lt;author&gt;Sijen, T.&lt;/author&gt;&lt;/authors&gt;&lt;/contributors&gt;&lt;auth-address&gt;Department of Human Biological Traces, Netherlands Forensic Institute, P.O. Box 24044, The Hague, 2490, Netherlands&amp;#xD;National Institute of Public Health, Department of Forensic Biology, P.O. Box 4404 Nydalen, Oslo, 0403, Norway&amp;#xD;National Institute of Public Health, Department of Forensic Medicine, P.O. Box 4950 Nydalen, Oslo, 0424, Norway&lt;/auth-address&gt;&lt;titles&gt;&lt;title&gt;The effect of varying the number of contributors on likelihood ratios for complex DNA mixtures&lt;/title&gt;&lt;secondary-title&gt;Forensic Science International: Genetics&lt;/secondary-title&gt;&lt;/titles&gt;&lt;periodical&gt;&lt;full-title&gt;Forensic Science International: Genetics&lt;/full-title&gt;&lt;/periodical&gt;&lt;pages&gt;92-99&lt;/pages&gt;&lt;volume&gt;19&lt;/volume&gt;&lt;keywords&gt;&lt;keyword&gt;Forensic science&lt;/keyword&gt;&lt;keyword&gt;High order mixtures&lt;/keyword&gt;&lt;keyword&gt;Likelihood ratios&lt;/keyword&gt;&lt;keyword&gt;Next Generation Multiplex (NGM)&lt;/keyword&gt;&lt;keyword&gt;Number of contributors&lt;/keyword&gt;&lt;keyword&gt;Probative value&lt;/keyword&gt;&lt;/keywords&gt;&lt;dates&gt;&lt;year&gt;2015&lt;/year&gt;&lt;/dates&gt;&lt;work-type&gt;Article&lt;/work-type&gt;&lt;urls&gt;&lt;related-urls&gt;&lt;url&gt;https://www.scopus.com/inward/record.uri?eid=2-s2.0-84937556327&amp;amp;doi=10.1016%2fj.fsigen.2015.07.003&amp;amp;partnerID=40&amp;amp;md5=48ea9f68117c6937087a7b08879f3607&lt;/url&gt;&lt;/related-urls&gt;&lt;/urls&gt;&lt;electronic-resource-num&gt;10.1016/j.fsigen.2015.07.003&lt;/electronic-resource-num&gt;&lt;remote-database-name&gt;Scopus&lt;/remote-database-name&gt;&lt;/record&gt;&lt;/Cite&gt;&lt;/EndNote&gt;</w:instrText>
      </w:r>
      <w:r w:rsidR="00452C37" w:rsidRPr="007C7ADB">
        <w:rPr>
          <w:lang w:val="en-US"/>
        </w:rPr>
        <w:fldChar w:fldCharType="separate"/>
      </w:r>
      <w:r w:rsidR="00452C37" w:rsidRPr="007C7ADB">
        <w:rPr>
          <w:lang w:val="en-US"/>
        </w:rPr>
        <w:t>[2]</w:t>
      </w:r>
      <w:r w:rsidR="00452C37" w:rsidRPr="007C7ADB">
        <w:rPr>
          <w:lang w:val="en-US"/>
        </w:rPr>
        <w:fldChar w:fldCharType="end"/>
      </w:r>
      <w:r w:rsidR="00452C37" w:rsidRPr="007C7ADB">
        <w:rPr>
          <w:lang w:val="en-US"/>
        </w:rPr>
        <w:t xml:space="preserve">. </w:t>
      </w:r>
    </w:p>
    <w:p w14:paraId="3C4A65F7" w14:textId="484F1648" w:rsidR="00452C37" w:rsidRPr="007C7ADB" w:rsidRDefault="00452C37" w:rsidP="00AA7DFA">
      <w:pPr>
        <w:jc w:val="both"/>
        <w:rPr>
          <w:lang w:val="en-US"/>
        </w:rPr>
      </w:pPr>
      <w:r w:rsidRPr="007C7ADB">
        <w:rPr>
          <w:lang w:val="en-US"/>
        </w:rPr>
        <w:t xml:space="preserve">With the addition of </w:t>
      </w:r>
      <w:proofErr w:type="spellStart"/>
      <w:r w:rsidR="003D48C9" w:rsidRPr="007C7ADB">
        <w:rPr>
          <w:lang w:val="en-US"/>
        </w:rPr>
        <w:t>eXplainable</w:t>
      </w:r>
      <w:proofErr w:type="spellEnd"/>
      <w:r w:rsidR="003D48C9" w:rsidRPr="007C7ADB">
        <w:rPr>
          <w:lang w:val="en-US"/>
        </w:rPr>
        <w:t xml:space="preserve"> Artificial Intelligence (</w:t>
      </w:r>
      <w:r w:rsidRPr="007C7ADB">
        <w:rPr>
          <w:lang w:val="en-US"/>
        </w:rPr>
        <w:t>XAI</w:t>
      </w:r>
      <w:r w:rsidR="003D48C9" w:rsidRPr="007C7ADB">
        <w:rPr>
          <w:lang w:val="en-US"/>
        </w:rPr>
        <w:t>)</w:t>
      </w:r>
      <w:r w:rsidRPr="007C7ADB">
        <w:rPr>
          <w:lang w:val="en-US"/>
        </w:rPr>
        <w:t xml:space="preserve">, the NFI hopes to improve the value of their prediction tool for experts in determining the </w:t>
      </w:r>
      <w:r w:rsidR="00067D6C">
        <w:rPr>
          <w:lang w:val="en-US"/>
        </w:rPr>
        <w:t>NOC</w:t>
      </w:r>
      <w:r w:rsidRPr="007C7ADB">
        <w:rPr>
          <w:lang w:val="en-US"/>
        </w:rPr>
        <w:t xml:space="preserve">. XAI has been recognized as a tool to help humans understand the </w:t>
      </w:r>
      <w:r w:rsidRPr="007C7ADB">
        <w:rPr>
          <w:i/>
          <w:iCs/>
          <w:lang w:val="en-US"/>
        </w:rPr>
        <w:t>why</w:t>
      </w:r>
      <w:r w:rsidRPr="007C7ADB">
        <w:rPr>
          <w:lang w:val="en-US"/>
        </w:rPr>
        <w:t xml:space="preserve"> of outcomes in Machine Learning (ML) applications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Many of such methods have been developed to understand the factors that influence certain decisions made by ML applications, which is what the NFI is looking for as well. For instance, if the NOC model predicts a different outcome than the expert had in mind, the expert can consult explanations of the model. In this way, the expert can make an informed decision to stick with their own conclusion if the model does not seem to have learned the correct distinctions, or choose the predicted value if the model </w:t>
      </w:r>
      <w:r w:rsidR="00981FE5" w:rsidRPr="007C7ADB">
        <w:rPr>
          <w:lang w:val="en-US"/>
        </w:rPr>
        <w:t>makes a good case</w:t>
      </w:r>
      <w:r w:rsidRPr="007C7ADB">
        <w:rPr>
          <w:lang w:val="en-US"/>
        </w:rPr>
        <w:t xml:space="preserve">. </w:t>
      </w:r>
    </w:p>
    <w:p w14:paraId="002DD28B" w14:textId="29E1CBE0" w:rsidR="00452C37" w:rsidRPr="007C7ADB" w:rsidRDefault="0011374B" w:rsidP="00AA7DFA">
      <w:pPr>
        <w:pStyle w:val="Kop2"/>
        <w:jc w:val="both"/>
        <w:rPr>
          <w:lang w:val="en-US"/>
        </w:rPr>
      </w:pPr>
      <w:bookmarkStart w:id="10" w:name="_Toc72172039"/>
      <w:bookmarkStart w:id="11" w:name="_Toc73486297"/>
      <w:r w:rsidRPr="007C7ADB">
        <w:rPr>
          <w:lang w:val="en-US"/>
        </w:rPr>
        <w:t xml:space="preserve">1.2 </w:t>
      </w:r>
      <w:r w:rsidR="00452C37" w:rsidRPr="007C7ADB">
        <w:rPr>
          <w:lang w:val="en-US"/>
        </w:rPr>
        <w:t>Main related works</w:t>
      </w:r>
      <w:bookmarkEnd w:id="10"/>
      <w:bookmarkEnd w:id="11"/>
    </w:p>
    <w:p w14:paraId="174E450C" w14:textId="2E70075A" w:rsidR="00452C37" w:rsidRPr="007C7ADB" w:rsidRDefault="00452C37" w:rsidP="00AA7DFA">
      <w:pPr>
        <w:jc w:val="both"/>
        <w:rPr>
          <w:lang w:val="en-US"/>
        </w:rPr>
      </w:pPr>
      <w:r w:rsidRPr="007C7ADB">
        <w:rPr>
          <w:lang w:val="en-US"/>
        </w:rPr>
        <w:t xml:space="preserve">Explanations have a certain scope; they can be applied to a single prediction, or to the entire ML model. This distinction is defined as local- or global explanations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xml:space="preserve">. As experts are evaluating the individual predictions of a ML model, they are concerned with local explanations. Besides scope, explanation techniques can either be optimized for certain ML models, or be developed to work for any type of ML model. </w:t>
      </w:r>
      <w:r w:rsidR="0016164A" w:rsidRPr="007C7ADB">
        <w:rPr>
          <w:lang w:val="en-US"/>
        </w:rPr>
        <w:t>These are called</w:t>
      </w:r>
      <w:r w:rsidRPr="007C7ADB">
        <w:rPr>
          <w:lang w:val="en-US"/>
        </w:rPr>
        <w:t xml:space="preserve"> model-specific or model-agnostic respectively </w: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 </w:instrText>
      </w:r>
      <w:r w:rsidRPr="007C7ADB">
        <w:rPr>
          <w:lang w:val="en-US"/>
        </w:rPr>
        <w:fldChar w:fldCharType="begin">
          <w:fldData xml:space="preserve">PEVuZE5vdGU+PENpdGU+PEF1dGhvcj5BZGFkaTwvQXV0aG9yPjxZZWFyPjIwMTg8L1llYXI+PFJl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aXRlPjwvRW5kTm90ZT5=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[3-7]</w:t>
      </w:r>
      <w:r w:rsidRPr="007C7ADB">
        <w:rPr>
          <w:lang w:val="en-US"/>
        </w:rPr>
        <w:fldChar w:fldCharType="end"/>
      </w:r>
      <w:r w:rsidRPr="007C7ADB">
        <w:rPr>
          <w:lang w:val="en-US"/>
        </w:rPr>
        <w:t>. Since the NFI has plans to keep optimizing the ML model for determining the NOC, we intend to focus on model-agnostic methods.</w:t>
      </w:r>
      <w:r w:rsidR="00D710ED" w:rsidRPr="007C7ADB">
        <w:rPr>
          <w:lang w:val="en-US"/>
        </w:rPr>
        <w:t xml:space="preserve"> </w:t>
      </w:r>
      <w:r w:rsidRPr="007C7ADB">
        <w:rPr>
          <w:lang w:val="en-US"/>
        </w:rPr>
        <w:t xml:space="preserve">There exist roughly two directions of generating local, model-agnostic explanations. </w:t>
      </w:r>
    </w:p>
    <w:p w14:paraId="30BB903D" w14:textId="7B2D1CAA" w:rsidR="00452C37" w:rsidRPr="007C7ADB" w:rsidRDefault="00452C37" w:rsidP="00AA7DFA">
      <w:pPr>
        <w:jc w:val="both"/>
        <w:rPr>
          <w:lang w:val="en-US"/>
        </w:rPr>
      </w:pPr>
      <w:r w:rsidRPr="007C7ADB">
        <w:rPr>
          <w:lang w:val="en-US"/>
        </w:rPr>
        <w:t xml:space="preserve">The first is techniques such as SHAP, which has been established as providing effective explanations in the form of the top input features that have driven the model to making a certain prediction [7]. This effectively answers the question </w:t>
      </w:r>
      <w:r w:rsidRPr="007C7ADB">
        <w:rPr>
          <w:i/>
          <w:iCs/>
          <w:lang w:val="en-US"/>
        </w:rPr>
        <w:t>“Why did the model predict A?</w:t>
      </w:r>
      <w:r w:rsidR="00FF3B7D" w:rsidRPr="007C7ADB">
        <w:rPr>
          <w:i/>
          <w:iCs/>
          <w:lang w:val="en-US"/>
        </w:rPr>
        <w:t>”.</w:t>
      </w:r>
      <w:r w:rsidRPr="007C7ADB">
        <w:rPr>
          <w:lang w:val="en-US"/>
        </w:rPr>
        <w:t xml:space="preserve"> Some research has implemented SHAP to real-life cases such as predicting hypoxia based on clinical data </w:t>
      </w:r>
      <w:r w:rsidRPr="007C7ADB">
        <w:rPr>
          <w:lang w:val="en-US"/>
        </w:rPr>
        <w:fldChar w:fldCharType="begin">
          <w:fldData xml:space="preserve">PEVuZE5vdGU+PENpdGU+PEF1dGhvcj5MdW5kYmVyZzwvQXV0aG9yPjxZZWFyPjIwMTg8L1llYXI+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</w:fldData>
        </w:fldChar>
      </w:r>
      <w:r w:rsidRPr="007C7ADB">
        <w:rPr>
          <w:lang w:val="en-US"/>
        </w:rPr>
        <w:instrText xml:space="preserve"> ADDIN EN.CITE </w:instrText>
      </w:r>
      <w:r w:rsidRPr="007C7ADB">
        <w:rPr>
          <w:lang w:val="en-US"/>
        </w:rPr>
        <w:fldChar w:fldCharType="begin">
          <w:fldData xml:space="preserve">PEVuZE5vdGU+PENpdGU+PEF1dGhvcj5MdW5kYmVyZzwvQXV0aG9yPjxZZWFyPjIwMTg8L1llYXI+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[8]</w:t>
      </w:r>
      <w:r w:rsidRPr="007C7ADB">
        <w:rPr>
          <w:lang w:val="en-US"/>
        </w:rPr>
        <w:fldChar w:fldCharType="end"/>
      </w:r>
      <w:r w:rsidRPr="007C7ADB">
        <w:rPr>
          <w:lang w:val="en-US"/>
        </w:rPr>
        <w:t xml:space="preserve">, and predicting the most fitting eye-surgery type </w:t>
      </w:r>
      <w:r w:rsidRPr="007C7ADB">
        <w:rPr>
          <w:lang w:val="en-US"/>
        </w:rPr>
        <w:fldChar w:fldCharType="begin">
          <w:fldData xml:space="preserve">PEVuZE5vdGU+PENpdGU+PEF1dGhvcj5Zb288L0F1dGhvcj48WWVhcj4yMDIwPC9ZZWFyPjxSZWNO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</w:fldData>
        </w:fldChar>
      </w:r>
      <w:r w:rsidRPr="007C7ADB">
        <w:rPr>
          <w:lang w:val="en-US"/>
        </w:rPr>
        <w:instrText xml:space="preserve"> ADDIN EN.CITE </w:instrText>
      </w:r>
      <w:r w:rsidRPr="007C7ADB">
        <w:rPr>
          <w:lang w:val="en-US"/>
        </w:rPr>
        <w:fldChar w:fldCharType="begin">
          <w:fldData xml:space="preserve">PEVuZE5vdGU+PENpdGU+PEF1dGhvcj5Zb288L0F1dGhvcj48WWVhcj4yMDIwPC9ZZWFyPjxSZWNO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</w:fldData>
        </w:fldChar>
      </w:r>
      <w:r w:rsidRPr="007C7ADB">
        <w:rPr>
          <w:lang w:val="en-US"/>
        </w:rPr>
        <w:instrText xml:space="preserve"> ADDIN EN.CITE.DATA </w:instrText>
      </w:r>
      <w:r w:rsidRPr="007C7ADB">
        <w:rPr>
          <w:lang w:val="en-US"/>
        </w:rPr>
      </w:r>
      <w:r w:rsidRPr="007C7ADB">
        <w:rPr>
          <w:lang w:val="en-US"/>
        </w:rPr>
        <w:fldChar w:fldCharType="end"/>
      </w:r>
      <w:r w:rsidRPr="007C7ADB">
        <w:rPr>
          <w:lang w:val="en-US"/>
        </w:rPr>
      </w:r>
      <w:r w:rsidRPr="007C7ADB">
        <w:rPr>
          <w:lang w:val="en-US"/>
        </w:rPr>
        <w:fldChar w:fldCharType="separate"/>
      </w:r>
      <w:r w:rsidRPr="007C7ADB">
        <w:rPr>
          <w:lang w:val="en-US"/>
        </w:rPr>
        <w:t>[9]</w:t>
      </w:r>
      <w:r w:rsidRPr="007C7ADB">
        <w:rPr>
          <w:lang w:val="en-US"/>
        </w:rPr>
        <w:fldChar w:fldCharType="end"/>
      </w:r>
      <w:r w:rsidRPr="007C7ADB">
        <w:rPr>
          <w:lang w:val="en-US"/>
        </w:rPr>
        <w:t xml:space="preserve">. They seem to have obtained valuable information for what are important factors to ML models. </w:t>
      </w:r>
    </w:p>
    <w:p w14:paraId="26993473" w14:textId="0CB18F7C" w:rsidR="00452C37" w:rsidRPr="007C7ADB" w:rsidRDefault="00452C37" w:rsidP="00AA7DFA">
      <w:pPr>
        <w:jc w:val="both"/>
        <w:rPr>
          <w:lang w:val="en-US"/>
        </w:rPr>
      </w:pPr>
      <w:r w:rsidRPr="007C7ADB">
        <w:rPr>
          <w:lang w:val="en-US"/>
        </w:rPr>
        <w:t xml:space="preserve">The second direction of explanations is a more recent research direction, which answers the question </w:t>
      </w:r>
      <w:r w:rsidRPr="007C7ADB">
        <w:rPr>
          <w:i/>
          <w:iCs/>
          <w:lang w:val="en-US"/>
        </w:rPr>
        <w:t>“Why did the model not predict class B?”</w:t>
      </w:r>
      <w:r w:rsidRPr="007C7ADB">
        <w:rPr>
          <w:lang w:val="en-US"/>
        </w:rPr>
        <w:t xml:space="preserve">. This type of explanation is called a counterfactual, showing how the instance could have been predicted differently if certain input features were different [8, 9]. This way of reasoning is underpinned by the social sciences to be effective, as humans seek contrastive explanations </w:t>
      </w:r>
      <w:r w:rsidRPr="007C7ADB">
        <w:rPr>
          <w:lang w:val="en-US"/>
        </w:rPr>
        <w:fldChar w:fldCharType="begin"/>
      </w:r>
      <w:r w:rsidRPr="007C7ADB">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C7ADB">
        <w:rPr>
          <w:lang w:val="en-US"/>
        </w:rPr>
        <w:fldChar w:fldCharType="separate"/>
      </w:r>
      <w:r w:rsidRPr="007C7ADB">
        <w:rPr>
          <w:lang w:val="en-US"/>
        </w:rPr>
        <w:t>[10]</w:t>
      </w:r>
      <w:r w:rsidRPr="007C7ADB">
        <w:rPr>
          <w:lang w:val="en-US"/>
        </w:rPr>
        <w:fldChar w:fldCharType="end"/>
      </w:r>
      <w:r w:rsidRPr="007C7ADB">
        <w:rPr>
          <w:lang w:val="en-US"/>
        </w:rPr>
        <w:t xml:space="preserve">. Since this </w:t>
      </w:r>
      <w:r w:rsidR="00981FE5" w:rsidRPr="007C7ADB">
        <w:rPr>
          <w:lang w:val="en-US"/>
        </w:rPr>
        <w:t>technique</w:t>
      </w:r>
      <w:r w:rsidRPr="007C7ADB">
        <w:rPr>
          <w:lang w:val="en-US"/>
        </w:rPr>
        <w:t xml:space="preserve"> is new, numerous methods are being developed, yet none has particularly risen to the top as with SHAP </w:t>
      </w:r>
      <w:r w:rsidRPr="007C7ADB">
        <w:rPr>
          <w:lang w:val="en-US"/>
        </w:rPr>
        <w:fldChar w:fldCharType="begin"/>
      </w:r>
      <w:r w:rsidRPr="007C7ADB">
        <w:rPr>
          <w:lang w:val="en-US"/>
        </w:rPr>
        <w:instrText xml:space="preserve"> ADDIN EN.CITE &lt;EndNote&gt;&lt;Cite&gt;&lt;Author&gt;Verma&lt;/Author&gt;&lt;Year&gt;2020&lt;/Year&gt;&lt;RecNum&gt;100&lt;/RecNum&gt;&lt;DisplayText&gt;[11]&lt;/DisplayText&gt;&lt;record&gt;&lt;rec-number&gt;100&lt;/rec-number&gt;&lt;foreign-keys&gt;&lt;key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Pr="007C7ADB">
        <w:rPr>
          <w:lang w:val="en-US"/>
        </w:rPr>
        <w:fldChar w:fldCharType="separate"/>
      </w:r>
      <w:r w:rsidRPr="007C7ADB">
        <w:rPr>
          <w:lang w:val="en-US"/>
        </w:rPr>
        <w:t>[11]</w:t>
      </w:r>
      <w:r w:rsidRPr="007C7ADB">
        <w:rPr>
          <w:lang w:val="en-US"/>
        </w:rPr>
        <w:fldChar w:fldCharType="end"/>
      </w:r>
      <w:r w:rsidRPr="007C7ADB">
        <w:rPr>
          <w:lang w:val="en-US"/>
        </w:rPr>
        <w:t xml:space="preserve">. </w:t>
      </w:r>
    </w:p>
    <w:p w14:paraId="5E7DF3C5" w14:textId="4B12C307" w:rsidR="00452C37" w:rsidRPr="007C7ADB" w:rsidRDefault="00452C37" w:rsidP="00AA7DFA">
      <w:pPr>
        <w:jc w:val="both"/>
        <w:rPr>
          <w:lang w:val="en-US"/>
        </w:rPr>
      </w:pPr>
      <w:r w:rsidRPr="007C7ADB">
        <w:rPr>
          <w:lang w:val="en-US"/>
        </w:rPr>
        <w:t xml:space="preserve">The literature on generating explanations underpins the value of creating explanations that are catered towards a specific problem, as the effectiveness of explanations is highly sensitive to the audience they </w:t>
      </w:r>
      <w:r w:rsidRPr="007C7ADB">
        <w:rPr>
          <w:lang w:val="en-US"/>
        </w:rPr>
        <w:lastRenderedPageBreak/>
        <w:t xml:space="preserve">are presented to </w:t>
      </w:r>
      <w:r w:rsidRPr="007C7ADB">
        <w:rPr>
          <w:lang w:val="en-US"/>
        </w:rPr>
        <w:fldChar w:fldCharType="begin"/>
      </w:r>
      <w:r w:rsidRPr="007C7ADB">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C7ADB">
        <w:rPr>
          <w:lang w:val="en-US"/>
        </w:rPr>
        <w:fldChar w:fldCharType="separate"/>
      </w:r>
      <w:r w:rsidRPr="007C7ADB">
        <w:rPr>
          <w:lang w:val="en-US"/>
        </w:rPr>
        <w:t>[10]</w:t>
      </w:r>
      <w:r w:rsidRPr="007C7ADB">
        <w:rPr>
          <w:lang w:val="en-US"/>
        </w:rPr>
        <w:fldChar w:fldCharType="end"/>
      </w:r>
      <w:r w:rsidRPr="007C7ADB">
        <w:rPr>
          <w:lang w:val="en-US"/>
        </w:rPr>
        <w:t xml:space="preserve">. </w:t>
      </w:r>
      <w:r w:rsidR="003D0E1A" w:rsidRPr="007C7ADB">
        <w:rPr>
          <w:lang w:val="en-US"/>
        </w:rPr>
        <w:t>Therefore, it is good to explore which techniques exist, if they can be applied to this problem, and how they should be adapted to produce the best result.</w:t>
      </w:r>
    </w:p>
    <w:p w14:paraId="20FDBE29" w14:textId="2CAFB41D" w:rsidR="00452C37" w:rsidRPr="007C7ADB" w:rsidRDefault="0011374B" w:rsidP="00AA7DFA">
      <w:pPr>
        <w:pStyle w:val="Kop2"/>
        <w:jc w:val="both"/>
        <w:rPr>
          <w:lang w:val="en-US"/>
        </w:rPr>
      </w:pPr>
      <w:bookmarkStart w:id="12" w:name="_Toc72172040"/>
      <w:bookmarkStart w:id="13" w:name="_Toc73486298"/>
      <w:r w:rsidRPr="007C7ADB">
        <w:rPr>
          <w:lang w:val="en-US"/>
        </w:rPr>
        <w:t xml:space="preserve">1.3 </w:t>
      </w:r>
      <w:bookmarkEnd w:id="12"/>
      <w:r w:rsidRPr="007C7ADB">
        <w:rPr>
          <w:lang w:val="en-US"/>
        </w:rPr>
        <w:t>Research questions</w:t>
      </w:r>
      <w:bookmarkEnd w:id="13"/>
    </w:p>
    <w:p w14:paraId="4174EC75" w14:textId="016D5ACE" w:rsidR="00452C37" w:rsidRPr="007C7ADB" w:rsidRDefault="00452C37" w:rsidP="00AA7DFA">
      <w:pPr>
        <w:jc w:val="both"/>
        <w:rPr>
          <w:lang w:val="en-US"/>
        </w:rPr>
      </w:pPr>
      <w:r w:rsidRPr="007C7ADB">
        <w:rPr>
          <w:lang w:val="en-US"/>
        </w:rPr>
        <w:t xml:space="preserve">In this study, we </w:t>
      </w:r>
      <w:r w:rsidR="006B1785" w:rsidRPr="007C7ADB">
        <w:rPr>
          <w:lang w:val="en-US"/>
        </w:rPr>
        <w:t>aim</w:t>
      </w:r>
      <w:r w:rsidRPr="007C7ADB">
        <w:rPr>
          <w:lang w:val="en-US"/>
        </w:rPr>
        <w:t xml:space="preserve"> to generate local, model-agnostic explanations for ML models that predict the number of contributors. To achieve this, we must identify the existing techniques for generating local explanations and the types of assumptions they make on the underlying data. In this way, we can decide which methods might be applicable to the specific dataset that we have available. </w:t>
      </w:r>
    </w:p>
    <w:p w14:paraId="3DA01BDF" w14:textId="77777777" w:rsidR="00452C37" w:rsidRPr="007C7ADB" w:rsidRDefault="00452C37" w:rsidP="00AA7DFA">
      <w:pPr>
        <w:jc w:val="both"/>
        <w:rPr>
          <w:i/>
          <w:iCs/>
          <w:lang w:val="en-US"/>
        </w:rPr>
      </w:pPr>
      <w:r w:rsidRPr="007C7ADB">
        <w:rPr>
          <w:i/>
          <w:iCs/>
          <w:lang w:val="en-US"/>
        </w:rPr>
        <w:t>How can we generate informative model-agnostic local explanations for predictions of the number of contributors (NOC)?</w:t>
      </w:r>
    </w:p>
    <w:p w14:paraId="1387B194" w14:textId="6E8C7972" w:rsidR="00452C37" w:rsidRPr="007C7ADB" w:rsidRDefault="00452C37" w:rsidP="00AA7DFA">
      <w:pPr>
        <w:pStyle w:val="Lijstalinea"/>
        <w:numPr>
          <w:ilvl w:val="0"/>
          <w:numId w:val="7"/>
        </w:numPr>
        <w:jc w:val="both"/>
        <w:rPr>
          <w:lang w:val="en-US"/>
        </w:rPr>
      </w:pPr>
      <w:bookmarkStart w:id="14" w:name="_Ref72842847"/>
      <w:r w:rsidRPr="007C7ADB">
        <w:rPr>
          <w:lang w:val="en-US"/>
        </w:rPr>
        <w:t>What information do experts look at when determining the NOC?</w:t>
      </w:r>
      <w:bookmarkEnd w:id="14"/>
    </w:p>
    <w:p w14:paraId="1E1C0A2B" w14:textId="77777777" w:rsidR="0082308D" w:rsidRPr="007C7ADB" w:rsidRDefault="00452C37" w:rsidP="00AA7DFA">
      <w:pPr>
        <w:pStyle w:val="Lijstalinea"/>
        <w:numPr>
          <w:ilvl w:val="0"/>
          <w:numId w:val="7"/>
        </w:numPr>
        <w:jc w:val="both"/>
        <w:rPr>
          <w:lang w:val="en-US"/>
        </w:rPr>
      </w:pPr>
      <w:bookmarkStart w:id="15" w:name="_Ref72842858"/>
      <w:r w:rsidRPr="007C7ADB">
        <w:rPr>
          <w:lang w:val="en-US"/>
        </w:rPr>
        <w:t>What purpose does an explanation of the NOC machine learning model serve?</w:t>
      </w:r>
      <w:bookmarkEnd w:id="15"/>
    </w:p>
    <w:p w14:paraId="57B43CA0" w14:textId="32B9F89B" w:rsidR="00452C37" w:rsidRPr="007C7ADB" w:rsidRDefault="0082308D" w:rsidP="00AA7DFA">
      <w:pPr>
        <w:pStyle w:val="Lijstalinea"/>
        <w:numPr>
          <w:ilvl w:val="0"/>
          <w:numId w:val="7"/>
        </w:numPr>
        <w:jc w:val="both"/>
        <w:rPr>
          <w:lang w:val="en-US"/>
        </w:rPr>
      </w:pPr>
      <w:bookmarkStart w:id="16" w:name="_Ref72842861"/>
      <w:r w:rsidRPr="007C7ADB">
        <w:rPr>
          <w:lang w:val="en-US"/>
        </w:rPr>
        <w:t>What does the NOC machine learning problem look like?</w:t>
      </w:r>
      <w:bookmarkEnd w:id="16"/>
    </w:p>
    <w:p w14:paraId="7190469D" w14:textId="05CA97A9" w:rsidR="006B1785" w:rsidRPr="007C7ADB" w:rsidRDefault="00452C37" w:rsidP="00AA7DFA">
      <w:pPr>
        <w:pStyle w:val="Lijstalinea"/>
        <w:numPr>
          <w:ilvl w:val="0"/>
          <w:numId w:val="7"/>
        </w:numPr>
        <w:jc w:val="both"/>
        <w:rPr>
          <w:lang w:val="en-US"/>
        </w:rPr>
      </w:pPr>
      <w:bookmarkStart w:id="17" w:name="_Ref72842872"/>
      <w:r w:rsidRPr="007C7ADB">
        <w:rPr>
          <w:lang w:val="en-US"/>
        </w:rPr>
        <w:t>Which types of local explanations could work for this problem?</w:t>
      </w:r>
      <w:bookmarkEnd w:id="17"/>
      <w:r w:rsidR="006B1785" w:rsidRPr="007C7ADB">
        <w:rPr>
          <w:lang w:val="en-US"/>
        </w:rPr>
        <w:t xml:space="preserve"> </w:t>
      </w:r>
    </w:p>
    <w:p w14:paraId="4828EE02" w14:textId="2B92E328" w:rsidR="00403D1D" w:rsidRPr="007C7ADB" w:rsidRDefault="00403D1D" w:rsidP="00AA7DFA">
      <w:pPr>
        <w:pStyle w:val="Lijstalinea"/>
        <w:numPr>
          <w:ilvl w:val="0"/>
          <w:numId w:val="7"/>
        </w:numPr>
        <w:jc w:val="both"/>
        <w:rPr>
          <w:lang w:val="en-US"/>
        </w:rPr>
      </w:pPr>
      <w:bookmarkStart w:id="18" w:name="_Ref72843457"/>
      <w:r w:rsidRPr="007C7ADB">
        <w:rPr>
          <w:lang w:val="en-US"/>
        </w:rPr>
        <w:t>How can an explanation be presented to the users?</w:t>
      </w:r>
      <w:bookmarkEnd w:id="18"/>
    </w:p>
    <w:p w14:paraId="23820C90" w14:textId="77777777" w:rsidR="00452C37" w:rsidRPr="007C7ADB" w:rsidRDefault="00452C37" w:rsidP="00AA7DFA">
      <w:pPr>
        <w:pStyle w:val="Lijstalinea"/>
        <w:numPr>
          <w:ilvl w:val="0"/>
          <w:numId w:val="7"/>
        </w:numPr>
        <w:jc w:val="both"/>
        <w:rPr>
          <w:lang w:val="en-US"/>
        </w:rPr>
      </w:pPr>
      <w:bookmarkStart w:id="19" w:name="_Ref72843670"/>
      <w:r w:rsidRPr="007C7ADB">
        <w:rPr>
          <w:lang w:val="en-US"/>
        </w:rPr>
        <w:t>How can local explanation techniques be adapted to be applied to this problem?</w:t>
      </w:r>
      <w:bookmarkEnd w:id="19"/>
    </w:p>
    <w:p w14:paraId="4F28B9BE" w14:textId="77777777" w:rsidR="00452C37" w:rsidRPr="007C7ADB" w:rsidRDefault="00452C37" w:rsidP="00AA7DFA">
      <w:pPr>
        <w:pStyle w:val="Lijstalinea"/>
        <w:numPr>
          <w:ilvl w:val="0"/>
          <w:numId w:val="7"/>
        </w:numPr>
        <w:jc w:val="both"/>
        <w:rPr>
          <w:lang w:val="en-US"/>
        </w:rPr>
      </w:pPr>
      <w:bookmarkStart w:id="20" w:name="_Ref72843888"/>
      <w:r w:rsidRPr="007C7ADB">
        <w:rPr>
          <w:lang w:val="en-US"/>
        </w:rPr>
        <w:t>How can we evaluate the generated explanations from a machine learning perspective?</w:t>
      </w:r>
      <w:bookmarkEnd w:id="20"/>
    </w:p>
    <w:p w14:paraId="686A8829" w14:textId="679BAA16" w:rsidR="00452C37" w:rsidRPr="007C7ADB" w:rsidRDefault="00452C37" w:rsidP="00AA7DFA">
      <w:pPr>
        <w:pStyle w:val="Lijstalinea"/>
        <w:numPr>
          <w:ilvl w:val="0"/>
          <w:numId w:val="7"/>
        </w:numPr>
        <w:jc w:val="both"/>
        <w:rPr>
          <w:lang w:val="en-US"/>
        </w:rPr>
      </w:pPr>
      <w:bookmarkStart w:id="21" w:name="_Ref72843986"/>
      <w:r w:rsidRPr="007C7ADB">
        <w:rPr>
          <w:lang w:val="en-US"/>
        </w:rPr>
        <w:t>How can we evaluate the generated explanations from a user perspective?</w:t>
      </w:r>
      <w:bookmarkEnd w:id="21"/>
    </w:p>
    <w:p w14:paraId="59F67A70" w14:textId="2EFF6E0C" w:rsidR="00452C37" w:rsidRPr="007C7ADB" w:rsidRDefault="0011374B" w:rsidP="00AA7DFA">
      <w:pPr>
        <w:pStyle w:val="Kop2"/>
        <w:jc w:val="both"/>
        <w:rPr>
          <w:lang w:val="en-US"/>
        </w:rPr>
      </w:pPr>
      <w:bookmarkStart w:id="22" w:name="_Toc72172042"/>
      <w:bookmarkStart w:id="23" w:name="_Toc73486299"/>
      <w:r w:rsidRPr="007C7ADB">
        <w:rPr>
          <w:lang w:val="en-US"/>
        </w:rPr>
        <w:t>1.4 Methodology and p</w:t>
      </w:r>
      <w:r w:rsidR="00452C37" w:rsidRPr="007C7ADB">
        <w:rPr>
          <w:lang w:val="en-US"/>
        </w:rPr>
        <w:t>lanning</w:t>
      </w:r>
      <w:bookmarkEnd w:id="22"/>
      <w:bookmarkEnd w:id="23"/>
    </w:p>
    <w:p w14:paraId="47EDDE19" w14:textId="117BA957" w:rsidR="00313ABB" w:rsidRPr="007C7ADB" w:rsidRDefault="003844E0" w:rsidP="00AA7DFA">
      <w:pPr>
        <w:jc w:val="both"/>
        <w:rPr>
          <w:lang w:val="en-US"/>
        </w:rPr>
      </w:pPr>
      <w:r w:rsidRPr="007C7ADB">
        <w:rPr>
          <w:lang w:val="en-US"/>
        </w:rPr>
        <w:t>Originally, the thesis was planned in a linear fashion</w:t>
      </w:r>
      <w:r w:rsidR="0033710F" w:rsidRPr="007C7ADB">
        <w:rPr>
          <w:lang w:val="en-US"/>
        </w:rPr>
        <w:t xml:space="preserve"> where the phases of development</w:t>
      </w:r>
      <w:r w:rsidR="000D1C82" w:rsidRPr="007C7ADB">
        <w:rPr>
          <w:lang w:val="en-US"/>
        </w:rPr>
        <w:t xml:space="preserve"> would be processed one by one. After considerations about maintaining quality, it was decided that an Agile approach would be more beneficial. In this way, quality can be monitored by using short cycles which includes all phases of development in </w:t>
      </w:r>
      <w:r w:rsidR="00981FE5" w:rsidRPr="007C7ADB">
        <w:rPr>
          <w:lang w:val="en-US"/>
        </w:rPr>
        <w:t xml:space="preserve">a period of three weeks each. The cycles can focus more on certain stages of the process as time progresses. For instance, </w:t>
      </w:r>
      <w:r w:rsidR="00C439CA" w:rsidRPr="007C7ADB">
        <w:rPr>
          <w:lang w:val="en-US"/>
        </w:rPr>
        <w:t xml:space="preserve">cycles will be more research-heavy at the earlier stages, and more </w:t>
      </w:r>
      <w:r w:rsidR="00313ABB" w:rsidRPr="007C7ADB">
        <w:rPr>
          <w:lang w:val="en-US"/>
        </w:rPr>
        <w:t>evaluation</w:t>
      </w:r>
      <w:r w:rsidR="00C439CA" w:rsidRPr="007C7ADB">
        <w:rPr>
          <w:lang w:val="en-US"/>
        </w:rPr>
        <w:t>-heavy at the end.</w:t>
      </w:r>
      <w:r w:rsidR="00313ABB" w:rsidRPr="007C7ADB">
        <w:rPr>
          <w:lang w:val="en-US"/>
        </w:rPr>
        <w:t xml:space="preserve"> At the end of each period, reflection can help adjust the course of action. </w:t>
      </w:r>
      <w:r w:rsidR="00896D59" w:rsidRPr="007C7ADB">
        <w:rPr>
          <w:lang w:val="en-US"/>
        </w:rPr>
        <w:fldChar w:fldCharType="begin"/>
      </w:r>
      <w:r w:rsidR="00896D59" w:rsidRPr="007C7ADB">
        <w:rPr>
          <w:lang w:val="en-US"/>
        </w:rPr>
        <w:instrText xml:space="preserve"> REF _Ref72847304 \h </w:instrText>
      </w:r>
      <w:r w:rsidR="00AA7DFA">
        <w:rPr>
          <w:lang w:val="en-US"/>
        </w:rPr>
        <w:instrText xml:space="preserve"> \* MERGEFORMAT </w:instrText>
      </w:r>
      <w:r w:rsidR="00896D59" w:rsidRPr="007C7ADB">
        <w:rPr>
          <w:lang w:val="en-US"/>
        </w:rPr>
      </w:r>
      <w:r w:rsidR="00896D59" w:rsidRPr="007C7ADB">
        <w:rPr>
          <w:lang w:val="en-US"/>
        </w:rPr>
        <w:fldChar w:fldCharType="separate"/>
      </w:r>
      <w:r w:rsidR="00896D59" w:rsidRPr="007C7ADB">
        <w:rPr>
          <w:lang w:val="en-US"/>
        </w:rPr>
        <w:t xml:space="preserve">Figure </w:t>
      </w:r>
      <w:r w:rsidR="00896D59" w:rsidRPr="007C7ADB">
        <w:rPr>
          <w:noProof/>
          <w:lang w:val="en-US"/>
        </w:rPr>
        <w:t>1</w:t>
      </w:r>
      <w:r w:rsidR="00896D59" w:rsidRPr="007C7ADB">
        <w:rPr>
          <w:lang w:val="en-US"/>
        </w:rPr>
        <w:fldChar w:fldCharType="end"/>
      </w:r>
      <w:r w:rsidR="00896D59" w:rsidRPr="007C7ADB">
        <w:rPr>
          <w:lang w:val="en-US"/>
        </w:rPr>
        <w:t xml:space="preserve"> </w:t>
      </w:r>
      <w:r w:rsidR="00313ABB" w:rsidRPr="007C7ADB">
        <w:rPr>
          <w:lang w:val="en-US"/>
        </w:rPr>
        <w:t>shows the planning in the form of a Gantt chart</w:t>
      </w:r>
      <w:r w:rsidR="001C68DA">
        <w:rPr>
          <w:lang w:val="en-US"/>
        </w:rPr>
        <w:t>.</w:t>
      </w:r>
      <w:r w:rsidR="007C7ADB" w:rsidRPr="007C7ADB">
        <w:rPr>
          <w:lang w:val="en-US"/>
        </w:rPr>
        <w:t xml:space="preserve"> </w:t>
      </w:r>
      <w:r w:rsidR="007C7ADB" w:rsidRPr="007C7ADB">
        <w:rPr>
          <w:lang w:val="en-US"/>
        </w:rPr>
        <w:fldChar w:fldCharType="begin"/>
      </w:r>
      <w:r w:rsidR="007C7ADB" w:rsidRPr="007C7ADB">
        <w:rPr>
          <w:lang w:val="en-US"/>
        </w:rPr>
        <w:instrText xml:space="preserve"> REF _Ref72847406 \h </w:instrText>
      </w:r>
      <w:r w:rsidR="00AA7DFA">
        <w:rPr>
          <w:lang w:val="en-US"/>
        </w:rPr>
        <w:instrText xml:space="preserve"> \* MERGEFORMAT </w:instrText>
      </w:r>
      <w:r w:rsidR="007C7ADB" w:rsidRPr="007C7ADB">
        <w:rPr>
          <w:lang w:val="en-US"/>
        </w:rPr>
      </w:r>
      <w:r w:rsidR="007C7ADB" w:rsidRPr="007C7ADB">
        <w:rPr>
          <w:lang w:val="en-US"/>
        </w:rPr>
        <w:fldChar w:fldCharType="separate"/>
      </w:r>
      <w:r w:rsidR="007C7ADB" w:rsidRPr="007C7ADB">
        <w:rPr>
          <w:lang w:val="en-US"/>
        </w:rPr>
        <w:t xml:space="preserve">Table </w:t>
      </w:r>
      <w:r w:rsidR="007C7ADB" w:rsidRPr="007C7ADB">
        <w:rPr>
          <w:noProof/>
          <w:lang w:val="en-US"/>
        </w:rPr>
        <w:t>1</w:t>
      </w:r>
      <w:r w:rsidR="007C7ADB" w:rsidRPr="007C7ADB">
        <w:rPr>
          <w:lang w:val="en-US"/>
        </w:rPr>
        <w:fldChar w:fldCharType="end"/>
      </w:r>
      <w:r w:rsidR="007C7ADB" w:rsidRPr="007C7ADB">
        <w:rPr>
          <w:lang w:val="en-US"/>
        </w:rPr>
        <w:t xml:space="preserve"> contains an overview of which research questions were answered in which cycles</w:t>
      </w:r>
      <w:r w:rsidR="001C68DA">
        <w:rPr>
          <w:lang w:val="en-US"/>
        </w:rPr>
        <w:t>, and what sections of the thesis contain the corresponding answers</w:t>
      </w:r>
    </w:p>
    <w:bookmarkEnd w:id="8"/>
    <w:p w14:paraId="33D2B392" w14:textId="30A8E3DB" w:rsidR="0011374B" w:rsidRPr="007C7ADB" w:rsidRDefault="00FE7C21" w:rsidP="00AA7DFA">
      <w:pPr>
        <w:jc w:val="both"/>
        <w:rPr>
          <w:lang w:val="en-US"/>
        </w:rPr>
      </w:pPr>
      <w:r w:rsidRPr="007C7ADB">
        <w:rPr>
          <w:lang w:val="en-US"/>
        </w:rPr>
        <w:t xml:space="preserve">The first </w:t>
      </w:r>
      <w:r w:rsidR="00075D0B" w:rsidRPr="007C7ADB">
        <w:rPr>
          <w:lang w:val="en-US"/>
        </w:rPr>
        <w:t>cycle</w:t>
      </w:r>
      <w:r w:rsidRPr="007C7ADB">
        <w:rPr>
          <w:lang w:val="en-US"/>
        </w:rPr>
        <w:t xml:space="preserve"> was designed to </w:t>
      </w:r>
      <w:r w:rsidR="0011374B" w:rsidRPr="007C7ADB">
        <w:rPr>
          <w:lang w:val="en-US"/>
        </w:rPr>
        <w:t xml:space="preserve">establish a baseline from both a user perspective as from a technological view. From the users we surveyed their usual workflow; how they use the machine learning model; and what is missing. </w:t>
      </w:r>
      <w:r w:rsidR="006B1785" w:rsidRPr="007C7ADB">
        <w:rPr>
          <w:lang w:val="en-US"/>
        </w:rPr>
        <w:t xml:space="preserve">Similarly, we applied some popular explanation techniques to the data as a baseline for the explanations. The data and machine learning model were analyzed. With this sprint, questions </w:t>
      </w:r>
      <w:r w:rsidR="006B1785" w:rsidRPr="007C7ADB">
        <w:rPr>
          <w:lang w:val="en-US"/>
        </w:rPr>
        <w:fldChar w:fldCharType="begin"/>
      </w:r>
      <w:r w:rsidR="006B1785" w:rsidRPr="007C7ADB">
        <w:rPr>
          <w:lang w:val="en-US"/>
        </w:rPr>
        <w:instrText xml:space="preserve"> REF _Ref72842847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B1785" w:rsidRPr="007C7ADB">
        <w:rPr>
          <w:lang w:val="en-US"/>
        </w:rPr>
        <w:t>1</w:t>
      </w:r>
      <w:r w:rsidR="006B1785" w:rsidRPr="007C7ADB">
        <w:rPr>
          <w:lang w:val="en-US"/>
        </w:rPr>
        <w:fldChar w:fldCharType="end"/>
      </w:r>
      <w:r w:rsidR="006B1785" w:rsidRPr="007C7ADB">
        <w:rPr>
          <w:lang w:val="en-US"/>
        </w:rPr>
        <w:t xml:space="preserve">, </w:t>
      </w:r>
      <w:r w:rsidR="006B1785" w:rsidRPr="007C7ADB">
        <w:rPr>
          <w:lang w:val="en-US"/>
        </w:rPr>
        <w:fldChar w:fldCharType="begin"/>
      </w:r>
      <w:r w:rsidR="006B1785" w:rsidRPr="007C7ADB">
        <w:rPr>
          <w:lang w:val="en-US"/>
        </w:rPr>
        <w:instrText xml:space="preserve"> REF _Ref72842858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B1785" w:rsidRPr="007C7ADB">
        <w:rPr>
          <w:lang w:val="en-US"/>
        </w:rPr>
        <w:t>2</w:t>
      </w:r>
      <w:r w:rsidR="006B1785" w:rsidRPr="007C7ADB">
        <w:rPr>
          <w:lang w:val="en-US"/>
        </w:rPr>
        <w:fldChar w:fldCharType="end"/>
      </w:r>
      <w:r w:rsidR="006B1785" w:rsidRPr="007C7ADB">
        <w:rPr>
          <w:lang w:val="en-US"/>
        </w:rPr>
        <w:t xml:space="preserve">, and </w:t>
      </w:r>
      <w:r w:rsidR="006B1785" w:rsidRPr="007C7ADB">
        <w:rPr>
          <w:lang w:val="en-US"/>
        </w:rPr>
        <w:fldChar w:fldCharType="begin"/>
      </w:r>
      <w:r w:rsidR="006B1785" w:rsidRPr="007C7ADB">
        <w:rPr>
          <w:lang w:val="en-US"/>
        </w:rPr>
        <w:instrText xml:space="preserve"> REF _Ref72842861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B1785" w:rsidRPr="007C7ADB">
        <w:rPr>
          <w:lang w:val="en-US"/>
        </w:rPr>
        <w:t>3</w:t>
      </w:r>
      <w:r w:rsidR="006B1785" w:rsidRPr="007C7ADB">
        <w:rPr>
          <w:lang w:val="en-US"/>
        </w:rPr>
        <w:fldChar w:fldCharType="end"/>
      </w:r>
      <w:r w:rsidR="006B1785" w:rsidRPr="007C7ADB">
        <w:rPr>
          <w:lang w:val="en-US"/>
        </w:rPr>
        <w:t xml:space="preserve"> were answered, and a start with question </w:t>
      </w:r>
      <w:r w:rsidR="006B1785" w:rsidRPr="007C7ADB">
        <w:rPr>
          <w:lang w:val="en-US"/>
        </w:rPr>
        <w:fldChar w:fldCharType="begin"/>
      </w:r>
      <w:r w:rsidR="006B1785" w:rsidRPr="007C7ADB">
        <w:rPr>
          <w:lang w:val="en-US"/>
        </w:rPr>
        <w:instrText xml:space="preserve"> REF _Ref72842872 \r \h </w:instrText>
      </w:r>
      <w:r w:rsidR="00AA7DFA">
        <w:rPr>
          <w:lang w:val="en-US"/>
        </w:rPr>
        <w:instrText xml:space="preserve"> \* MERGEFORMAT </w:instrText>
      </w:r>
      <w:r w:rsidR="006B1785" w:rsidRPr="007C7ADB">
        <w:rPr>
          <w:lang w:val="en-US"/>
        </w:rPr>
      </w:r>
      <w:r w:rsidR="006B1785" w:rsidRPr="007C7ADB">
        <w:rPr>
          <w:lang w:val="en-US"/>
        </w:rPr>
        <w:fldChar w:fldCharType="separate"/>
      </w:r>
      <w:r w:rsidR="006B1785" w:rsidRPr="007C7ADB">
        <w:rPr>
          <w:lang w:val="en-US"/>
        </w:rPr>
        <w:t>4</w:t>
      </w:r>
      <w:r w:rsidR="006B1785" w:rsidRPr="007C7ADB">
        <w:rPr>
          <w:lang w:val="en-US"/>
        </w:rPr>
        <w:fldChar w:fldCharType="end"/>
      </w:r>
      <w:r w:rsidR="006B1785" w:rsidRPr="007C7ADB">
        <w:rPr>
          <w:lang w:val="en-US"/>
        </w:rPr>
        <w:t xml:space="preserve"> was made.</w:t>
      </w:r>
    </w:p>
    <w:p w14:paraId="2E9C64BE" w14:textId="7FD3FC6D" w:rsidR="00403D1D" w:rsidRPr="007C7ADB" w:rsidRDefault="00075D0B" w:rsidP="00AA7DFA">
      <w:pPr>
        <w:jc w:val="both"/>
        <w:rPr>
          <w:lang w:val="en-US"/>
        </w:rPr>
      </w:pPr>
      <w:r w:rsidRPr="007C7ADB">
        <w:rPr>
          <w:lang w:val="en-US"/>
        </w:rPr>
        <w:t xml:space="preserve">Cycle 2 was mostly concerned with exploration of several techniques such as Anchors, SHAP, counterfactuals and how these could be combined to further answer question </w:t>
      </w:r>
      <w:r w:rsidRPr="007C7ADB">
        <w:rPr>
          <w:lang w:val="en-US"/>
        </w:rPr>
        <w:fldChar w:fldCharType="begin"/>
      </w:r>
      <w:r w:rsidRPr="007C7ADB">
        <w:rPr>
          <w:lang w:val="en-US"/>
        </w:rPr>
        <w:instrText xml:space="preserve"> REF _Ref72842872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4</w:t>
      </w:r>
      <w:r w:rsidRPr="007C7ADB">
        <w:rPr>
          <w:lang w:val="en-US"/>
        </w:rPr>
        <w:fldChar w:fldCharType="end"/>
      </w:r>
      <w:r w:rsidRPr="007C7ADB">
        <w:rPr>
          <w:lang w:val="en-US"/>
        </w:rPr>
        <w:t xml:space="preserve">. To answer question </w:t>
      </w:r>
      <w:r w:rsidRPr="007C7ADB">
        <w:rPr>
          <w:lang w:val="en-US"/>
        </w:rPr>
        <w:fldChar w:fldCharType="begin"/>
      </w:r>
      <w:r w:rsidRPr="007C7ADB">
        <w:rPr>
          <w:lang w:val="en-US"/>
        </w:rPr>
        <w:instrText xml:space="preserve"> REF _Ref72843457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5</w:t>
      </w:r>
      <w:r w:rsidRPr="007C7ADB">
        <w:rPr>
          <w:lang w:val="en-US"/>
        </w:rPr>
        <w:fldChar w:fldCharType="end"/>
      </w:r>
      <w:r w:rsidRPr="007C7ADB">
        <w:rPr>
          <w:lang w:val="en-US"/>
        </w:rPr>
        <w:t>, the visualization was also mainly developed during this time as it was clear that the profile feature values, in combination with a counterfactual would need to be presented to the user.</w:t>
      </w:r>
    </w:p>
    <w:p w14:paraId="54BD105A" w14:textId="0287E088" w:rsidR="00CA32EC" w:rsidRPr="007C7ADB" w:rsidRDefault="00CA32EC" w:rsidP="00AA7DFA">
      <w:pPr>
        <w:jc w:val="both"/>
        <w:rPr>
          <w:lang w:val="en-US"/>
        </w:rPr>
      </w:pPr>
      <w:r w:rsidRPr="007C7ADB">
        <w:rPr>
          <w:lang w:val="en-US"/>
        </w:rPr>
        <w:t xml:space="preserve">From previous cycles, it was clear that a combination of SHAP values and a counterfactual could work well. As no counterfactual method was currently fully suitable for this problem, we worked on creating our own implementation, working towards the answer of question </w:t>
      </w:r>
      <w:r w:rsidRPr="007C7ADB">
        <w:rPr>
          <w:lang w:val="en-US"/>
        </w:rPr>
        <w:fldChar w:fldCharType="begin"/>
      </w:r>
      <w:r w:rsidRPr="007C7ADB">
        <w:rPr>
          <w:lang w:val="en-US"/>
        </w:rPr>
        <w:instrText xml:space="preserve"> REF _Ref72843670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6</w:t>
      </w:r>
      <w:r w:rsidRPr="007C7ADB">
        <w:rPr>
          <w:lang w:val="en-US"/>
        </w:rPr>
        <w:fldChar w:fldCharType="end"/>
      </w:r>
      <w:r w:rsidRPr="007C7ADB">
        <w:rPr>
          <w:lang w:val="en-US"/>
        </w:rPr>
        <w:t>. This was also when extra data was sampled (see Supplementary Materials).</w:t>
      </w:r>
    </w:p>
    <w:p w14:paraId="166259D8" w14:textId="67AF63F0" w:rsidR="00CA32EC" w:rsidRPr="007C7ADB" w:rsidRDefault="00CA32EC" w:rsidP="00AA7DFA">
      <w:pPr>
        <w:jc w:val="both"/>
        <w:rPr>
          <w:lang w:val="en-US"/>
        </w:rPr>
      </w:pPr>
      <w:r w:rsidRPr="007C7ADB">
        <w:rPr>
          <w:lang w:val="en-US"/>
        </w:rPr>
        <w:t xml:space="preserve">In cycle 4, the counterfactual method was finalized as well as the total visualization, answering questions </w:t>
      </w:r>
      <w:r w:rsidRPr="007C7ADB">
        <w:rPr>
          <w:lang w:val="en-US"/>
        </w:rPr>
        <w:fldChar w:fldCharType="begin"/>
      </w:r>
      <w:r w:rsidRPr="007C7ADB">
        <w:rPr>
          <w:lang w:val="en-US"/>
        </w:rPr>
        <w:instrText xml:space="preserve"> REF _Ref72843457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5</w:t>
      </w:r>
      <w:r w:rsidRPr="007C7ADB">
        <w:rPr>
          <w:lang w:val="en-US"/>
        </w:rPr>
        <w:fldChar w:fldCharType="end"/>
      </w:r>
      <w:r w:rsidRPr="007C7ADB">
        <w:rPr>
          <w:lang w:val="en-US"/>
        </w:rPr>
        <w:t xml:space="preserve"> and </w:t>
      </w:r>
      <w:r w:rsidRPr="007C7ADB">
        <w:rPr>
          <w:lang w:val="en-US"/>
        </w:rPr>
        <w:fldChar w:fldCharType="begin"/>
      </w:r>
      <w:r w:rsidRPr="007C7ADB">
        <w:rPr>
          <w:lang w:val="en-US"/>
        </w:rPr>
        <w:instrText xml:space="preserve"> REF _Ref72843670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6</w:t>
      </w:r>
      <w:r w:rsidRPr="007C7ADB">
        <w:rPr>
          <w:lang w:val="en-US"/>
        </w:rPr>
        <w:fldChar w:fldCharType="end"/>
      </w:r>
      <w:r w:rsidRPr="007C7ADB">
        <w:rPr>
          <w:lang w:val="en-US"/>
        </w:rPr>
        <w:t xml:space="preserve">. The objective evaluation functions were implemented during this time as well for question </w:t>
      </w:r>
      <w:r w:rsidRPr="007C7ADB">
        <w:rPr>
          <w:lang w:val="en-US"/>
        </w:rPr>
        <w:fldChar w:fldCharType="begin"/>
      </w:r>
      <w:r w:rsidRPr="007C7ADB">
        <w:rPr>
          <w:lang w:val="en-US"/>
        </w:rPr>
        <w:instrText xml:space="preserve"> REF _Ref72843888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7</w:t>
      </w:r>
      <w:r w:rsidRPr="007C7ADB">
        <w:rPr>
          <w:lang w:val="en-US"/>
        </w:rPr>
        <w:fldChar w:fldCharType="end"/>
      </w:r>
      <w:r w:rsidRPr="007C7ADB">
        <w:rPr>
          <w:lang w:val="en-US"/>
        </w:rPr>
        <w:t>.</w:t>
      </w:r>
    </w:p>
    <w:p w14:paraId="6BF5B012" w14:textId="4E99ED7D" w:rsidR="0016164A" w:rsidRPr="007C7ADB" w:rsidRDefault="00CA32EC" w:rsidP="00AA7DFA">
      <w:pPr>
        <w:jc w:val="both"/>
        <w:rPr>
          <w:lang w:val="en-US"/>
        </w:rPr>
      </w:pPr>
      <w:r w:rsidRPr="007C7ADB">
        <w:rPr>
          <w:lang w:val="en-US"/>
        </w:rPr>
        <w:lastRenderedPageBreak/>
        <w:t xml:space="preserve">The final sprint consisted of running the objective evaluations against the state of the art, while also creating a user study to answer question </w:t>
      </w:r>
      <w:r w:rsidRPr="007C7ADB">
        <w:rPr>
          <w:lang w:val="en-US"/>
        </w:rPr>
        <w:fldChar w:fldCharType="begin"/>
      </w:r>
      <w:r w:rsidRPr="007C7ADB">
        <w:rPr>
          <w:lang w:val="en-US"/>
        </w:rPr>
        <w:instrText xml:space="preserve"> REF _Ref72843986 \r \h </w:instrText>
      </w:r>
      <w:r w:rsidR="00AA7DFA">
        <w:rPr>
          <w:lang w:val="en-US"/>
        </w:rPr>
        <w:instrText xml:space="preserve"> \* MERGEFORMAT </w:instrText>
      </w:r>
      <w:r w:rsidRPr="007C7ADB">
        <w:rPr>
          <w:lang w:val="en-US"/>
        </w:rPr>
      </w:r>
      <w:r w:rsidRPr="007C7ADB">
        <w:rPr>
          <w:lang w:val="en-US"/>
        </w:rPr>
        <w:fldChar w:fldCharType="separate"/>
      </w:r>
      <w:r w:rsidRPr="007C7ADB">
        <w:rPr>
          <w:lang w:val="en-US"/>
        </w:rPr>
        <w:t>8</w:t>
      </w:r>
      <w:r w:rsidRPr="007C7ADB">
        <w:rPr>
          <w:lang w:val="en-US"/>
        </w:rPr>
        <w:fldChar w:fldCharType="end"/>
      </w:r>
      <w:r w:rsidRPr="007C7ADB">
        <w:rPr>
          <w:lang w:val="en-US"/>
        </w:rPr>
        <w:t>.</w:t>
      </w:r>
    </w:p>
    <w:tbl>
      <w:tblPr>
        <w:tblStyle w:val="Tabelraster"/>
        <w:tblW w:w="9209" w:type="dxa"/>
        <w:tblLayout w:type="fixed"/>
        <w:tblLook w:val="04A0" w:firstRow="1" w:lastRow="0" w:firstColumn="1" w:lastColumn="0" w:noHBand="0" w:noVBand="1"/>
      </w:tblPr>
      <w:tblGrid>
        <w:gridCol w:w="1271"/>
        <w:gridCol w:w="1559"/>
        <w:gridCol w:w="1418"/>
        <w:gridCol w:w="1785"/>
        <w:gridCol w:w="1588"/>
        <w:gridCol w:w="1588"/>
      </w:tblGrid>
      <w:tr w:rsidR="00A74D6C" w:rsidRPr="007C7ADB" w14:paraId="1248C64A" w14:textId="7C85A7EF" w:rsidTr="00357272">
        <w:tc>
          <w:tcPr>
            <w:tcW w:w="1271" w:type="dxa"/>
          </w:tcPr>
          <w:p w14:paraId="636172D0" w14:textId="77777777" w:rsidR="00A74D6C" w:rsidRPr="007C7ADB" w:rsidRDefault="00A74D6C" w:rsidP="00AA7DFA">
            <w:pPr>
              <w:jc w:val="both"/>
              <w:rPr>
                <w:lang w:val="en-US"/>
              </w:rPr>
            </w:pPr>
          </w:p>
        </w:tc>
        <w:tc>
          <w:tcPr>
            <w:tcW w:w="1559" w:type="dxa"/>
          </w:tcPr>
          <w:p w14:paraId="2C7E837C" w14:textId="62153B48" w:rsidR="00A74D6C" w:rsidRPr="007C7ADB" w:rsidRDefault="00A74D6C" w:rsidP="00097FAC">
            <w:pPr>
              <w:rPr>
                <w:lang w:val="en-US"/>
              </w:rPr>
            </w:pPr>
            <w:r w:rsidRPr="007C7ADB">
              <w:rPr>
                <w:lang w:val="en-US"/>
              </w:rPr>
              <w:t>Cycle 1</w:t>
            </w:r>
            <w:r w:rsidR="007C7ADB" w:rsidRPr="007C7ADB">
              <w:rPr>
                <w:lang w:val="en-US"/>
              </w:rPr>
              <w:t xml:space="preserve">: </w:t>
            </w:r>
            <w:r w:rsidR="007C7ADB" w:rsidRPr="00211698">
              <w:rPr>
                <w:b/>
                <w:bCs/>
                <w:lang w:val="en-US"/>
              </w:rPr>
              <w:t>baseline</w:t>
            </w:r>
          </w:p>
        </w:tc>
        <w:tc>
          <w:tcPr>
            <w:tcW w:w="1418" w:type="dxa"/>
          </w:tcPr>
          <w:p w14:paraId="0C86F16F" w14:textId="34C76FB5" w:rsidR="00A74D6C" w:rsidRPr="007C7ADB" w:rsidRDefault="00A74D6C" w:rsidP="00097FAC">
            <w:pPr>
              <w:rPr>
                <w:lang w:val="en-US"/>
              </w:rPr>
            </w:pPr>
            <w:r w:rsidRPr="007C7ADB">
              <w:rPr>
                <w:lang w:val="en-US"/>
              </w:rPr>
              <w:t>Cycle 2</w:t>
            </w:r>
            <w:r w:rsidR="007C7ADB" w:rsidRPr="007C7ADB">
              <w:rPr>
                <w:lang w:val="en-US"/>
              </w:rPr>
              <w:t xml:space="preserve">: </w:t>
            </w:r>
            <w:r w:rsidR="007C7ADB" w:rsidRPr="00211698">
              <w:rPr>
                <w:b/>
                <w:bCs/>
                <w:lang w:val="en-US"/>
              </w:rPr>
              <w:t>exploration</w:t>
            </w:r>
          </w:p>
        </w:tc>
        <w:tc>
          <w:tcPr>
            <w:tcW w:w="1785" w:type="dxa"/>
          </w:tcPr>
          <w:p w14:paraId="2FE8EA72" w14:textId="21CE741B" w:rsidR="00A74D6C" w:rsidRPr="007C7ADB" w:rsidRDefault="00A74D6C" w:rsidP="00097FAC">
            <w:pPr>
              <w:rPr>
                <w:lang w:val="en-US"/>
              </w:rPr>
            </w:pPr>
            <w:r w:rsidRPr="007C7ADB">
              <w:rPr>
                <w:lang w:val="en-US"/>
              </w:rPr>
              <w:t>Cycle 3</w:t>
            </w:r>
            <w:r w:rsidR="007C7ADB" w:rsidRPr="007C7ADB">
              <w:rPr>
                <w:lang w:val="en-US"/>
              </w:rPr>
              <w:t xml:space="preserve">: </w:t>
            </w:r>
            <w:r w:rsidR="007C7ADB" w:rsidRPr="00211698">
              <w:rPr>
                <w:b/>
                <w:bCs/>
                <w:lang w:val="en-US"/>
              </w:rPr>
              <w:t>implementation</w:t>
            </w:r>
          </w:p>
        </w:tc>
        <w:tc>
          <w:tcPr>
            <w:tcW w:w="1588" w:type="dxa"/>
          </w:tcPr>
          <w:p w14:paraId="1576D6F5" w14:textId="02CDE0B3" w:rsidR="00A74D6C" w:rsidRPr="007C7ADB" w:rsidRDefault="00A74D6C" w:rsidP="00097FAC">
            <w:pPr>
              <w:rPr>
                <w:lang w:val="en-US"/>
              </w:rPr>
            </w:pPr>
            <w:r w:rsidRPr="007C7ADB">
              <w:rPr>
                <w:lang w:val="en-US"/>
              </w:rPr>
              <w:t>Cycle 4</w:t>
            </w:r>
            <w:r w:rsidR="007C7ADB" w:rsidRPr="007C7ADB">
              <w:rPr>
                <w:lang w:val="en-US"/>
              </w:rPr>
              <w:t xml:space="preserve">: </w:t>
            </w:r>
            <w:r w:rsidR="007C7ADB" w:rsidRPr="00211698">
              <w:rPr>
                <w:b/>
                <w:bCs/>
                <w:lang w:val="en-US"/>
              </w:rPr>
              <w:t>integration</w:t>
            </w:r>
          </w:p>
        </w:tc>
        <w:tc>
          <w:tcPr>
            <w:tcW w:w="1588" w:type="dxa"/>
          </w:tcPr>
          <w:p w14:paraId="0B2129AF" w14:textId="01E24777" w:rsidR="00A74D6C" w:rsidRPr="007C7ADB" w:rsidRDefault="00A74D6C" w:rsidP="00097FAC">
            <w:pPr>
              <w:rPr>
                <w:lang w:val="en-US"/>
              </w:rPr>
            </w:pPr>
            <w:r w:rsidRPr="007C7ADB">
              <w:rPr>
                <w:lang w:val="en-US"/>
              </w:rPr>
              <w:t>Cycle 5</w:t>
            </w:r>
            <w:r w:rsidR="007C7ADB" w:rsidRPr="007C7ADB">
              <w:rPr>
                <w:lang w:val="en-US"/>
              </w:rPr>
              <w:t xml:space="preserve">: </w:t>
            </w:r>
            <w:r w:rsidR="007C7ADB" w:rsidRPr="00211698">
              <w:rPr>
                <w:b/>
                <w:bCs/>
                <w:lang w:val="en-US"/>
              </w:rPr>
              <w:t>evaluation</w:t>
            </w:r>
          </w:p>
        </w:tc>
      </w:tr>
      <w:tr w:rsidR="00A74D6C" w:rsidRPr="007C7ADB" w14:paraId="3E909FBE" w14:textId="471332CF" w:rsidTr="00357272">
        <w:tc>
          <w:tcPr>
            <w:tcW w:w="1271" w:type="dxa"/>
          </w:tcPr>
          <w:p w14:paraId="0D504988" w14:textId="7C41D287" w:rsidR="00A74D6C" w:rsidRPr="007C7ADB" w:rsidRDefault="00A74D6C" w:rsidP="00AA7DFA">
            <w:pPr>
              <w:jc w:val="both"/>
              <w:rPr>
                <w:lang w:val="en-US"/>
              </w:rPr>
            </w:pPr>
            <w:r w:rsidRPr="007C7ADB">
              <w:rPr>
                <w:lang w:val="en-US"/>
              </w:rPr>
              <w:t>Question 1</w:t>
            </w:r>
          </w:p>
        </w:tc>
        <w:tc>
          <w:tcPr>
            <w:tcW w:w="1559" w:type="dxa"/>
            <w:shd w:val="clear" w:color="auto" w:fill="DEEAF6" w:themeFill="accent5" w:themeFillTint="33"/>
          </w:tcPr>
          <w:p w14:paraId="5C21AA4A" w14:textId="34F44D5C" w:rsidR="00A74D6C" w:rsidRPr="007C7ADB" w:rsidRDefault="003A39C4" w:rsidP="00AA7DFA">
            <w:pPr>
              <w:jc w:val="both"/>
              <w:rPr>
                <w:lang w:val="en-US"/>
              </w:rPr>
            </w:pPr>
            <w:r>
              <w:rPr>
                <w:lang w:val="en-US"/>
              </w:rPr>
              <w:t xml:space="preserve">P 1.1, </w:t>
            </w:r>
            <w:r w:rsidR="0098716D">
              <w:rPr>
                <w:lang w:val="en-US"/>
              </w:rPr>
              <w:t xml:space="preserve">Ch </w:t>
            </w:r>
            <w:r w:rsidR="0098716D">
              <w:rPr>
                <w:lang w:val="en-US"/>
              </w:rPr>
              <w:fldChar w:fldCharType="begin"/>
            </w:r>
            <w:r w:rsidR="0098716D">
              <w:rPr>
                <w:lang w:val="en-US"/>
              </w:rPr>
              <w:instrText xml:space="preserve"> REF _Ref72846999 \h </w:instrText>
            </w:r>
            <w:r w:rsidR="00211698">
              <w:rPr>
                <w:lang w:val="en-US"/>
              </w:rPr>
              <w:instrText xml:space="preserve"> \* MERGEFORMAT </w:instrText>
            </w:r>
            <w:r w:rsidR="0098716D">
              <w:rPr>
                <w:lang w:val="en-US"/>
              </w:rPr>
            </w:r>
            <w:r w:rsidR="0098716D">
              <w:rPr>
                <w:lang w:val="en-US"/>
              </w:rPr>
              <w:fldChar w:fldCharType="separate"/>
            </w:r>
            <w:r w:rsidR="0098716D" w:rsidRPr="007C7ADB">
              <w:rPr>
                <w:lang w:val="en-US"/>
              </w:rPr>
              <w:t>2</w:t>
            </w:r>
            <w:r w:rsidR="0098716D">
              <w:rPr>
                <w:lang w:val="en-US"/>
              </w:rPr>
              <w:fldChar w:fldCharType="end"/>
            </w:r>
            <w:r w:rsidR="0098716D">
              <w:rPr>
                <w:lang w:val="en-US"/>
              </w:rPr>
              <w:t xml:space="preserve">, </w:t>
            </w:r>
            <w:r w:rsidR="0098716D">
              <w:rPr>
                <w:lang w:val="en-US"/>
              </w:rPr>
              <w:fldChar w:fldCharType="begin"/>
            </w:r>
            <w:r w:rsidR="0098716D">
              <w:rPr>
                <w:lang w:val="en-US"/>
              </w:rPr>
              <w:instrText xml:space="preserve"> REF _Ref73459328 \h </w:instrText>
            </w:r>
            <w:r w:rsidR="00211698">
              <w:rPr>
                <w:lang w:val="en-US"/>
              </w:rPr>
              <w:instrText xml:space="preserve"> \* MERGEFORMAT </w:instrText>
            </w:r>
            <w:r w:rsidR="0098716D">
              <w:rPr>
                <w:lang w:val="en-US"/>
              </w:rPr>
            </w:r>
            <w:r w:rsidR="0098716D">
              <w:rPr>
                <w:lang w:val="en-US"/>
              </w:rPr>
              <w:fldChar w:fldCharType="separate"/>
            </w:r>
            <w:r w:rsidR="0098716D" w:rsidRPr="007C7ADB">
              <w:rPr>
                <w:lang w:val="en-US"/>
              </w:rPr>
              <w:t xml:space="preserve">3 </w:t>
            </w:r>
            <w:r w:rsidR="0098716D">
              <w:rPr>
                <w:lang w:val="en-US"/>
              </w:rPr>
              <w:fldChar w:fldCharType="end"/>
            </w:r>
          </w:p>
        </w:tc>
        <w:tc>
          <w:tcPr>
            <w:tcW w:w="1418" w:type="dxa"/>
          </w:tcPr>
          <w:p w14:paraId="128EC874" w14:textId="77777777" w:rsidR="00A74D6C" w:rsidRPr="007C7ADB" w:rsidRDefault="00A74D6C" w:rsidP="00AA7DFA">
            <w:pPr>
              <w:jc w:val="both"/>
              <w:rPr>
                <w:lang w:val="en-US"/>
              </w:rPr>
            </w:pPr>
          </w:p>
        </w:tc>
        <w:tc>
          <w:tcPr>
            <w:tcW w:w="1785" w:type="dxa"/>
          </w:tcPr>
          <w:p w14:paraId="0AACCF61" w14:textId="77777777" w:rsidR="00A74D6C" w:rsidRPr="007C7ADB" w:rsidRDefault="00A74D6C" w:rsidP="00AA7DFA">
            <w:pPr>
              <w:jc w:val="both"/>
              <w:rPr>
                <w:lang w:val="en-US"/>
              </w:rPr>
            </w:pPr>
          </w:p>
        </w:tc>
        <w:tc>
          <w:tcPr>
            <w:tcW w:w="1588" w:type="dxa"/>
          </w:tcPr>
          <w:p w14:paraId="229C696C" w14:textId="77777777" w:rsidR="00A74D6C" w:rsidRPr="007C7ADB" w:rsidRDefault="00A74D6C" w:rsidP="00AA7DFA">
            <w:pPr>
              <w:jc w:val="both"/>
              <w:rPr>
                <w:lang w:val="en-US"/>
              </w:rPr>
            </w:pPr>
          </w:p>
        </w:tc>
        <w:tc>
          <w:tcPr>
            <w:tcW w:w="1588" w:type="dxa"/>
          </w:tcPr>
          <w:p w14:paraId="65851C04" w14:textId="77777777" w:rsidR="00A74D6C" w:rsidRPr="007C7ADB" w:rsidRDefault="00A74D6C" w:rsidP="00AA7DFA">
            <w:pPr>
              <w:jc w:val="both"/>
              <w:rPr>
                <w:lang w:val="en-US"/>
              </w:rPr>
            </w:pPr>
          </w:p>
        </w:tc>
      </w:tr>
      <w:tr w:rsidR="00A74D6C" w:rsidRPr="007C7ADB" w14:paraId="7619DAFC" w14:textId="4276D470" w:rsidTr="00357272">
        <w:tc>
          <w:tcPr>
            <w:tcW w:w="1271" w:type="dxa"/>
          </w:tcPr>
          <w:p w14:paraId="4D4D1124" w14:textId="7F5C3E82" w:rsidR="00A74D6C" w:rsidRPr="007C7ADB" w:rsidRDefault="00A74D6C" w:rsidP="00AA7DFA">
            <w:pPr>
              <w:jc w:val="both"/>
              <w:rPr>
                <w:lang w:val="en-US"/>
              </w:rPr>
            </w:pPr>
            <w:r w:rsidRPr="007C7ADB">
              <w:rPr>
                <w:lang w:val="en-US"/>
              </w:rPr>
              <w:t>Question 2</w:t>
            </w:r>
          </w:p>
        </w:tc>
        <w:tc>
          <w:tcPr>
            <w:tcW w:w="1559" w:type="dxa"/>
            <w:shd w:val="clear" w:color="auto" w:fill="DEEAF6" w:themeFill="accent5" w:themeFillTint="33"/>
          </w:tcPr>
          <w:p w14:paraId="2097791B" w14:textId="5D040801" w:rsidR="00A74D6C" w:rsidRPr="007C7ADB" w:rsidRDefault="0098716D" w:rsidP="00AA7DFA">
            <w:pPr>
              <w:jc w:val="both"/>
              <w:rPr>
                <w:lang w:val="en-US"/>
              </w:rPr>
            </w:pPr>
            <w:r>
              <w:rPr>
                <w:lang w:val="en-US"/>
              </w:rPr>
              <w:t xml:space="preserve">P </w:t>
            </w:r>
            <w:r w:rsidR="00BA3385">
              <w:rPr>
                <w:lang w:val="en-US"/>
              </w:rPr>
              <w:t>2.3, 2.4</w:t>
            </w:r>
          </w:p>
        </w:tc>
        <w:tc>
          <w:tcPr>
            <w:tcW w:w="1418" w:type="dxa"/>
          </w:tcPr>
          <w:p w14:paraId="6E0DD147" w14:textId="77777777" w:rsidR="00A74D6C" w:rsidRPr="007C7ADB" w:rsidRDefault="00A74D6C" w:rsidP="00AA7DFA">
            <w:pPr>
              <w:jc w:val="both"/>
              <w:rPr>
                <w:lang w:val="en-US"/>
              </w:rPr>
            </w:pPr>
          </w:p>
        </w:tc>
        <w:tc>
          <w:tcPr>
            <w:tcW w:w="1785" w:type="dxa"/>
          </w:tcPr>
          <w:p w14:paraId="23229425" w14:textId="77777777" w:rsidR="00A74D6C" w:rsidRPr="007C7ADB" w:rsidRDefault="00A74D6C" w:rsidP="00AA7DFA">
            <w:pPr>
              <w:jc w:val="both"/>
              <w:rPr>
                <w:lang w:val="en-US"/>
              </w:rPr>
            </w:pPr>
          </w:p>
        </w:tc>
        <w:tc>
          <w:tcPr>
            <w:tcW w:w="1588" w:type="dxa"/>
          </w:tcPr>
          <w:p w14:paraId="009A12F5" w14:textId="77777777" w:rsidR="00A74D6C" w:rsidRPr="007C7ADB" w:rsidRDefault="00A74D6C" w:rsidP="00AA7DFA">
            <w:pPr>
              <w:jc w:val="both"/>
              <w:rPr>
                <w:lang w:val="en-US"/>
              </w:rPr>
            </w:pPr>
          </w:p>
        </w:tc>
        <w:tc>
          <w:tcPr>
            <w:tcW w:w="1588" w:type="dxa"/>
          </w:tcPr>
          <w:p w14:paraId="31D5E75E" w14:textId="77777777" w:rsidR="00A74D6C" w:rsidRPr="007C7ADB" w:rsidRDefault="00A74D6C" w:rsidP="00AA7DFA">
            <w:pPr>
              <w:jc w:val="both"/>
              <w:rPr>
                <w:lang w:val="en-US"/>
              </w:rPr>
            </w:pPr>
          </w:p>
        </w:tc>
      </w:tr>
      <w:tr w:rsidR="00A74D6C" w:rsidRPr="007C7ADB" w14:paraId="794D5010" w14:textId="70DB398C" w:rsidTr="00357272">
        <w:tc>
          <w:tcPr>
            <w:tcW w:w="1271" w:type="dxa"/>
          </w:tcPr>
          <w:p w14:paraId="58F2F915" w14:textId="217040F4" w:rsidR="00A74D6C" w:rsidRPr="007C7ADB" w:rsidRDefault="00A74D6C" w:rsidP="00AA7DFA">
            <w:pPr>
              <w:jc w:val="both"/>
              <w:rPr>
                <w:lang w:val="en-US"/>
              </w:rPr>
            </w:pPr>
            <w:r w:rsidRPr="007C7ADB">
              <w:rPr>
                <w:lang w:val="en-US"/>
              </w:rPr>
              <w:t>Question 3</w:t>
            </w:r>
          </w:p>
        </w:tc>
        <w:tc>
          <w:tcPr>
            <w:tcW w:w="1559" w:type="dxa"/>
            <w:shd w:val="clear" w:color="auto" w:fill="DEEAF6" w:themeFill="accent5" w:themeFillTint="33"/>
          </w:tcPr>
          <w:p w14:paraId="7C4A82B3" w14:textId="050C491F" w:rsidR="00A74D6C" w:rsidRPr="007C7ADB" w:rsidRDefault="00BA3385" w:rsidP="00AA7DFA">
            <w:pPr>
              <w:jc w:val="both"/>
              <w:rPr>
                <w:lang w:val="en-US"/>
              </w:rPr>
            </w:pPr>
            <w:r>
              <w:rPr>
                <w:lang w:val="en-US"/>
              </w:rPr>
              <w:t>P 2.1, 2.2</w:t>
            </w:r>
          </w:p>
        </w:tc>
        <w:tc>
          <w:tcPr>
            <w:tcW w:w="1418" w:type="dxa"/>
          </w:tcPr>
          <w:p w14:paraId="518518B1" w14:textId="77777777" w:rsidR="00A74D6C" w:rsidRPr="007C7ADB" w:rsidRDefault="00A74D6C" w:rsidP="00AA7DFA">
            <w:pPr>
              <w:jc w:val="both"/>
              <w:rPr>
                <w:lang w:val="en-US"/>
              </w:rPr>
            </w:pPr>
          </w:p>
        </w:tc>
        <w:tc>
          <w:tcPr>
            <w:tcW w:w="1785" w:type="dxa"/>
          </w:tcPr>
          <w:p w14:paraId="7A112E51" w14:textId="77777777" w:rsidR="00A74D6C" w:rsidRPr="007C7ADB" w:rsidRDefault="00A74D6C" w:rsidP="00AA7DFA">
            <w:pPr>
              <w:jc w:val="both"/>
              <w:rPr>
                <w:lang w:val="en-US"/>
              </w:rPr>
            </w:pPr>
          </w:p>
        </w:tc>
        <w:tc>
          <w:tcPr>
            <w:tcW w:w="1588" w:type="dxa"/>
          </w:tcPr>
          <w:p w14:paraId="002AC879" w14:textId="77777777" w:rsidR="00A74D6C" w:rsidRPr="007C7ADB" w:rsidRDefault="00A74D6C" w:rsidP="00AA7DFA">
            <w:pPr>
              <w:jc w:val="both"/>
              <w:rPr>
                <w:lang w:val="en-US"/>
              </w:rPr>
            </w:pPr>
          </w:p>
        </w:tc>
        <w:tc>
          <w:tcPr>
            <w:tcW w:w="1588" w:type="dxa"/>
          </w:tcPr>
          <w:p w14:paraId="045984EE" w14:textId="77777777" w:rsidR="00A74D6C" w:rsidRPr="007C7ADB" w:rsidRDefault="00A74D6C" w:rsidP="00AA7DFA">
            <w:pPr>
              <w:jc w:val="both"/>
              <w:rPr>
                <w:lang w:val="en-US"/>
              </w:rPr>
            </w:pPr>
          </w:p>
        </w:tc>
      </w:tr>
      <w:tr w:rsidR="00A74D6C" w:rsidRPr="00BA3385" w14:paraId="653209EA" w14:textId="7DFDC635" w:rsidTr="00357272">
        <w:tc>
          <w:tcPr>
            <w:tcW w:w="1271" w:type="dxa"/>
          </w:tcPr>
          <w:p w14:paraId="26056777" w14:textId="3028B9C4" w:rsidR="00A74D6C" w:rsidRPr="007C7ADB" w:rsidRDefault="00A74D6C" w:rsidP="00AA7DFA">
            <w:pPr>
              <w:jc w:val="both"/>
              <w:rPr>
                <w:lang w:val="en-US"/>
              </w:rPr>
            </w:pPr>
            <w:r w:rsidRPr="007C7ADB">
              <w:rPr>
                <w:lang w:val="en-US"/>
              </w:rPr>
              <w:t>Question 4</w:t>
            </w:r>
          </w:p>
        </w:tc>
        <w:tc>
          <w:tcPr>
            <w:tcW w:w="1559" w:type="dxa"/>
            <w:shd w:val="clear" w:color="auto" w:fill="DEEAF6" w:themeFill="accent5" w:themeFillTint="33"/>
          </w:tcPr>
          <w:p w14:paraId="385F1846" w14:textId="7BE5E56A" w:rsidR="00A74D6C" w:rsidRPr="007C7ADB" w:rsidRDefault="00357272" w:rsidP="00AA7DFA">
            <w:pPr>
              <w:jc w:val="both"/>
              <w:rPr>
                <w:lang w:val="en-US"/>
              </w:rPr>
            </w:pPr>
            <w:r w:rsidRPr="00357272">
              <w:rPr>
                <w:lang w:val="en-US"/>
              </w:rPr>
              <w:t>P 1.2, 1.3</w:t>
            </w:r>
            <w:r>
              <w:rPr>
                <w:lang w:val="en-US"/>
              </w:rPr>
              <w:t xml:space="preserve">, Ch  </w:t>
            </w:r>
            <w:r>
              <w:rPr>
                <w:lang w:val="en-US"/>
              </w:rPr>
              <w:fldChar w:fldCharType="begin"/>
            </w:r>
            <w:r>
              <w:rPr>
                <w:lang w:val="en-US"/>
              </w:rPr>
              <w:instrText xml:space="preserve"> REF _Ref73459328 \h  \* MERGEFORMAT </w:instrText>
            </w:r>
            <w:r>
              <w:rPr>
                <w:lang w:val="en-US"/>
              </w:rPr>
            </w:r>
            <w:r>
              <w:rPr>
                <w:lang w:val="en-US"/>
              </w:rPr>
              <w:fldChar w:fldCharType="separate"/>
            </w:r>
            <w:r w:rsidRPr="007C7ADB">
              <w:rPr>
                <w:lang w:val="en-US"/>
              </w:rPr>
              <w:t>3</w:t>
            </w:r>
            <w:r>
              <w:rPr>
                <w:lang w:val="en-US"/>
              </w:rPr>
              <w:t xml:space="preserve"> </w:t>
            </w:r>
            <w:r>
              <w:rPr>
                <w:lang w:val="en-US"/>
              </w:rPr>
              <w:fldChar w:fldCharType="end"/>
            </w:r>
          </w:p>
        </w:tc>
        <w:tc>
          <w:tcPr>
            <w:tcW w:w="1418" w:type="dxa"/>
            <w:shd w:val="clear" w:color="auto" w:fill="DEEAF6" w:themeFill="accent5" w:themeFillTint="33"/>
          </w:tcPr>
          <w:p w14:paraId="3332F951" w14:textId="56027518" w:rsidR="00A74D6C" w:rsidRPr="007C7ADB" w:rsidRDefault="00BA3385" w:rsidP="00AA7DFA">
            <w:pPr>
              <w:jc w:val="both"/>
              <w:rPr>
                <w:lang w:val="en-US"/>
              </w:rPr>
            </w:pPr>
            <w:r>
              <w:rPr>
                <w:lang w:val="en-US"/>
              </w:rPr>
              <w:t>P 1.3</w:t>
            </w:r>
            <w:r w:rsidR="00357272">
              <w:rPr>
                <w:lang w:val="en-US"/>
              </w:rPr>
              <w:t xml:space="preserve">, Ch </w:t>
            </w:r>
            <w:r w:rsidR="00357272">
              <w:rPr>
                <w:lang w:val="en-US"/>
              </w:rPr>
              <w:fldChar w:fldCharType="begin"/>
            </w:r>
            <w:r w:rsidR="00357272">
              <w:rPr>
                <w:lang w:val="en-US"/>
              </w:rPr>
              <w:instrText xml:space="preserve"> REF _Ref73460120 \h  \* MERGEFORMAT </w:instrText>
            </w:r>
            <w:r w:rsidR="00357272">
              <w:rPr>
                <w:lang w:val="en-US"/>
              </w:rPr>
            </w:r>
            <w:r w:rsidR="00357272">
              <w:rPr>
                <w:lang w:val="en-US"/>
              </w:rPr>
              <w:fldChar w:fldCharType="separate"/>
            </w:r>
            <w:r w:rsidR="00357272">
              <w:rPr>
                <w:lang w:val="en-US"/>
              </w:rPr>
              <w:t>4</w:t>
            </w:r>
            <w:r w:rsidR="00357272">
              <w:rPr>
                <w:lang w:val="en-US"/>
              </w:rPr>
              <w:fldChar w:fldCharType="end"/>
            </w:r>
          </w:p>
        </w:tc>
        <w:tc>
          <w:tcPr>
            <w:tcW w:w="1785" w:type="dxa"/>
          </w:tcPr>
          <w:p w14:paraId="459361A1" w14:textId="77777777" w:rsidR="00A74D6C" w:rsidRPr="007C7ADB" w:rsidRDefault="00A74D6C" w:rsidP="00AA7DFA">
            <w:pPr>
              <w:jc w:val="both"/>
              <w:rPr>
                <w:lang w:val="en-US"/>
              </w:rPr>
            </w:pPr>
          </w:p>
        </w:tc>
        <w:tc>
          <w:tcPr>
            <w:tcW w:w="1588" w:type="dxa"/>
          </w:tcPr>
          <w:p w14:paraId="42154916" w14:textId="77777777" w:rsidR="00A74D6C" w:rsidRPr="007C7ADB" w:rsidRDefault="00A74D6C" w:rsidP="00AA7DFA">
            <w:pPr>
              <w:jc w:val="both"/>
              <w:rPr>
                <w:lang w:val="en-US"/>
              </w:rPr>
            </w:pPr>
          </w:p>
        </w:tc>
        <w:tc>
          <w:tcPr>
            <w:tcW w:w="1588" w:type="dxa"/>
          </w:tcPr>
          <w:p w14:paraId="45A1A48A" w14:textId="77777777" w:rsidR="00A74D6C" w:rsidRPr="007C7ADB" w:rsidRDefault="00A74D6C" w:rsidP="00AA7DFA">
            <w:pPr>
              <w:jc w:val="both"/>
              <w:rPr>
                <w:lang w:val="en-US"/>
              </w:rPr>
            </w:pPr>
          </w:p>
        </w:tc>
      </w:tr>
      <w:tr w:rsidR="00A74D6C" w:rsidRPr="007C7ADB" w14:paraId="516F654F" w14:textId="0FE87214" w:rsidTr="00357272">
        <w:tc>
          <w:tcPr>
            <w:tcW w:w="1271" w:type="dxa"/>
          </w:tcPr>
          <w:p w14:paraId="4BB3304C" w14:textId="2224F34E" w:rsidR="00A74D6C" w:rsidRPr="007C7ADB" w:rsidRDefault="00A74D6C" w:rsidP="00AA7DFA">
            <w:pPr>
              <w:jc w:val="both"/>
              <w:rPr>
                <w:lang w:val="en-US"/>
              </w:rPr>
            </w:pPr>
            <w:r w:rsidRPr="007C7ADB">
              <w:rPr>
                <w:lang w:val="en-US"/>
              </w:rPr>
              <w:t>Question 5</w:t>
            </w:r>
          </w:p>
        </w:tc>
        <w:tc>
          <w:tcPr>
            <w:tcW w:w="1559" w:type="dxa"/>
          </w:tcPr>
          <w:p w14:paraId="3450A8BB" w14:textId="45AD7BBA" w:rsidR="00A74D6C" w:rsidRPr="007C7ADB" w:rsidRDefault="00A74D6C" w:rsidP="00AA7DFA">
            <w:pPr>
              <w:jc w:val="both"/>
              <w:rPr>
                <w:lang w:val="en-US"/>
              </w:rPr>
            </w:pPr>
          </w:p>
        </w:tc>
        <w:tc>
          <w:tcPr>
            <w:tcW w:w="1418" w:type="dxa"/>
            <w:shd w:val="clear" w:color="auto" w:fill="DEEAF6" w:themeFill="accent5" w:themeFillTint="33"/>
          </w:tcPr>
          <w:p w14:paraId="1565CE9A" w14:textId="01F47DF7" w:rsidR="00A74D6C" w:rsidRPr="007C7ADB" w:rsidRDefault="00BA3385" w:rsidP="00AA7DFA">
            <w:pPr>
              <w:jc w:val="both"/>
              <w:rPr>
                <w:lang w:val="en-US"/>
              </w:rPr>
            </w:pPr>
            <w:r>
              <w:rPr>
                <w:lang w:val="en-US"/>
              </w:rPr>
              <w:t>P 2.8</w:t>
            </w:r>
          </w:p>
        </w:tc>
        <w:tc>
          <w:tcPr>
            <w:tcW w:w="1785" w:type="dxa"/>
            <w:shd w:val="clear" w:color="auto" w:fill="DEEAF6" w:themeFill="accent5" w:themeFillTint="33"/>
          </w:tcPr>
          <w:p w14:paraId="7DB3940D" w14:textId="308458A5" w:rsidR="00A74D6C" w:rsidRPr="007C7ADB" w:rsidRDefault="003A39C4" w:rsidP="00AA7DFA">
            <w:pPr>
              <w:jc w:val="both"/>
              <w:rPr>
                <w:lang w:val="en-US"/>
              </w:rPr>
            </w:pPr>
            <w:r>
              <w:rPr>
                <w:lang w:val="en-US"/>
              </w:rPr>
              <w:t>P 2.8</w:t>
            </w:r>
          </w:p>
        </w:tc>
        <w:tc>
          <w:tcPr>
            <w:tcW w:w="1588" w:type="dxa"/>
            <w:shd w:val="clear" w:color="auto" w:fill="DEEAF6" w:themeFill="accent5" w:themeFillTint="33"/>
          </w:tcPr>
          <w:p w14:paraId="6D43BA12" w14:textId="758A9E82" w:rsidR="00A74D6C" w:rsidRPr="007C7ADB" w:rsidRDefault="003A39C4" w:rsidP="00AA7DFA">
            <w:pPr>
              <w:jc w:val="both"/>
              <w:rPr>
                <w:lang w:val="en-US"/>
              </w:rPr>
            </w:pPr>
            <w:r>
              <w:rPr>
                <w:lang w:val="en-US"/>
              </w:rPr>
              <w:t>P 2.8, 3.2</w:t>
            </w:r>
          </w:p>
        </w:tc>
        <w:tc>
          <w:tcPr>
            <w:tcW w:w="1588" w:type="dxa"/>
          </w:tcPr>
          <w:p w14:paraId="5A462E69" w14:textId="77777777" w:rsidR="00A74D6C" w:rsidRPr="007C7ADB" w:rsidRDefault="00A74D6C" w:rsidP="00AA7DFA">
            <w:pPr>
              <w:jc w:val="both"/>
              <w:rPr>
                <w:lang w:val="en-US"/>
              </w:rPr>
            </w:pPr>
          </w:p>
        </w:tc>
      </w:tr>
      <w:tr w:rsidR="00A74D6C" w:rsidRPr="007C7ADB" w14:paraId="55367D16" w14:textId="6BFD164E" w:rsidTr="00357272">
        <w:tc>
          <w:tcPr>
            <w:tcW w:w="1271" w:type="dxa"/>
          </w:tcPr>
          <w:p w14:paraId="398E6882" w14:textId="7690CECF" w:rsidR="00A74D6C" w:rsidRPr="007C7ADB" w:rsidRDefault="00A74D6C" w:rsidP="00AA7DFA">
            <w:pPr>
              <w:jc w:val="both"/>
              <w:rPr>
                <w:lang w:val="en-US"/>
              </w:rPr>
            </w:pPr>
            <w:r w:rsidRPr="007C7ADB">
              <w:rPr>
                <w:lang w:val="en-US"/>
              </w:rPr>
              <w:t>Question 6</w:t>
            </w:r>
          </w:p>
        </w:tc>
        <w:tc>
          <w:tcPr>
            <w:tcW w:w="1559" w:type="dxa"/>
          </w:tcPr>
          <w:p w14:paraId="274C10C7" w14:textId="2B705993" w:rsidR="00A74D6C" w:rsidRPr="007C7ADB" w:rsidRDefault="00A74D6C" w:rsidP="00AA7DFA">
            <w:pPr>
              <w:jc w:val="both"/>
              <w:rPr>
                <w:lang w:val="en-US"/>
              </w:rPr>
            </w:pPr>
          </w:p>
        </w:tc>
        <w:tc>
          <w:tcPr>
            <w:tcW w:w="1418" w:type="dxa"/>
          </w:tcPr>
          <w:p w14:paraId="2C2C7C0F" w14:textId="77777777" w:rsidR="00A74D6C" w:rsidRPr="007C7ADB" w:rsidRDefault="00A74D6C" w:rsidP="00AA7DFA">
            <w:pPr>
              <w:jc w:val="both"/>
              <w:rPr>
                <w:lang w:val="en-US"/>
              </w:rPr>
            </w:pPr>
          </w:p>
        </w:tc>
        <w:tc>
          <w:tcPr>
            <w:tcW w:w="1785" w:type="dxa"/>
            <w:shd w:val="clear" w:color="auto" w:fill="DEEAF6" w:themeFill="accent5" w:themeFillTint="33"/>
          </w:tcPr>
          <w:p w14:paraId="41A01627" w14:textId="4F764C10" w:rsidR="00A74D6C" w:rsidRPr="007C7ADB" w:rsidRDefault="00BA3385" w:rsidP="00AA7DFA">
            <w:pPr>
              <w:jc w:val="both"/>
              <w:rPr>
                <w:lang w:val="en-US"/>
              </w:rPr>
            </w:pPr>
            <w:r>
              <w:rPr>
                <w:lang w:val="en-US"/>
              </w:rPr>
              <w:t>P 2.</w:t>
            </w:r>
            <w:r w:rsidR="003A39C4">
              <w:rPr>
                <w:lang w:val="en-US"/>
              </w:rPr>
              <w:t>5</w:t>
            </w:r>
          </w:p>
        </w:tc>
        <w:tc>
          <w:tcPr>
            <w:tcW w:w="1588" w:type="dxa"/>
            <w:shd w:val="clear" w:color="auto" w:fill="DEEAF6" w:themeFill="accent5" w:themeFillTint="33"/>
          </w:tcPr>
          <w:p w14:paraId="357EB3AE" w14:textId="0B5E4FBE" w:rsidR="00A74D6C" w:rsidRPr="007C7ADB" w:rsidRDefault="003A39C4" w:rsidP="00AA7DFA">
            <w:pPr>
              <w:jc w:val="both"/>
              <w:rPr>
                <w:lang w:val="en-US"/>
              </w:rPr>
            </w:pPr>
            <w:r>
              <w:rPr>
                <w:lang w:val="en-US"/>
              </w:rPr>
              <w:t>P 2.5, 2.6</w:t>
            </w:r>
          </w:p>
        </w:tc>
        <w:tc>
          <w:tcPr>
            <w:tcW w:w="1588" w:type="dxa"/>
          </w:tcPr>
          <w:p w14:paraId="58BFE80F" w14:textId="77777777" w:rsidR="00A74D6C" w:rsidRPr="007C7ADB" w:rsidRDefault="00A74D6C" w:rsidP="00AA7DFA">
            <w:pPr>
              <w:jc w:val="both"/>
              <w:rPr>
                <w:lang w:val="en-US"/>
              </w:rPr>
            </w:pPr>
          </w:p>
        </w:tc>
      </w:tr>
      <w:tr w:rsidR="00A74D6C" w:rsidRPr="007C7ADB" w14:paraId="42B34C9A" w14:textId="28422BEC" w:rsidTr="00357272">
        <w:tc>
          <w:tcPr>
            <w:tcW w:w="1271" w:type="dxa"/>
          </w:tcPr>
          <w:p w14:paraId="26699594" w14:textId="30DFBB5C" w:rsidR="00A74D6C" w:rsidRPr="007C7ADB" w:rsidRDefault="00A74D6C" w:rsidP="00AA7DFA">
            <w:pPr>
              <w:jc w:val="both"/>
              <w:rPr>
                <w:lang w:val="en-US"/>
              </w:rPr>
            </w:pPr>
            <w:r w:rsidRPr="007C7ADB">
              <w:rPr>
                <w:lang w:val="en-US"/>
              </w:rPr>
              <w:t>Question 7</w:t>
            </w:r>
          </w:p>
        </w:tc>
        <w:tc>
          <w:tcPr>
            <w:tcW w:w="1559" w:type="dxa"/>
          </w:tcPr>
          <w:p w14:paraId="3B9C0769" w14:textId="10292F6D" w:rsidR="00A74D6C" w:rsidRPr="007C7ADB" w:rsidRDefault="00A74D6C" w:rsidP="00AA7DFA">
            <w:pPr>
              <w:jc w:val="both"/>
              <w:rPr>
                <w:lang w:val="en-US"/>
              </w:rPr>
            </w:pPr>
          </w:p>
        </w:tc>
        <w:tc>
          <w:tcPr>
            <w:tcW w:w="1418" w:type="dxa"/>
          </w:tcPr>
          <w:p w14:paraId="6BD52D45" w14:textId="77777777" w:rsidR="00A74D6C" w:rsidRPr="007C7ADB" w:rsidRDefault="00A74D6C" w:rsidP="00AA7DFA">
            <w:pPr>
              <w:jc w:val="both"/>
              <w:rPr>
                <w:lang w:val="en-US"/>
              </w:rPr>
            </w:pPr>
          </w:p>
        </w:tc>
        <w:tc>
          <w:tcPr>
            <w:tcW w:w="1785" w:type="dxa"/>
          </w:tcPr>
          <w:p w14:paraId="6C36A002" w14:textId="77777777" w:rsidR="00A74D6C" w:rsidRPr="007C7ADB" w:rsidRDefault="00A74D6C" w:rsidP="00AA7DFA">
            <w:pPr>
              <w:jc w:val="both"/>
              <w:rPr>
                <w:lang w:val="en-US"/>
              </w:rPr>
            </w:pPr>
          </w:p>
        </w:tc>
        <w:tc>
          <w:tcPr>
            <w:tcW w:w="1588" w:type="dxa"/>
            <w:shd w:val="clear" w:color="auto" w:fill="DEEAF6" w:themeFill="accent5" w:themeFillTint="33"/>
          </w:tcPr>
          <w:p w14:paraId="06A554F5" w14:textId="17F405AA" w:rsidR="00A74D6C" w:rsidRPr="007C7ADB" w:rsidRDefault="003A39C4" w:rsidP="00AA7DFA">
            <w:pPr>
              <w:jc w:val="both"/>
              <w:rPr>
                <w:lang w:val="en-US"/>
              </w:rPr>
            </w:pPr>
            <w:r>
              <w:rPr>
                <w:lang w:val="en-US"/>
              </w:rPr>
              <w:t>P 2.7</w:t>
            </w:r>
          </w:p>
        </w:tc>
        <w:tc>
          <w:tcPr>
            <w:tcW w:w="1588" w:type="dxa"/>
            <w:shd w:val="clear" w:color="auto" w:fill="DEEAF6" w:themeFill="accent5" w:themeFillTint="33"/>
          </w:tcPr>
          <w:p w14:paraId="0FB8E198" w14:textId="5726F2C7" w:rsidR="00A74D6C" w:rsidRPr="007C7ADB" w:rsidRDefault="003A39C4" w:rsidP="00AA7DFA">
            <w:pPr>
              <w:jc w:val="both"/>
              <w:rPr>
                <w:lang w:val="en-US"/>
              </w:rPr>
            </w:pPr>
            <w:r>
              <w:rPr>
                <w:lang w:val="en-US"/>
              </w:rPr>
              <w:t>P 2.7, 3.1</w:t>
            </w:r>
          </w:p>
        </w:tc>
      </w:tr>
      <w:tr w:rsidR="00A74D6C" w:rsidRPr="00E96665" w14:paraId="07960B89" w14:textId="2AD1E1A0" w:rsidTr="00357272">
        <w:tc>
          <w:tcPr>
            <w:tcW w:w="1271" w:type="dxa"/>
          </w:tcPr>
          <w:p w14:paraId="4496E4CC" w14:textId="6AC9A176" w:rsidR="00A74D6C" w:rsidRPr="007C7ADB" w:rsidRDefault="00A74D6C" w:rsidP="00AA7DFA">
            <w:pPr>
              <w:jc w:val="both"/>
              <w:rPr>
                <w:lang w:val="en-US"/>
              </w:rPr>
            </w:pPr>
            <w:r w:rsidRPr="007C7ADB">
              <w:rPr>
                <w:lang w:val="en-US"/>
              </w:rPr>
              <w:t>Question 8</w:t>
            </w:r>
          </w:p>
        </w:tc>
        <w:tc>
          <w:tcPr>
            <w:tcW w:w="1559" w:type="dxa"/>
          </w:tcPr>
          <w:p w14:paraId="6BD43F7F" w14:textId="170D25F7" w:rsidR="00A74D6C" w:rsidRPr="007C7ADB" w:rsidRDefault="00A74D6C" w:rsidP="00AA7DFA">
            <w:pPr>
              <w:jc w:val="both"/>
              <w:rPr>
                <w:lang w:val="en-US"/>
              </w:rPr>
            </w:pPr>
          </w:p>
        </w:tc>
        <w:tc>
          <w:tcPr>
            <w:tcW w:w="1418" w:type="dxa"/>
          </w:tcPr>
          <w:p w14:paraId="4894DFBA" w14:textId="77777777" w:rsidR="00A74D6C" w:rsidRPr="007C7ADB" w:rsidRDefault="00A74D6C" w:rsidP="00AA7DFA">
            <w:pPr>
              <w:jc w:val="both"/>
              <w:rPr>
                <w:lang w:val="en-US"/>
              </w:rPr>
            </w:pPr>
          </w:p>
        </w:tc>
        <w:tc>
          <w:tcPr>
            <w:tcW w:w="1785" w:type="dxa"/>
          </w:tcPr>
          <w:p w14:paraId="1257AE53" w14:textId="77777777" w:rsidR="00A74D6C" w:rsidRPr="007C7ADB" w:rsidRDefault="00A74D6C" w:rsidP="00AA7DFA">
            <w:pPr>
              <w:jc w:val="both"/>
              <w:rPr>
                <w:lang w:val="en-US"/>
              </w:rPr>
            </w:pPr>
          </w:p>
        </w:tc>
        <w:tc>
          <w:tcPr>
            <w:tcW w:w="1588" w:type="dxa"/>
          </w:tcPr>
          <w:p w14:paraId="48C77221" w14:textId="77777777" w:rsidR="00A74D6C" w:rsidRPr="007C7ADB" w:rsidRDefault="00A74D6C" w:rsidP="00AA7DFA">
            <w:pPr>
              <w:jc w:val="both"/>
              <w:rPr>
                <w:lang w:val="en-US"/>
              </w:rPr>
            </w:pPr>
          </w:p>
        </w:tc>
        <w:tc>
          <w:tcPr>
            <w:tcW w:w="1588" w:type="dxa"/>
            <w:shd w:val="clear" w:color="auto" w:fill="DEEAF6" w:themeFill="accent5" w:themeFillTint="33"/>
          </w:tcPr>
          <w:p w14:paraId="26723CDF" w14:textId="4FD387AB" w:rsidR="00A74D6C" w:rsidRPr="007C7ADB" w:rsidRDefault="003A39C4" w:rsidP="00AA7DFA">
            <w:pPr>
              <w:jc w:val="both"/>
              <w:rPr>
                <w:lang w:val="en-US"/>
              </w:rPr>
            </w:pPr>
            <w:r>
              <w:rPr>
                <w:lang w:val="en-US"/>
              </w:rPr>
              <w:t>P 2.9, 3.3</w:t>
            </w:r>
            <w:r w:rsidR="00E96665">
              <w:rPr>
                <w:lang w:val="en-US"/>
              </w:rPr>
              <w:t xml:space="preserve">, Ch </w:t>
            </w:r>
            <w:r w:rsidR="00E96665">
              <w:rPr>
                <w:lang w:val="en-US"/>
              </w:rPr>
              <w:fldChar w:fldCharType="begin"/>
            </w:r>
            <w:r w:rsidR="00E96665">
              <w:rPr>
                <w:lang w:val="en-US"/>
              </w:rPr>
              <w:instrText xml:space="preserve"> REF _Ref73460722 \h </w:instrText>
            </w:r>
            <w:r w:rsidR="00211698">
              <w:rPr>
                <w:lang w:val="en-US"/>
              </w:rPr>
              <w:instrText xml:space="preserve"> \* MERGEFORMAT </w:instrText>
            </w:r>
            <w:r w:rsidR="00E96665">
              <w:rPr>
                <w:lang w:val="en-US"/>
              </w:rPr>
            </w:r>
            <w:r w:rsidR="00E96665">
              <w:rPr>
                <w:lang w:val="en-US"/>
              </w:rPr>
              <w:fldChar w:fldCharType="separate"/>
            </w:r>
            <w:r w:rsidR="00E96665">
              <w:rPr>
                <w:lang w:val="en-US"/>
              </w:rPr>
              <w:t xml:space="preserve">5 </w:t>
            </w:r>
            <w:r w:rsidR="00E96665">
              <w:rPr>
                <w:lang w:val="en-US"/>
              </w:rPr>
              <w:fldChar w:fldCharType="end"/>
            </w:r>
          </w:p>
        </w:tc>
      </w:tr>
    </w:tbl>
    <w:p w14:paraId="6BB4E2E9" w14:textId="633FEE7C" w:rsidR="0098716D" w:rsidRPr="00CA7258" w:rsidRDefault="00BA3385" w:rsidP="00B31CA8">
      <w:pPr>
        <w:pStyle w:val="Bijschrift"/>
        <w:rPr>
          <w:i w:val="0"/>
          <w:iCs w:val="0"/>
          <w:lang w:val="en-US"/>
        </w:rPr>
      </w:pPr>
      <w:bookmarkStart w:id="24" w:name="_Ref72847406"/>
      <w:r w:rsidRPr="00CA7258">
        <w:rPr>
          <w:i w:val="0"/>
          <w:iCs w:val="0"/>
          <w:lang w:val="en-US"/>
        </w:rPr>
        <w:t xml:space="preserve">Table </w:t>
      </w:r>
      <w:r w:rsidRPr="00CA7258">
        <w:rPr>
          <w:i w:val="0"/>
          <w:iCs w:val="0"/>
          <w:lang w:val="en-US"/>
        </w:rPr>
        <w:fldChar w:fldCharType="begin"/>
      </w:r>
      <w:r w:rsidRPr="00CA7258">
        <w:rPr>
          <w:i w:val="0"/>
          <w:iCs w:val="0"/>
          <w:lang w:val="en-US"/>
        </w:rPr>
        <w:instrText xml:space="preserve"> SEQ Table \* ARABIC </w:instrText>
      </w:r>
      <w:r w:rsidRPr="00CA7258">
        <w:rPr>
          <w:i w:val="0"/>
          <w:iCs w:val="0"/>
          <w:lang w:val="en-US"/>
        </w:rPr>
        <w:fldChar w:fldCharType="separate"/>
      </w:r>
      <w:r w:rsidRPr="00CA7258">
        <w:rPr>
          <w:i w:val="0"/>
          <w:iCs w:val="0"/>
          <w:noProof/>
          <w:lang w:val="en-US"/>
        </w:rPr>
        <w:t>1</w:t>
      </w:r>
      <w:r w:rsidRPr="00CA7258">
        <w:rPr>
          <w:i w:val="0"/>
          <w:iCs w:val="0"/>
          <w:lang w:val="en-US"/>
        </w:rPr>
        <w:fldChar w:fldCharType="end"/>
      </w:r>
      <w:bookmarkEnd w:id="24"/>
      <w:r w:rsidRPr="00CA7258">
        <w:rPr>
          <w:i w:val="0"/>
          <w:iCs w:val="0"/>
          <w:lang w:val="en-US"/>
        </w:rPr>
        <w:t>: Overview of which research questions were answered in which cycles</w:t>
      </w:r>
      <w:r w:rsidR="003A39C4" w:rsidRPr="00CA7258">
        <w:rPr>
          <w:i w:val="0"/>
          <w:iCs w:val="0"/>
          <w:lang w:val="en-US"/>
        </w:rPr>
        <w:t xml:space="preserve"> and in which sections of the </w:t>
      </w:r>
      <w:r w:rsidR="008224B5" w:rsidRPr="00CA7258">
        <w:rPr>
          <w:i w:val="0"/>
          <w:iCs w:val="0"/>
          <w:lang w:val="en-US"/>
        </w:rPr>
        <w:t>thesis</w:t>
      </w:r>
      <w:r w:rsidR="003A39C4" w:rsidRPr="00CA7258">
        <w:rPr>
          <w:i w:val="0"/>
          <w:iCs w:val="0"/>
          <w:lang w:val="en-US"/>
        </w:rPr>
        <w:t xml:space="preserve"> these can be found</w:t>
      </w:r>
      <w:r w:rsidRPr="00CA7258">
        <w:rPr>
          <w:i w:val="0"/>
          <w:iCs w:val="0"/>
          <w:lang w:val="en-US"/>
        </w:rPr>
        <w:t>.</w:t>
      </w:r>
    </w:p>
    <w:p w14:paraId="19DAE6C2" w14:textId="285640CB" w:rsidR="0016164A" w:rsidRPr="007C7ADB" w:rsidRDefault="0045748F" w:rsidP="00AA7DFA">
      <w:pPr>
        <w:pStyle w:val="Kop3"/>
        <w:jc w:val="both"/>
        <w:rPr>
          <w:lang w:val="en-US"/>
        </w:rPr>
      </w:pPr>
      <w:bookmarkStart w:id="25" w:name="_Toc73486300"/>
      <w:r w:rsidRPr="007C7ADB">
        <w:rPr>
          <w:lang w:val="en-US"/>
        </w:rPr>
        <w:t xml:space="preserve">1.4.1 </w:t>
      </w:r>
      <w:r w:rsidR="0016164A" w:rsidRPr="007C7ADB">
        <w:rPr>
          <w:lang w:val="en-US"/>
        </w:rPr>
        <w:t>Risks</w:t>
      </w:r>
      <w:bookmarkEnd w:id="25"/>
    </w:p>
    <w:p w14:paraId="7EBECBB9" w14:textId="2F24262B" w:rsidR="00452C37" w:rsidRPr="007C7ADB" w:rsidRDefault="0016164A" w:rsidP="00AA7DFA">
      <w:pPr>
        <w:jc w:val="both"/>
        <w:rPr>
          <w:lang w:val="en-US"/>
        </w:rPr>
      </w:pPr>
      <w:r w:rsidRPr="007C7ADB">
        <w:rPr>
          <w:lang w:val="en-US"/>
        </w:rPr>
        <w:t>The main risks of this project relate to the techniques for explanations and user study. Some</w:t>
      </w:r>
      <w:r w:rsidR="00452C37" w:rsidRPr="007C7ADB">
        <w:rPr>
          <w:lang w:val="en-US"/>
        </w:rPr>
        <w:t xml:space="preserve"> mitigation steps </w:t>
      </w:r>
      <w:r w:rsidRPr="007C7ADB">
        <w:rPr>
          <w:lang w:val="en-US"/>
        </w:rPr>
        <w:t>were</w:t>
      </w:r>
      <w:r w:rsidR="00452C37" w:rsidRPr="007C7ADB">
        <w:rPr>
          <w:lang w:val="en-US"/>
        </w:rPr>
        <w:t xml:space="preserve"> defined as follows:</w:t>
      </w:r>
    </w:p>
    <w:p w14:paraId="0AC4BD65" w14:textId="34E96B1A" w:rsidR="00452C37" w:rsidRPr="007C7ADB" w:rsidRDefault="00452C37" w:rsidP="00AA7DFA">
      <w:pPr>
        <w:pStyle w:val="Lijstalinea"/>
        <w:numPr>
          <w:ilvl w:val="0"/>
          <w:numId w:val="8"/>
        </w:numPr>
        <w:jc w:val="both"/>
        <w:rPr>
          <w:lang w:val="en-US"/>
        </w:rPr>
      </w:pPr>
      <w:r w:rsidRPr="007C7ADB">
        <w:rPr>
          <w:lang w:val="en-US"/>
        </w:rPr>
        <w:t>The explanation techniques are difficult to implement, slowing down the progress.</w:t>
      </w:r>
    </w:p>
    <w:p w14:paraId="38A282FD" w14:textId="77777777" w:rsidR="00452C37" w:rsidRPr="007C7ADB" w:rsidRDefault="00452C37" w:rsidP="00AA7DFA">
      <w:pPr>
        <w:pStyle w:val="Lijstalinea"/>
        <w:numPr>
          <w:ilvl w:val="1"/>
          <w:numId w:val="8"/>
        </w:numPr>
        <w:jc w:val="both"/>
        <w:rPr>
          <w:lang w:val="en-US"/>
        </w:rPr>
      </w:pPr>
      <w:r w:rsidRPr="007C7ADB">
        <w:rPr>
          <w:lang w:val="en-US"/>
        </w:rPr>
        <w:t>Implement any techniques with available code first.</w:t>
      </w:r>
    </w:p>
    <w:p w14:paraId="75693D0E" w14:textId="79BE84BB" w:rsidR="00452C37" w:rsidRPr="007C7ADB" w:rsidRDefault="00452C37" w:rsidP="00AA7DFA">
      <w:pPr>
        <w:pStyle w:val="Lijstalinea"/>
        <w:numPr>
          <w:ilvl w:val="1"/>
          <w:numId w:val="8"/>
        </w:numPr>
        <w:jc w:val="both"/>
        <w:rPr>
          <w:lang w:val="en-US"/>
        </w:rPr>
      </w:pPr>
      <w:r w:rsidRPr="007C7ADB">
        <w:rPr>
          <w:lang w:val="en-US"/>
        </w:rPr>
        <w:t>Ask for help from NFI supervisor / colleagues.</w:t>
      </w:r>
    </w:p>
    <w:p w14:paraId="615849C8" w14:textId="7801DD26" w:rsidR="00452C37" w:rsidRPr="007C7ADB" w:rsidRDefault="00452C37" w:rsidP="00AA7DFA">
      <w:pPr>
        <w:pStyle w:val="Lijstalinea"/>
        <w:numPr>
          <w:ilvl w:val="0"/>
          <w:numId w:val="8"/>
        </w:numPr>
        <w:jc w:val="both"/>
        <w:rPr>
          <w:lang w:val="en-US"/>
        </w:rPr>
      </w:pPr>
      <w:bookmarkStart w:id="26" w:name="_Ref73485653"/>
      <w:r w:rsidRPr="007C7ADB">
        <w:rPr>
          <w:lang w:val="en-US"/>
        </w:rPr>
        <w:t xml:space="preserve">No users </w:t>
      </w:r>
      <w:r w:rsidR="00655A0D" w:rsidRPr="007C7ADB">
        <w:rPr>
          <w:lang w:val="en-US"/>
        </w:rPr>
        <w:t>are available</w:t>
      </w:r>
      <w:r w:rsidRPr="007C7ADB">
        <w:rPr>
          <w:lang w:val="en-US"/>
        </w:rPr>
        <w:t xml:space="preserve"> to participate in the user study.</w:t>
      </w:r>
      <w:bookmarkEnd w:id="26"/>
    </w:p>
    <w:p w14:paraId="07E4ED4E" w14:textId="0B21DAD0" w:rsidR="00E4317E" w:rsidRPr="007C7ADB" w:rsidRDefault="00655A0D" w:rsidP="00AA7DFA">
      <w:pPr>
        <w:pStyle w:val="Lijstalinea"/>
        <w:numPr>
          <w:ilvl w:val="1"/>
          <w:numId w:val="8"/>
        </w:numPr>
        <w:jc w:val="both"/>
        <w:rPr>
          <w:lang w:val="en-US"/>
        </w:rPr>
      </w:pPr>
      <w:r w:rsidRPr="007C7ADB">
        <w:rPr>
          <w:lang w:val="en-US"/>
        </w:rPr>
        <w:t>Ask feedback from</w:t>
      </w:r>
      <w:r w:rsidR="00452C37" w:rsidRPr="007C7ADB">
        <w:rPr>
          <w:lang w:val="en-US"/>
        </w:rPr>
        <w:t xml:space="preserve"> Corina </w:t>
      </w:r>
      <w:proofErr w:type="spellStart"/>
      <w:r w:rsidR="00452C37" w:rsidRPr="007C7ADB">
        <w:rPr>
          <w:lang w:val="en-US"/>
        </w:rPr>
        <w:t>Benschop</w:t>
      </w:r>
      <w:proofErr w:type="spellEnd"/>
      <w:r w:rsidR="00452C37" w:rsidRPr="007C7ADB">
        <w:rPr>
          <w:lang w:val="en-US"/>
        </w:rPr>
        <w:t xml:space="preserve"> to get at least one expert evaluation.</w:t>
      </w:r>
    </w:p>
    <w:p w14:paraId="769E3F5E" w14:textId="619FCC65" w:rsidR="0083041F" w:rsidRPr="007C7ADB" w:rsidRDefault="00655A0D" w:rsidP="00AA7DFA">
      <w:pPr>
        <w:pStyle w:val="Lijstalinea"/>
        <w:numPr>
          <w:ilvl w:val="1"/>
          <w:numId w:val="8"/>
        </w:numPr>
        <w:jc w:val="both"/>
        <w:rPr>
          <w:lang w:val="en-US"/>
        </w:rPr>
      </w:pPr>
      <w:r w:rsidRPr="007C7ADB">
        <w:rPr>
          <w:lang w:val="en-US"/>
        </w:rPr>
        <w:t>Create a substitute task and ask for</w:t>
      </w:r>
      <w:r w:rsidR="00452C37" w:rsidRPr="007C7ADB">
        <w:rPr>
          <w:lang w:val="en-US"/>
        </w:rPr>
        <w:t xml:space="preserve"> feedback from colleagues at the NFI</w:t>
      </w:r>
      <w:r w:rsidRPr="007C7ADB">
        <w:rPr>
          <w:lang w:val="en-US"/>
        </w:rPr>
        <w:t>.</w:t>
      </w:r>
    </w:p>
    <w:p w14:paraId="35A937DB" w14:textId="77777777" w:rsidR="00AE0058" w:rsidRPr="007C7ADB" w:rsidRDefault="00AE0058" w:rsidP="00AA7DFA">
      <w:pPr>
        <w:jc w:val="both"/>
        <w:rPr>
          <w:lang w:val="en-US"/>
        </w:rPr>
        <w:sectPr w:rsidR="00AE0058" w:rsidRPr="007C7ADB" w:rsidSect="00F24C58">
          <w:footerReference w:type="default" r:id="rId11"/>
          <w:pgSz w:w="11906" w:h="16838"/>
          <w:pgMar w:top="1417" w:right="1417" w:bottom="1417" w:left="1417" w:header="708" w:footer="708" w:gutter="0"/>
          <w:cols w:space="708"/>
          <w:docGrid w:linePitch="360"/>
        </w:sectPr>
      </w:pPr>
    </w:p>
    <w:p w14:paraId="2635D644" w14:textId="77777777" w:rsidR="00AE0058" w:rsidRPr="007C7ADB" w:rsidRDefault="00AE0058" w:rsidP="00AA7DFA">
      <w:pPr>
        <w:keepNext/>
        <w:jc w:val="both"/>
        <w:rPr>
          <w:lang w:val="en-US"/>
        </w:rPr>
      </w:pPr>
      <w:r w:rsidRPr="007C7ADB">
        <w:rPr>
          <w:noProof/>
          <w:lang w:val="en-US"/>
        </w:rPr>
        <w:lastRenderedPageBreak/>
        <w:drawing>
          <wp:inline distT="0" distB="0" distL="0" distR="0" wp14:anchorId="256FD7D6" wp14:editId="379056BB">
            <wp:extent cx="9277188" cy="2953931"/>
            <wp:effectExtent l="0" t="0" r="63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2">
                      <a:extLst>
                        <a:ext uri="{28A0092B-C50C-407E-A947-70E740481C1C}">
                          <a14:useLocalDpi xmlns:a14="http://schemas.microsoft.com/office/drawing/2010/main" val="0"/>
                        </a:ext>
                      </a:extLst>
                    </a:blip>
                    <a:stretch>
                      <a:fillRect/>
                    </a:stretch>
                  </pic:blipFill>
                  <pic:spPr>
                    <a:xfrm>
                      <a:off x="0" y="0"/>
                      <a:ext cx="9277188" cy="2953931"/>
                    </a:xfrm>
                    <a:prstGeom prst="rect">
                      <a:avLst/>
                    </a:prstGeom>
                  </pic:spPr>
                </pic:pic>
              </a:graphicData>
            </a:graphic>
          </wp:inline>
        </w:drawing>
      </w:r>
    </w:p>
    <w:p w14:paraId="6171D5C5" w14:textId="7AF22206" w:rsidR="00AE0058" w:rsidRPr="0014196F" w:rsidRDefault="00AE0058" w:rsidP="00AA7DFA">
      <w:pPr>
        <w:pStyle w:val="Bijschrift"/>
        <w:jc w:val="both"/>
        <w:rPr>
          <w:i w:val="0"/>
          <w:iCs w:val="0"/>
          <w:lang w:val="en-US"/>
        </w:rPr>
        <w:sectPr w:rsidR="00AE0058" w:rsidRPr="0014196F" w:rsidSect="00AE0058">
          <w:pgSz w:w="16838" w:h="11906" w:orient="landscape"/>
          <w:pgMar w:top="1417" w:right="1417" w:bottom="1417" w:left="1417" w:header="708" w:footer="708" w:gutter="0"/>
          <w:cols w:space="708"/>
          <w:docGrid w:linePitch="360"/>
        </w:sectPr>
      </w:pPr>
      <w:bookmarkStart w:id="27" w:name="_Ref72847304"/>
      <w:r w:rsidRPr="0014196F">
        <w:rPr>
          <w:i w:val="0"/>
          <w:iCs w:val="0"/>
          <w:lang w:val="en-US"/>
        </w:rPr>
        <w:t xml:space="preserve">Figure </w:t>
      </w:r>
      <w:r w:rsidR="00FB27C5" w:rsidRPr="0014196F">
        <w:rPr>
          <w:i w:val="0"/>
          <w:iCs w:val="0"/>
          <w:lang w:val="en-US"/>
        </w:rPr>
        <w:fldChar w:fldCharType="begin"/>
      </w:r>
      <w:r w:rsidR="00FB27C5" w:rsidRPr="0014196F">
        <w:rPr>
          <w:i w:val="0"/>
          <w:iCs w:val="0"/>
          <w:lang w:val="en-US"/>
        </w:rPr>
        <w:instrText xml:space="preserve"> SEQ Figure \* ARABIC </w:instrText>
      </w:r>
      <w:r w:rsidR="00FB27C5" w:rsidRPr="0014196F">
        <w:rPr>
          <w:i w:val="0"/>
          <w:iCs w:val="0"/>
          <w:lang w:val="en-US"/>
        </w:rPr>
        <w:fldChar w:fldCharType="separate"/>
      </w:r>
      <w:r w:rsidR="00A15B7F" w:rsidRPr="0014196F">
        <w:rPr>
          <w:i w:val="0"/>
          <w:iCs w:val="0"/>
          <w:noProof/>
          <w:lang w:val="en-US"/>
        </w:rPr>
        <w:t>1</w:t>
      </w:r>
      <w:r w:rsidR="00FB27C5" w:rsidRPr="0014196F">
        <w:rPr>
          <w:i w:val="0"/>
          <w:iCs w:val="0"/>
          <w:lang w:val="en-US"/>
        </w:rPr>
        <w:fldChar w:fldCharType="end"/>
      </w:r>
      <w:bookmarkEnd w:id="27"/>
      <w:r w:rsidRPr="0014196F">
        <w:rPr>
          <w:i w:val="0"/>
          <w:iCs w:val="0"/>
          <w:lang w:val="en-US"/>
        </w:rPr>
        <w:t>: Gantt-chart showing the general planning of the thesis. The phases on the left show the general phases of the project; starting from identifying the problem and the research questions, then moving into cycles of development. The themes of the 5 cycles are listed below, these were adjusted during the process. Some extra time was allocated for the final evaluation of the product with users and finally writing the thesis. All phases and cycles are marked in purple and also listed in</w:t>
      </w:r>
      <w:r w:rsidR="00CA7258">
        <w:rPr>
          <w:i w:val="0"/>
          <w:iCs w:val="0"/>
          <w:lang w:val="en-US"/>
        </w:rPr>
        <w:t>side</w:t>
      </w:r>
      <w:r w:rsidRPr="0014196F">
        <w:rPr>
          <w:i w:val="0"/>
          <w:iCs w:val="0"/>
          <w:lang w:val="en-US"/>
        </w:rPr>
        <w:t xml:space="preserve"> the left</w:t>
      </w:r>
      <w:r w:rsidR="00CA7258">
        <w:rPr>
          <w:i w:val="0"/>
          <w:iCs w:val="0"/>
          <w:lang w:val="en-US"/>
        </w:rPr>
        <w:t>-most column</w:t>
      </w:r>
      <w:r w:rsidRPr="0014196F">
        <w:rPr>
          <w:i w:val="0"/>
          <w:iCs w:val="0"/>
          <w:lang w:val="en-US"/>
        </w:rPr>
        <w:t xml:space="preserve"> of the chart. Milestones and meetings are shown in blue, and holidays in re</w:t>
      </w:r>
      <w:r w:rsidR="0014196F">
        <w:rPr>
          <w:i w:val="0"/>
          <w:iCs w:val="0"/>
          <w:lang w:val="en-US"/>
        </w:rPr>
        <w:t>d.</w:t>
      </w:r>
    </w:p>
    <w:p w14:paraId="63DCE35E" w14:textId="758963B3" w:rsidR="00B56A96" w:rsidRPr="007C7ADB" w:rsidRDefault="003A36DC" w:rsidP="00AA7DFA">
      <w:pPr>
        <w:pStyle w:val="Kop1"/>
        <w:jc w:val="both"/>
        <w:rPr>
          <w:lang w:val="en-US"/>
        </w:rPr>
      </w:pPr>
      <w:bookmarkStart w:id="28" w:name="_Ref72846999"/>
      <w:bookmarkStart w:id="29" w:name="_Ref72847005"/>
      <w:bookmarkStart w:id="30" w:name="_Ref72847008"/>
      <w:bookmarkStart w:id="31" w:name="_Ref72847012"/>
      <w:bookmarkStart w:id="32" w:name="_Ref72847151"/>
      <w:bookmarkStart w:id="33" w:name="_Toc73486301"/>
      <w:r w:rsidRPr="007C7ADB">
        <w:rPr>
          <w:lang w:val="en-US"/>
        </w:rPr>
        <w:lastRenderedPageBreak/>
        <w:t xml:space="preserve">2. </w:t>
      </w:r>
      <w:bookmarkStart w:id="34" w:name="_Toc72172043"/>
      <w:r w:rsidR="00650130" w:rsidRPr="007C7ADB">
        <w:rPr>
          <w:lang w:val="en-US"/>
        </w:rPr>
        <w:t>DNA Mixture interpretation</w:t>
      </w:r>
      <w:bookmarkEnd w:id="28"/>
      <w:bookmarkEnd w:id="29"/>
      <w:bookmarkEnd w:id="30"/>
      <w:bookmarkEnd w:id="31"/>
      <w:bookmarkEnd w:id="32"/>
      <w:bookmarkEnd w:id="33"/>
      <w:bookmarkEnd w:id="34"/>
    </w:p>
    <w:p w14:paraId="4175F485" w14:textId="3E0C104B" w:rsidR="00445765" w:rsidRPr="007C7ADB" w:rsidRDefault="00445765" w:rsidP="00AA7DFA">
      <w:pPr>
        <w:jc w:val="both"/>
        <w:rPr>
          <w:lang w:val="en-US"/>
        </w:rPr>
      </w:pPr>
      <w:r w:rsidRPr="007C7ADB">
        <w:rPr>
          <w:lang w:val="en-US"/>
        </w:rPr>
        <w:t>Experts can use DNA evidence to determine if certain people were involved in a crime by comparing the suspect DNA, victim DNA and other DNA samples to the evidence found at a crime scene. This interpretation become</w:t>
      </w:r>
      <w:r w:rsidR="0045748F" w:rsidRPr="007C7ADB">
        <w:rPr>
          <w:lang w:val="en-US"/>
        </w:rPr>
        <w:t>s</w:t>
      </w:r>
      <w:r w:rsidRPr="007C7ADB">
        <w:rPr>
          <w:lang w:val="en-US"/>
        </w:rPr>
        <w:t xml:space="preserve"> more difficult when the DNA profile consists of evidence from multiple people since information might overlap, or not every person contributed as much material. </w:t>
      </w:r>
      <w:r w:rsidR="00B4706F" w:rsidRPr="007C7ADB">
        <w:rPr>
          <w:lang w:val="en-US"/>
        </w:rPr>
        <w:t xml:space="preserve">Even though software exists for analyzing this evidence, it is </w:t>
      </w:r>
      <w:r w:rsidR="001B65C6" w:rsidRPr="007C7ADB">
        <w:rPr>
          <w:lang w:val="en-US"/>
        </w:rPr>
        <w:t xml:space="preserve">required that the expert inputs how many people contributed to the sample </w:t>
      </w:r>
      <w:r w:rsidR="001B65C6" w:rsidRPr="007C7ADB">
        <w:rPr>
          <w:lang w:val="en-US"/>
        </w:rPr>
        <w:fldChar w:fldCharType="begin"/>
      </w:r>
      <w:r w:rsidR="00452C37" w:rsidRPr="007C7ADB">
        <w:rPr>
          <w:lang w:val="en-US"/>
        </w:rPr>
        <w:instrText xml:space="preserve"> ADDIN EN.CITE &lt;EndNote&gt;&lt;Cite&gt;&lt;Author&gt;Taylor&lt;/Author&gt;&lt;Year&gt;2014&lt;/Year&gt;&lt;RecNum&gt;210&lt;/RecNum&gt;&lt;DisplayText&gt;[12]&lt;/DisplayText&gt;&lt;record&gt;&lt;rec-number&gt;210&lt;/rec-number&gt;&lt;foreign-keys&gt;&lt;key app="EN" db-id="p22005xv5srwpxeed275s99yfvez9tfr995s" timestamp="1619024103"&gt;210&lt;/key&gt;&lt;/foreign-keys&gt;&lt;ref-type name="Journal Article"&gt;17&lt;/ref-type&gt;&lt;contributors&gt;&lt;authors&gt;&lt;author&gt;Taylor, Duncan&lt;/author&gt;&lt;author&gt;Bright, Jo-Anne&lt;/author&gt;&lt;author&gt;Buckleton, John&lt;/author&gt;&lt;/authors&gt;&lt;/contributors&gt;&lt;titles&gt;&lt;title&gt;Interpreting forensic DNA profiling evidence without specifying the number of contributors&lt;/title&gt;&lt;secondary-title&gt;Forensic Science International: Genetics&lt;/secondary-title&gt;&lt;/titles&gt;&lt;periodical&gt;&lt;full-title&gt;Forensic Science International: Genetics&lt;/full-title&gt;&lt;/periodical&gt;&lt;pages&gt;269-280&lt;/pages&gt;&lt;volume&gt;13&lt;/volume&gt;&lt;keywords&gt;&lt;keyword&gt;DNA profile interpretation&lt;/keyword&gt;&lt;keyword&gt;Mixtures&lt;/keyword&gt;&lt;keyword&gt;Number of contributors&lt;/keyword&gt;&lt;keyword&gt;MCMC&lt;/keyword&gt;&lt;keyword&gt;Continuous model&lt;/keyword&gt;&lt;keyword&gt;STRmix&lt;/keyword&gt;&lt;/keywords&gt;&lt;dates&gt;&lt;year&gt;2014&lt;/year&gt;&lt;pub-dates&gt;&lt;date&gt;2014/11/01/&lt;/date&gt;&lt;/pub-dates&gt;&lt;/dates&gt;&lt;isbn&gt;1872-4973&lt;/isbn&gt;&lt;urls&gt;&lt;related-urls&gt;&lt;url&gt;https://www.sciencedirect.com/science/article/pii/S1872497314001793&lt;/url&gt;&lt;/related-urls&gt;&lt;/urls&gt;&lt;electronic-resource-num&gt;https://doi.org/10.1016/j.fsigen.2014.08.014&lt;/electronic-resource-num&gt;&lt;/record&gt;&lt;/Cite&gt;&lt;/EndNote&gt;</w:instrText>
      </w:r>
      <w:r w:rsidR="001B65C6" w:rsidRPr="007C7ADB">
        <w:rPr>
          <w:lang w:val="en-US"/>
        </w:rPr>
        <w:fldChar w:fldCharType="separate"/>
      </w:r>
      <w:r w:rsidR="00452C37" w:rsidRPr="007C7ADB">
        <w:rPr>
          <w:noProof/>
          <w:lang w:val="en-US"/>
        </w:rPr>
        <w:t>[12]</w:t>
      </w:r>
      <w:r w:rsidR="001B65C6" w:rsidRPr="007C7ADB">
        <w:rPr>
          <w:lang w:val="en-US"/>
        </w:rPr>
        <w:fldChar w:fldCharType="end"/>
      </w:r>
      <w:r w:rsidR="001B65C6" w:rsidRPr="007C7ADB">
        <w:rPr>
          <w:lang w:val="en-US"/>
        </w:rPr>
        <w:t xml:space="preserve">. </w:t>
      </w:r>
      <w:r w:rsidRPr="007C7ADB">
        <w:rPr>
          <w:lang w:val="en-US"/>
        </w:rPr>
        <w:t xml:space="preserve">This chapter explains how to interpret a specific type of DNA profile, and </w:t>
      </w:r>
      <w:r w:rsidR="006651F4" w:rsidRPr="007C7ADB">
        <w:rPr>
          <w:lang w:val="en-US"/>
        </w:rPr>
        <w:t>gives a quick impression on how</w:t>
      </w:r>
      <w:r w:rsidRPr="007C7ADB">
        <w:rPr>
          <w:lang w:val="en-US"/>
        </w:rPr>
        <w:t xml:space="preserve"> the number of contributors</w:t>
      </w:r>
      <w:r w:rsidR="006651F4" w:rsidRPr="007C7ADB">
        <w:rPr>
          <w:lang w:val="en-US"/>
        </w:rPr>
        <w:t xml:space="preserve"> can be determined</w:t>
      </w:r>
      <w:r w:rsidR="00310D51" w:rsidRPr="007C7ADB">
        <w:rPr>
          <w:lang w:val="en-US"/>
        </w:rPr>
        <w:t xml:space="preserve"> and which factors might influence that process</w:t>
      </w:r>
      <w:r w:rsidRPr="007C7ADB">
        <w:rPr>
          <w:lang w:val="en-US"/>
        </w:rPr>
        <w:t>.</w:t>
      </w:r>
    </w:p>
    <w:p w14:paraId="7AB627B1" w14:textId="2B72405E" w:rsidR="00650130" w:rsidRPr="007C7ADB" w:rsidRDefault="003A36DC" w:rsidP="00AA7DFA">
      <w:pPr>
        <w:pStyle w:val="Kop2"/>
        <w:jc w:val="both"/>
        <w:rPr>
          <w:lang w:val="en-US"/>
        </w:rPr>
      </w:pPr>
      <w:bookmarkStart w:id="35" w:name="_Toc72172044"/>
      <w:bookmarkStart w:id="36" w:name="_Toc73486302"/>
      <w:r w:rsidRPr="007C7ADB">
        <w:rPr>
          <w:lang w:val="en-US"/>
        </w:rPr>
        <w:t xml:space="preserve">2.1 </w:t>
      </w:r>
      <w:r w:rsidR="00650130" w:rsidRPr="007C7ADB">
        <w:rPr>
          <w:lang w:val="en-US"/>
        </w:rPr>
        <w:t>Short Tandem Repeat (STR) profiles</w:t>
      </w:r>
      <w:bookmarkEnd w:id="35"/>
      <w:bookmarkEnd w:id="36"/>
    </w:p>
    <w:p w14:paraId="1DE06A7E" w14:textId="4A847887" w:rsidR="000B6DF2" w:rsidRPr="007C7ADB" w:rsidRDefault="00B56A96" w:rsidP="007E190B">
      <w:pPr>
        <w:jc w:val="both"/>
        <w:rPr>
          <w:lang w:val="en-US"/>
        </w:rPr>
      </w:pPr>
      <w:r w:rsidRPr="007C7ADB">
        <w:rPr>
          <w:lang w:val="en-US"/>
        </w:rPr>
        <w:t xml:space="preserve">In forensic work, DNA evidence is often analyzed using </w:t>
      </w:r>
      <w:r w:rsidRPr="007C7ADB">
        <w:rPr>
          <w:i/>
          <w:iCs/>
          <w:lang w:val="en-US"/>
        </w:rPr>
        <w:t>Short Tandem Repeat (STR)</w:t>
      </w:r>
      <w:r w:rsidR="0000135C" w:rsidRPr="007C7ADB">
        <w:rPr>
          <w:i/>
          <w:iCs/>
          <w:lang w:val="en-US"/>
        </w:rPr>
        <w:t xml:space="preserve"> </w:t>
      </w:r>
      <w:r w:rsidR="0000135C" w:rsidRPr="007C7ADB">
        <w:rPr>
          <w:lang w:val="en-US"/>
        </w:rPr>
        <w:t>profiles</w:t>
      </w:r>
      <w:r w:rsidRPr="007C7ADB">
        <w:rPr>
          <w:lang w:val="en-US"/>
        </w:rPr>
        <w:t>. These STR</w:t>
      </w:r>
      <w:r w:rsidR="00B260B8">
        <w:rPr>
          <w:lang w:val="en-US"/>
        </w:rPr>
        <w:t>s</w:t>
      </w:r>
      <w:r w:rsidRPr="007C7ADB">
        <w:rPr>
          <w:lang w:val="en-US"/>
        </w:rPr>
        <w:t xml:space="preserve"> are specific tracks of repeated short DNA sequences of about two to six base pairs long</w:t>
      </w:r>
      <w:r w:rsidR="00650130" w:rsidRPr="007C7ADB">
        <w:rPr>
          <w:lang w:val="en-US"/>
        </w:rPr>
        <w:t xml:space="preserve"> </w:t>
      </w:r>
      <w:r w:rsidRPr="007C7ADB">
        <w:rPr>
          <w:lang w:val="en-US"/>
        </w:rPr>
        <w:t>that have been proven to show high variability between individuals</w:t>
      </w:r>
      <w:r w:rsidR="00646E88" w:rsidRPr="007C7ADB">
        <w:rPr>
          <w:lang w:val="en-US"/>
        </w:rPr>
        <w:t xml:space="preserve"> in how many times the sequence repeats</w:t>
      </w:r>
      <w:r w:rsidR="005B5E70" w:rsidRPr="007C7ADB">
        <w:rPr>
          <w:lang w:val="en-US"/>
        </w:rPr>
        <w:t xml:space="preserve"> </w:t>
      </w:r>
      <w:r w:rsidR="005B5E70" w:rsidRPr="007C7ADB">
        <w:rPr>
          <w:lang w:val="en-US"/>
        </w:rPr>
        <w:fldChar w:fldCharType="begin"/>
      </w:r>
      <w:r w:rsidR="00452C37" w:rsidRPr="007C7ADB">
        <w:rPr>
          <w:lang w:val="en-US"/>
        </w:rPr>
        <w:instrText xml:space="preserve"> ADDIN EN.CITE &lt;EndNote&gt;&lt;Cite&gt;&lt;Author&gt;Boavida&lt;/Author&gt;&lt;Year&gt;2018&lt;/Year&gt;&lt;RecNum&gt;214&lt;/RecNum&gt;&lt;DisplayText&gt;[13]&lt;/DisplayText&gt;&lt;record&gt;&lt;rec-number&gt;214&lt;/rec-number&gt;&lt;foreign-keys&gt;&lt;key app="EN" db-id="p22005xv5srwpxeed275s99yfvez9tfr995s" timestamp="1619182247"&gt;214&lt;/key&gt;&lt;/foreign-keys&gt;&lt;ref-type name="Journal Article"&gt;17&lt;/ref-type&gt;&lt;contributors&gt;&lt;authors&gt;&lt;author&gt;Boavida, Ana&lt;/author&gt;&lt;author&gt;Bogas, Vanessa&lt;/author&gt;&lt;author&gt;Sampaio, Lisa&lt;/author&gt;&lt;author&gt;Gouveia, Nair&lt;/author&gt;&lt;author&gt;Porto, Maria J.&lt;/author&gt;&lt;author&gt;Corte-Real, Francisco&lt;/author&gt;&lt;/authors&gt;&lt;/contributors&gt;&lt;titles&gt;&lt;title&gt;PowerPlex® fusion 6C system: internal validation study&lt;/title&gt;&lt;secondary-title&gt;Forensic sciences research&lt;/secondary-title&gt;&lt;alt-title&gt;Forensic Sci Res&lt;/alt-title&gt;&lt;/titles&gt;&lt;periodical&gt;&lt;full-title&gt;Forensic sciences research&lt;/full-title&gt;&lt;abbr-1&gt;Forensic Sci Res&lt;/abbr-1&gt;&lt;/periodical&gt;&lt;alt-periodical&gt;&lt;full-title&gt;Forensic sciences research&lt;/full-title&gt;&lt;abbr-1&gt;Forensic Sci Res&lt;/abbr-1&gt;&lt;/alt-periodical&gt;&lt;pages&gt;130-137&lt;/pages&gt;&lt;volume&gt;3&lt;/volume&gt;&lt;number&gt;2&lt;/number&gt;&lt;keywords&gt;&lt;keyword&gt;Forensic science&lt;/keyword&gt;&lt;keyword&gt;PowerPlex® Fusion 6C&lt;/keyword&gt;&lt;keyword&gt;amplification&lt;/keyword&gt;&lt;keyword&gt;forensic genetics&lt;/keyword&gt;&lt;keyword&gt;short tandem repeat sequence (STRs)&lt;/keyword&gt;&lt;keyword&gt;validation&lt;/keyword&gt;&lt;/keywords&gt;&lt;dates&gt;&lt;year&gt;2018&lt;/year&gt;&lt;/dates&gt;&lt;publisher&gt;Taylor &amp;amp; Francis&lt;/publisher&gt;&lt;isbn&gt;2471-1411&amp;#xD;2096-1790&lt;/isbn&gt;&lt;accession-num&gt;30483661&lt;/accession-num&gt;&lt;urls&gt;&lt;related-urls&gt;&lt;url&gt;https://pubmed.ncbi.nlm.nih.gov/30483661&lt;/url&gt;&lt;url&gt;https://www.ncbi.nlm.nih.gov/pmc/articles/PMC6197087/&lt;/url&gt;&lt;/related-urls&gt;&lt;/urls&gt;&lt;electronic-resource-num&gt;10.1080/20961790.2018.1430471&lt;/electronic-resource-num&gt;&lt;remote-database-name&gt;PubMed&lt;/remote-database-name&gt;&lt;language&gt;eng&lt;/language&gt;&lt;/record&gt;&lt;/Cite&gt;&lt;/EndNote&gt;</w:instrText>
      </w:r>
      <w:r w:rsidR="005B5E70" w:rsidRPr="007C7ADB">
        <w:rPr>
          <w:lang w:val="en-US"/>
        </w:rPr>
        <w:fldChar w:fldCharType="separate"/>
      </w:r>
      <w:r w:rsidR="00452C37" w:rsidRPr="007C7ADB">
        <w:rPr>
          <w:noProof/>
          <w:lang w:val="en-US"/>
        </w:rPr>
        <w:t>[13]</w:t>
      </w:r>
      <w:r w:rsidR="005B5E70" w:rsidRPr="007C7ADB">
        <w:rPr>
          <w:lang w:val="en-US"/>
        </w:rPr>
        <w:fldChar w:fldCharType="end"/>
      </w:r>
      <w:r w:rsidRPr="007C7ADB">
        <w:rPr>
          <w:lang w:val="en-US"/>
        </w:rPr>
        <w:t>.</w:t>
      </w:r>
      <w:r w:rsidR="006F0A9D" w:rsidRPr="007C7ADB">
        <w:rPr>
          <w:lang w:val="en-US"/>
        </w:rPr>
        <w:t xml:space="preserve"> </w:t>
      </w:r>
      <w:r w:rsidR="005B5E70" w:rsidRPr="007C7ADB">
        <w:rPr>
          <w:lang w:val="en-US"/>
        </w:rPr>
        <w:t>Most of t</w:t>
      </w:r>
      <w:r w:rsidR="006F0A9D" w:rsidRPr="007C7ADB">
        <w:rPr>
          <w:lang w:val="en-US"/>
        </w:rPr>
        <w:t xml:space="preserve">hese parts of the DNA or </w:t>
      </w:r>
      <w:r w:rsidR="006F0A9D" w:rsidRPr="007C7ADB">
        <w:rPr>
          <w:i/>
          <w:iCs/>
          <w:lang w:val="en-US"/>
        </w:rPr>
        <w:t>loci</w:t>
      </w:r>
      <w:r w:rsidR="006F0A9D" w:rsidRPr="007C7ADB">
        <w:rPr>
          <w:lang w:val="en-US"/>
        </w:rPr>
        <w:t xml:space="preserve"> have been defined by CODIS</w:t>
      </w:r>
      <w:r w:rsidR="00B260B8">
        <w:rPr>
          <w:lang w:val="en-US"/>
        </w:rPr>
        <w:t xml:space="preserve"> (Combined DNA Index System)</w:t>
      </w:r>
      <w:r w:rsidR="006F0A9D" w:rsidRPr="007C7ADB">
        <w:rPr>
          <w:lang w:val="en-US"/>
        </w:rPr>
        <w:t>, the United States national DNA database.</w:t>
      </w:r>
      <w:r w:rsidR="007165BE" w:rsidRPr="007C7ADB">
        <w:rPr>
          <w:lang w:val="en-US"/>
        </w:rPr>
        <w:t xml:space="preserve"> </w:t>
      </w:r>
      <w:r w:rsidR="00646E88" w:rsidRPr="007C7ADB">
        <w:rPr>
          <w:lang w:val="en-US"/>
        </w:rPr>
        <w:t xml:space="preserve">We can capture the STR </w:t>
      </w:r>
      <w:r w:rsidR="00B260B8">
        <w:rPr>
          <w:lang w:val="en-US"/>
        </w:rPr>
        <w:t>within three steps</w:t>
      </w:r>
      <w:r w:rsidR="007E190B">
        <w:rPr>
          <w:lang w:val="en-US"/>
        </w:rPr>
        <w:t>.</w:t>
      </w:r>
      <w:r w:rsidR="00B260B8">
        <w:rPr>
          <w:lang w:val="en-US"/>
        </w:rPr>
        <w:t xml:space="preserve"> </w:t>
      </w:r>
      <w:r w:rsidR="007E190B">
        <w:rPr>
          <w:lang w:val="en-US"/>
        </w:rPr>
        <w:t>F</w:t>
      </w:r>
      <w:r w:rsidR="00B260B8">
        <w:rPr>
          <w:lang w:val="en-US"/>
        </w:rPr>
        <w:t>irst</w:t>
      </w:r>
      <w:r w:rsidR="007E190B">
        <w:rPr>
          <w:lang w:val="en-US"/>
        </w:rPr>
        <w:t>,</w:t>
      </w:r>
      <w:r w:rsidR="00B260B8">
        <w:rPr>
          <w:lang w:val="en-US"/>
        </w:rPr>
        <w:t xml:space="preserve"> </w:t>
      </w:r>
      <w:r w:rsidR="007E190B">
        <w:rPr>
          <w:lang w:val="en-US"/>
        </w:rPr>
        <w:t xml:space="preserve">a </w:t>
      </w:r>
      <w:r w:rsidR="007E190B" w:rsidRPr="007E190B">
        <w:rPr>
          <w:lang w:val="en-US"/>
        </w:rPr>
        <w:t xml:space="preserve">Polymerase </w:t>
      </w:r>
      <w:r w:rsidR="007E190B">
        <w:rPr>
          <w:lang w:val="en-US"/>
        </w:rPr>
        <w:t>C</w:t>
      </w:r>
      <w:r w:rsidR="007E190B" w:rsidRPr="007E190B">
        <w:rPr>
          <w:lang w:val="en-US"/>
        </w:rPr>
        <w:t xml:space="preserve">hain </w:t>
      </w:r>
      <w:r w:rsidR="007E190B">
        <w:rPr>
          <w:lang w:val="en-US"/>
        </w:rPr>
        <w:t>R</w:t>
      </w:r>
      <w:r w:rsidR="007E190B" w:rsidRPr="007E190B">
        <w:rPr>
          <w:lang w:val="en-US"/>
        </w:rPr>
        <w:t>eaction</w:t>
      </w:r>
      <w:r w:rsidR="007E190B">
        <w:rPr>
          <w:lang w:val="en-US"/>
        </w:rPr>
        <w:t xml:space="preserve"> (PCR) is used to amplify the available DNA and label the target loci. Secondly, with </w:t>
      </w:r>
      <w:r w:rsidR="007E190B" w:rsidRPr="007E190B">
        <w:rPr>
          <w:lang w:val="en-US"/>
        </w:rPr>
        <w:t xml:space="preserve">Capillary </w:t>
      </w:r>
      <w:r w:rsidR="007E190B">
        <w:rPr>
          <w:lang w:val="en-US"/>
        </w:rPr>
        <w:t>E</w:t>
      </w:r>
      <w:r w:rsidR="007E190B" w:rsidRPr="007E190B">
        <w:rPr>
          <w:lang w:val="en-US"/>
        </w:rPr>
        <w:t>lectrophoresis</w:t>
      </w:r>
      <w:r w:rsidR="007E190B">
        <w:rPr>
          <w:lang w:val="en-US"/>
        </w:rPr>
        <w:t xml:space="preserve"> (CE), the fragments are separated based on size and label. Third and finally, this output is translated with software to an</w:t>
      </w:r>
      <w:r w:rsidR="007165BE" w:rsidRPr="007C7ADB">
        <w:rPr>
          <w:lang w:val="en-US"/>
        </w:rPr>
        <w:t xml:space="preserve"> electropherogram.</w:t>
      </w:r>
      <w:r w:rsidR="007E190B">
        <w:rPr>
          <w:lang w:val="en-US"/>
        </w:rPr>
        <w:t xml:space="preserve"> We will not go into detail about how these methods work specifically,</w:t>
      </w:r>
      <w:r w:rsidR="00A21E85">
        <w:rPr>
          <w:lang w:val="en-US"/>
        </w:rPr>
        <w:t xml:space="preserve"> as</w:t>
      </w:r>
      <w:r w:rsidR="007E190B">
        <w:rPr>
          <w:lang w:val="en-US"/>
        </w:rPr>
        <w:t xml:space="preserve"> </w:t>
      </w:r>
      <w:r w:rsidR="00CD14BD">
        <w:rPr>
          <w:lang w:val="en-US"/>
        </w:rPr>
        <w:t xml:space="preserve">mainly </w:t>
      </w:r>
      <w:r w:rsidR="007E190B">
        <w:rPr>
          <w:lang w:val="en-US"/>
        </w:rPr>
        <w:t>the results are of interest.</w:t>
      </w:r>
      <w:r w:rsidR="007165BE" w:rsidRPr="007C7ADB">
        <w:rPr>
          <w:lang w:val="en-US"/>
        </w:rPr>
        <w:t xml:space="preserve"> </w:t>
      </w:r>
      <w:r w:rsidR="00646E88" w:rsidRPr="007C7ADB">
        <w:rPr>
          <w:lang w:val="en-US"/>
        </w:rPr>
        <w:t xml:space="preserve">In </w:t>
      </w:r>
      <w:r w:rsidR="00CD14BD">
        <w:rPr>
          <w:lang w:val="en-US"/>
        </w:rPr>
        <w:fldChar w:fldCharType="begin"/>
      </w:r>
      <w:r w:rsidR="00CD14BD">
        <w:rPr>
          <w:lang w:val="en-US"/>
        </w:rPr>
        <w:instrText xml:space="preserve"> REF _Ref73463036 \h </w:instrText>
      </w:r>
      <w:r w:rsidR="00CD14BD">
        <w:rPr>
          <w:lang w:val="en-US"/>
        </w:rPr>
      </w:r>
      <w:r w:rsidR="00CD14BD">
        <w:rPr>
          <w:lang w:val="en-US"/>
        </w:rPr>
        <w:fldChar w:fldCharType="separate"/>
      </w:r>
      <w:r w:rsidR="00CD14BD" w:rsidRPr="007C7ADB">
        <w:rPr>
          <w:lang w:val="en-US"/>
        </w:rPr>
        <w:t xml:space="preserve">Figure </w:t>
      </w:r>
      <w:r w:rsidR="00CD14BD">
        <w:rPr>
          <w:noProof/>
          <w:lang w:val="en-US"/>
        </w:rPr>
        <w:t>2</w:t>
      </w:r>
      <w:r w:rsidR="00CD14BD">
        <w:rPr>
          <w:lang w:val="en-US"/>
        </w:rPr>
        <w:fldChar w:fldCharType="end"/>
      </w:r>
      <w:r w:rsidR="00646E88" w:rsidRPr="007C7ADB">
        <w:rPr>
          <w:lang w:val="en-US"/>
        </w:rPr>
        <w:t>, we see a simplified result</w:t>
      </w:r>
      <w:del w:id="37" w:author="Jason van Breukelen | Nedcon Organisatieadvies" w:date="2021-06-02T16:13:00Z">
        <w:r w:rsidR="00646E88" w:rsidRPr="007C7ADB" w:rsidDel="003561DA">
          <w:rPr>
            <w:lang w:val="en-US"/>
          </w:rPr>
          <w:delText xml:space="preserve"> that</w:delText>
        </w:r>
      </w:del>
      <w:ins w:id="38" w:author="Jason van Breukelen | Nedcon Organisatieadvies" w:date="2021-06-02T16:13:00Z">
        <w:r w:rsidR="003561DA">
          <w:rPr>
            <w:lang w:val="en-US"/>
          </w:rPr>
          <w:t xml:space="preserve"> which</w:t>
        </w:r>
      </w:ins>
      <w:r w:rsidR="00646E88" w:rsidRPr="007C7ADB">
        <w:rPr>
          <w:lang w:val="en-US"/>
        </w:rPr>
        <w:t xml:space="preserve"> the electropherogram can produce for locus TH0</w:t>
      </w:r>
      <w:r w:rsidR="00650130" w:rsidRPr="007C7ADB">
        <w:rPr>
          <w:lang w:val="en-US"/>
        </w:rPr>
        <w:t>1</w:t>
      </w:r>
      <w:r w:rsidR="00646E88" w:rsidRPr="007C7ADB">
        <w:rPr>
          <w:lang w:val="en-US"/>
        </w:rPr>
        <w:t xml:space="preserve">. </w:t>
      </w:r>
      <w:r w:rsidR="004B68CF" w:rsidRPr="007C7ADB">
        <w:rPr>
          <w:lang w:val="en-US"/>
        </w:rPr>
        <w:t xml:space="preserve">The y-axis shows the amount of information found in Relative Fluorescent Units (RFU), which is how the machine counts the </w:t>
      </w:r>
      <w:r w:rsidR="005B5E70" w:rsidRPr="007C7ADB">
        <w:rPr>
          <w:lang w:val="en-US"/>
        </w:rPr>
        <w:t>quantity</w:t>
      </w:r>
      <w:r w:rsidR="004B68CF" w:rsidRPr="007C7ADB">
        <w:rPr>
          <w:lang w:val="en-US"/>
        </w:rPr>
        <w:t xml:space="preserve"> of DNA found. The</w:t>
      </w:r>
      <w:r w:rsidR="00F604A3" w:rsidRPr="007C7ADB">
        <w:rPr>
          <w:lang w:val="en-US"/>
        </w:rPr>
        <w:t xml:space="preserve"> top of</w:t>
      </w:r>
      <w:r w:rsidR="004B68CF" w:rsidRPr="007C7ADB">
        <w:rPr>
          <w:lang w:val="en-US"/>
        </w:rPr>
        <w:t xml:space="preserve"> x-axis shows </w:t>
      </w:r>
      <w:r w:rsidR="00F604A3" w:rsidRPr="007C7ADB">
        <w:rPr>
          <w:lang w:val="en-US"/>
        </w:rPr>
        <w:t>the number of base pairs</w:t>
      </w:r>
      <w:r w:rsidR="00525E91" w:rsidRPr="007C7ADB">
        <w:rPr>
          <w:lang w:val="en-US"/>
        </w:rPr>
        <w:t xml:space="preserve">, a measurement for the entire sequence found. </w:t>
      </w:r>
      <w:r w:rsidR="004B68CF" w:rsidRPr="007C7ADB">
        <w:rPr>
          <w:lang w:val="en-US"/>
        </w:rPr>
        <w:t>Most importantly, we see</w:t>
      </w:r>
      <w:r w:rsidR="00646E88" w:rsidRPr="007C7ADB">
        <w:rPr>
          <w:lang w:val="en-US"/>
        </w:rPr>
        <w:t xml:space="preserve"> two peaks, </w:t>
      </w:r>
      <w:r w:rsidR="000B6DF2" w:rsidRPr="007C7ADB">
        <w:rPr>
          <w:lang w:val="en-US"/>
        </w:rPr>
        <w:t>representing two alleles o</w:t>
      </w:r>
      <w:r w:rsidR="004B68CF" w:rsidRPr="007C7ADB">
        <w:rPr>
          <w:lang w:val="en-US"/>
        </w:rPr>
        <w:t>n</w:t>
      </w:r>
      <w:r w:rsidR="000B6DF2" w:rsidRPr="007C7ADB">
        <w:rPr>
          <w:lang w:val="en-US"/>
        </w:rPr>
        <w:t xml:space="preserve"> this locus. These alleles are characterized by the number of repeats </w:t>
      </w:r>
      <w:r w:rsidR="00650130" w:rsidRPr="007C7ADB">
        <w:rPr>
          <w:lang w:val="en-US"/>
        </w:rPr>
        <w:t xml:space="preserve">of </w:t>
      </w:r>
      <w:r w:rsidR="004B68CF" w:rsidRPr="007C7ADB">
        <w:rPr>
          <w:lang w:val="en-US"/>
        </w:rPr>
        <w:t>the STR for locus TH01, which is [</w:t>
      </w:r>
      <w:r w:rsidR="00650130" w:rsidRPr="007C7ADB">
        <w:rPr>
          <w:lang w:val="en-US"/>
        </w:rPr>
        <w:t>AATG</w:t>
      </w:r>
      <w:r w:rsidR="004B68CF" w:rsidRPr="007C7ADB">
        <w:rPr>
          <w:lang w:val="en-US"/>
        </w:rPr>
        <w:t xml:space="preserve">]. On the right of Figure 1, we see the DNA sequence </w:t>
      </w:r>
      <w:r w:rsidR="00650130" w:rsidRPr="007C7ADB">
        <w:rPr>
          <w:lang w:val="en-US"/>
        </w:rPr>
        <w:t>for six and eight repeats</w:t>
      </w:r>
      <w:r w:rsidR="000B6DF2" w:rsidRPr="007C7ADB">
        <w:rPr>
          <w:lang w:val="en-US"/>
        </w:rPr>
        <w:t xml:space="preserve">. </w:t>
      </w:r>
    </w:p>
    <w:p w14:paraId="5BD88F06" w14:textId="77777777" w:rsidR="000B6DF2" w:rsidRPr="007C7ADB" w:rsidRDefault="00646E88" w:rsidP="00AA7DFA">
      <w:pPr>
        <w:keepNext/>
        <w:jc w:val="both"/>
        <w:rPr>
          <w:lang w:val="en-US"/>
        </w:rPr>
      </w:pPr>
      <w:r w:rsidRPr="007C7ADB">
        <w:rPr>
          <w:noProof/>
          <w:lang w:val="en-US"/>
        </w:rPr>
        <w:drawing>
          <wp:inline distT="0" distB="0" distL="0" distR="0" wp14:anchorId="3442C54B" wp14:editId="1DE0D739">
            <wp:extent cx="5737860" cy="17449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7860" cy="1744980"/>
                    </a:xfrm>
                    <a:prstGeom prst="rect">
                      <a:avLst/>
                    </a:prstGeom>
                    <a:noFill/>
                    <a:ln>
                      <a:noFill/>
                    </a:ln>
                  </pic:spPr>
                </pic:pic>
              </a:graphicData>
            </a:graphic>
          </wp:inline>
        </w:drawing>
      </w:r>
    </w:p>
    <w:p w14:paraId="0E9AE030" w14:textId="6C0B4DB9" w:rsidR="00646E88" w:rsidRPr="0014196F" w:rsidRDefault="000B6DF2" w:rsidP="00AA7DFA">
      <w:pPr>
        <w:pStyle w:val="Bijschrift"/>
        <w:jc w:val="both"/>
        <w:rPr>
          <w:i w:val="0"/>
          <w:iCs w:val="0"/>
          <w:lang w:val="en-US"/>
        </w:rPr>
      </w:pPr>
      <w:bookmarkStart w:id="39" w:name="_Ref73463036"/>
      <w:r w:rsidRPr="0014196F">
        <w:rPr>
          <w:i w:val="0"/>
          <w:iCs w:val="0"/>
          <w:lang w:val="en-US"/>
        </w:rPr>
        <w:t xml:space="preserve">Figure </w:t>
      </w:r>
      <w:r w:rsidR="00FB27C5" w:rsidRPr="0014196F">
        <w:rPr>
          <w:i w:val="0"/>
          <w:iCs w:val="0"/>
          <w:lang w:val="en-US"/>
        </w:rPr>
        <w:fldChar w:fldCharType="begin"/>
      </w:r>
      <w:r w:rsidR="00FB27C5" w:rsidRPr="0014196F">
        <w:rPr>
          <w:i w:val="0"/>
          <w:iCs w:val="0"/>
          <w:lang w:val="en-US"/>
        </w:rPr>
        <w:instrText xml:space="preserve"> SEQ Figure \* ARABIC </w:instrText>
      </w:r>
      <w:r w:rsidR="00FB27C5" w:rsidRPr="0014196F">
        <w:rPr>
          <w:i w:val="0"/>
          <w:iCs w:val="0"/>
          <w:lang w:val="en-US"/>
        </w:rPr>
        <w:fldChar w:fldCharType="separate"/>
      </w:r>
      <w:r w:rsidR="00A15B7F" w:rsidRPr="0014196F">
        <w:rPr>
          <w:i w:val="0"/>
          <w:iCs w:val="0"/>
          <w:noProof/>
          <w:lang w:val="en-US"/>
        </w:rPr>
        <w:t>2</w:t>
      </w:r>
      <w:r w:rsidR="00FB27C5" w:rsidRPr="0014196F">
        <w:rPr>
          <w:i w:val="0"/>
          <w:iCs w:val="0"/>
          <w:lang w:val="en-US"/>
        </w:rPr>
        <w:fldChar w:fldCharType="end"/>
      </w:r>
      <w:bookmarkEnd w:id="39"/>
      <w:r w:rsidRPr="0014196F">
        <w:rPr>
          <w:i w:val="0"/>
          <w:iCs w:val="0"/>
          <w:lang w:val="en-US"/>
        </w:rPr>
        <w:t>: Simplified electropherogram result for locus TH01 showing two alleles with six and eight repeats each. The repeat sequence is shown on the right with arbitrary flanking regions</w:t>
      </w:r>
      <w:r w:rsidR="00525E91" w:rsidRPr="0014196F">
        <w:rPr>
          <w:i w:val="0"/>
          <w:iCs w:val="0"/>
          <w:lang w:val="en-US"/>
        </w:rPr>
        <w:t xml:space="preserve"> that do not represent reality</w:t>
      </w:r>
      <w:r w:rsidRPr="0014196F">
        <w:rPr>
          <w:i w:val="0"/>
          <w:iCs w:val="0"/>
          <w:lang w:val="en-US"/>
        </w:rPr>
        <w:t>.</w:t>
      </w:r>
    </w:p>
    <w:p w14:paraId="7C2A8DBB" w14:textId="644FD4B3" w:rsidR="004B68CF" w:rsidRPr="007C7ADB" w:rsidRDefault="006F0A9D" w:rsidP="00AA7DFA">
      <w:pPr>
        <w:jc w:val="both"/>
        <w:rPr>
          <w:lang w:val="en-US"/>
        </w:rPr>
      </w:pPr>
      <w:r w:rsidRPr="007C7ADB">
        <w:rPr>
          <w:lang w:val="en-US"/>
        </w:rPr>
        <w:t xml:space="preserve">One individual can have two different </w:t>
      </w:r>
      <w:r w:rsidR="00650130" w:rsidRPr="007C7ADB">
        <w:rPr>
          <w:lang w:val="en-US"/>
        </w:rPr>
        <w:t>alleles</w:t>
      </w:r>
      <w:r w:rsidRPr="007C7ADB">
        <w:rPr>
          <w:lang w:val="en-US"/>
        </w:rPr>
        <w:t xml:space="preserve"> for a single locus; one inherited from the mother, and one from the father. </w:t>
      </w:r>
      <w:r w:rsidR="00650130" w:rsidRPr="007C7ADB">
        <w:rPr>
          <w:lang w:val="en-US"/>
        </w:rPr>
        <w:t>It is also possible that a person inherited the same allele fr</w:t>
      </w:r>
      <w:r w:rsidR="004B68CF" w:rsidRPr="007C7ADB">
        <w:rPr>
          <w:lang w:val="en-US"/>
        </w:rPr>
        <w:t>o</w:t>
      </w:r>
      <w:r w:rsidR="00650130" w:rsidRPr="007C7ADB">
        <w:rPr>
          <w:lang w:val="en-US"/>
        </w:rPr>
        <w:t>m</w:t>
      </w:r>
      <w:r w:rsidR="004B68CF" w:rsidRPr="007C7ADB">
        <w:rPr>
          <w:lang w:val="en-US"/>
        </w:rPr>
        <w:t xml:space="preserve"> both of</w:t>
      </w:r>
      <w:r w:rsidR="00650130" w:rsidRPr="007C7ADB">
        <w:rPr>
          <w:lang w:val="en-US"/>
        </w:rPr>
        <w:t xml:space="preserve"> their parents, this means that they are homozygous at that locus.</w:t>
      </w:r>
      <w:r w:rsidR="004B68CF" w:rsidRPr="007C7ADB">
        <w:rPr>
          <w:lang w:val="en-US"/>
        </w:rPr>
        <w:t xml:space="preserve"> The peak will then be twice as large.</w:t>
      </w:r>
      <w:r w:rsidR="00F12111" w:rsidRPr="007C7ADB">
        <w:rPr>
          <w:lang w:val="en-US"/>
        </w:rPr>
        <w:t xml:space="preserve"> We will now get into more detail of how to derive the number of contributors from an STR profile.</w:t>
      </w:r>
    </w:p>
    <w:p w14:paraId="5595885F" w14:textId="7839AB06" w:rsidR="0000135C" w:rsidRPr="007C7ADB" w:rsidRDefault="003A36DC" w:rsidP="00AA7DFA">
      <w:pPr>
        <w:pStyle w:val="Kop2"/>
        <w:jc w:val="both"/>
        <w:rPr>
          <w:lang w:val="en-US"/>
        </w:rPr>
      </w:pPr>
      <w:bookmarkStart w:id="40" w:name="_Toc72172045"/>
      <w:bookmarkStart w:id="41" w:name="_Toc73486303"/>
      <w:r w:rsidRPr="007C7ADB">
        <w:rPr>
          <w:lang w:val="en-US"/>
        </w:rPr>
        <w:t xml:space="preserve">2.2 </w:t>
      </w:r>
      <w:r w:rsidR="00650130" w:rsidRPr="007C7ADB">
        <w:rPr>
          <w:lang w:val="en-US"/>
        </w:rPr>
        <w:t>Estimating the Number of Contributors (NOC)</w:t>
      </w:r>
      <w:bookmarkEnd w:id="40"/>
      <w:bookmarkEnd w:id="41"/>
    </w:p>
    <w:p w14:paraId="2A17A37B" w14:textId="29A141CB" w:rsidR="005B5E70" w:rsidRPr="007C7ADB" w:rsidRDefault="00B56A96" w:rsidP="00AA7DFA">
      <w:pPr>
        <w:jc w:val="both"/>
        <w:rPr>
          <w:lang w:val="en-US"/>
        </w:rPr>
      </w:pPr>
      <w:r w:rsidRPr="007C7ADB">
        <w:rPr>
          <w:lang w:val="en-US"/>
        </w:rPr>
        <w:t xml:space="preserve">The first step of DNA STR profile interpretation is to determine whether a sample has originated from a single source, or if the sample is a </w:t>
      </w:r>
      <w:r w:rsidR="00F12111" w:rsidRPr="007C7ADB">
        <w:rPr>
          <w:lang w:val="en-US"/>
        </w:rPr>
        <w:t>mixture</w:t>
      </w:r>
      <w:r w:rsidR="005B5E70" w:rsidRPr="007C7ADB">
        <w:rPr>
          <w:lang w:val="en-US"/>
        </w:rPr>
        <w:t xml:space="preserve"> </w:t>
      </w:r>
      <w:r w:rsidR="00E87FCB"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E87FCB" w:rsidRPr="007C7ADB">
        <w:rPr>
          <w:lang w:val="en-US"/>
        </w:rPr>
        <w:fldChar w:fldCharType="separate"/>
      </w:r>
      <w:r w:rsidR="00452C37" w:rsidRPr="007C7ADB">
        <w:rPr>
          <w:noProof/>
          <w:lang w:val="en-US"/>
        </w:rPr>
        <w:t>[14]</w:t>
      </w:r>
      <w:r w:rsidR="00E87FCB" w:rsidRPr="007C7ADB">
        <w:rPr>
          <w:lang w:val="en-US"/>
        </w:rPr>
        <w:fldChar w:fldCharType="end"/>
      </w:r>
      <w:r w:rsidR="00F12111" w:rsidRPr="007C7ADB">
        <w:rPr>
          <w:lang w:val="en-US"/>
        </w:rPr>
        <w:t>.</w:t>
      </w:r>
      <w:r w:rsidR="00E87FCB" w:rsidRPr="007C7ADB">
        <w:rPr>
          <w:lang w:val="en-US"/>
        </w:rPr>
        <w:t xml:space="preserve"> </w:t>
      </w:r>
      <w:r w:rsidR="00CB5201" w:rsidRPr="007C7ADB">
        <w:rPr>
          <w:lang w:val="en-US"/>
        </w:rPr>
        <w:t xml:space="preserve">This often easily discerned by checking whether or not there are loci with more than two alleles present. As we saw in </w:t>
      </w:r>
      <w:r w:rsidR="00CD14BD">
        <w:rPr>
          <w:lang w:val="en-US"/>
        </w:rPr>
        <w:fldChar w:fldCharType="begin"/>
      </w:r>
      <w:r w:rsidR="00CD14BD">
        <w:rPr>
          <w:lang w:val="en-US"/>
        </w:rPr>
        <w:instrText xml:space="preserve"> REF _Ref73463036 \h </w:instrText>
      </w:r>
      <w:r w:rsidR="00CD14BD">
        <w:rPr>
          <w:lang w:val="en-US"/>
        </w:rPr>
      </w:r>
      <w:r w:rsidR="00CD14BD">
        <w:rPr>
          <w:lang w:val="en-US"/>
        </w:rPr>
        <w:fldChar w:fldCharType="separate"/>
      </w:r>
      <w:r w:rsidR="00CD14BD" w:rsidRPr="007C7ADB">
        <w:rPr>
          <w:lang w:val="en-US"/>
        </w:rPr>
        <w:t xml:space="preserve">Figure </w:t>
      </w:r>
      <w:r w:rsidR="00CD14BD">
        <w:rPr>
          <w:noProof/>
          <w:lang w:val="en-US"/>
        </w:rPr>
        <w:t>2</w:t>
      </w:r>
      <w:r w:rsidR="00CD14BD">
        <w:rPr>
          <w:lang w:val="en-US"/>
        </w:rPr>
        <w:fldChar w:fldCharType="end"/>
      </w:r>
      <w:r w:rsidR="00CB5201" w:rsidRPr="007C7ADB">
        <w:rPr>
          <w:lang w:val="en-US"/>
        </w:rPr>
        <w:t xml:space="preserve">, a single person can </w:t>
      </w:r>
      <w:r w:rsidR="00CB5201" w:rsidRPr="007C7ADB">
        <w:rPr>
          <w:lang w:val="en-US"/>
        </w:rPr>
        <w:lastRenderedPageBreak/>
        <w:t>contribute a maximum of two alleles per locus, so profiles with more alleles are</w:t>
      </w:r>
      <w:r w:rsidR="00846E11" w:rsidRPr="007C7ADB">
        <w:rPr>
          <w:lang w:val="en-US"/>
        </w:rPr>
        <w:t xml:space="preserve"> usually</w:t>
      </w:r>
      <w:r w:rsidR="00CB5201" w:rsidRPr="007C7ADB">
        <w:rPr>
          <w:lang w:val="en-US"/>
        </w:rPr>
        <w:t xml:space="preserve"> considered a mixture. The next step is to determine the number of contributors</w:t>
      </w:r>
      <w:r w:rsidR="00846E11" w:rsidRPr="007C7ADB">
        <w:rPr>
          <w:lang w:val="en-US"/>
        </w:rPr>
        <w:t xml:space="preserve"> (NOC)</w:t>
      </w:r>
      <w:r w:rsidR="00CB5201" w:rsidRPr="007C7ADB">
        <w:rPr>
          <w:lang w:val="en-US"/>
        </w:rPr>
        <w:t>. This step is necessary for DNA a</w:t>
      </w:r>
      <w:r w:rsidR="005B5E70" w:rsidRPr="007C7ADB">
        <w:rPr>
          <w:lang w:val="en-US"/>
        </w:rPr>
        <w:t xml:space="preserve">nalysis software </w:t>
      </w:r>
      <w:r w:rsidR="00CB5201" w:rsidRPr="007C7ADB">
        <w:rPr>
          <w:lang w:val="en-US"/>
        </w:rPr>
        <w:t>to</w:t>
      </w:r>
      <w:r w:rsidR="005B5E70" w:rsidRPr="007C7ADB">
        <w:rPr>
          <w:lang w:val="en-US"/>
        </w:rPr>
        <w:t xml:space="preserve"> calculate the </w:t>
      </w:r>
      <w:r w:rsidR="005B5E70" w:rsidRPr="008113B6">
        <w:rPr>
          <w:i/>
          <w:iCs/>
          <w:lang w:val="en-US"/>
        </w:rPr>
        <w:t>weight of the evidence</w:t>
      </w:r>
      <w:r w:rsidR="005B5E70" w:rsidRPr="007C7ADB">
        <w:rPr>
          <w:lang w:val="en-US"/>
        </w:rPr>
        <w:t xml:space="preserve"> found</w:t>
      </w:r>
      <w:r w:rsidR="003722B1" w:rsidRPr="007C7ADB">
        <w:rPr>
          <w:lang w:val="en-US"/>
        </w:rPr>
        <w:t xml:space="preserve"> </w:t>
      </w:r>
      <w:r w:rsidR="003722B1" w:rsidRPr="007C7ADB">
        <w:rPr>
          <w:lang w:val="en-US"/>
        </w:rPr>
        <w:fldChar w:fldCharType="begin"/>
      </w:r>
      <w:r w:rsidR="00452C37" w:rsidRPr="007C7ADB">
        <w:rPr>
          <w:lang w:val="en-US"/>
        </w:rPr>
        <w:instrText xml:space="preserve"> ADDIN EN.CITE &lt;EndNote&gt;&lt;Cite&gt;&lt;Author&gt;Bleka&lt;/Author&gt;&lt;Year&gt;2016&lt;/Year&gt;&lt;RecNum&gt;7&lt;/RecNum&gt;&lt;DisplayText&gt;[15]&lt;/DisplayText&gt;&lt;record&gt;&lt;rec-number&gt;7&lt;/rec-number&gt;&lt;foreign-keys&gt;&lt;key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3722B1" w:rsidRPr="007C7ADB">
        <w:rPr>
          <w:lang w:val="en-US"/>
        </w:rPr>
        <w:fldChar w:fldCharType="separate"/>
      </w:r>
      <w:r w:rsidR="00452C37" w:rsidRPr="007C7ADB">
        <w:rPr>
          <w:noProof/>
          <w:lang w:val="en-US"/>
        </w:rPr>
        <w:t>[15]</w:t>
      </w:r>
      <w:r w:rsidR="003722B1" w:rsidRPr="007C7ADB">
        <w:rPr>
          <w:lang w:val="en-US"/>
        </w:rPr>
        <w:fldChar w:fldCharType="end"/>
      </w:r>
      <w:r w:rsidR="00CB5201" w:rsidRPr="007C7ADB">
        <w:rPr>
          <w:lang w:val="en-US"/>
        </w:rPr>
        <w:t xml:space="preserve">. </w:t>
      </w:r>
      <w:r w:rsidR="00CD14BD">
        <w:rPr>
          <w:lang w:val="en-US"/>
        </w:rPr>
        <w:t>A</w:t>
      </w:r>
      <w:r w:rsidR="00CB5201" w:rsidRPr="007C7ADB">
        <w:rPr>
          <w:lang w:val="en-US"/>
        </w:rPr>
        <w:t xml:space="preserve">n incorrect NOC </w:t>
      </w:r>
      <w:r w:rsidR="00CD14BD" w:rsidRPr="00CD14BD">
        <w:rPr>
          <w:lang w:val="en-US"/>
        </w:rPr>
        <w:t>can have an effect on this weight of evidence</w:t>
      </w:r>
      <w:r w:rsidR="00CD14BD">
        <w:rPr>
          <w:lang w:val="en-US"/>
        </w:rPr>
        <w:t xml:space="preserve"> </w:t>
      </w:r>
      <w:r w:rsidR="00CB5201" w:rsidRPr="007C7ADB">
        <w:rPr>
          <w:lang w:val="en-US"/>
        </w:rPr>
        <w:fldChar w:fldCharType="begin"/>
      </w:r>
      <w:r w:rsidR="00452C37" w:rsidRPr="007C7ADB">
        <w:rPr>
          <w:lang w:val="en-US"/>
        </w:rPr>
        <w:instrText xml:space="preserve"> ADDIN EN.CITE &lt;EndNote&gt;&lt;Cite&gt;&lt;Author&gt;Benschop&lt;/Author&gt;&lt;Year&gt;2015&lt;/Year&gt;&lt;RecNum&gt;22&lt;/RecNum&gt;&lt;DisplayText&gt;[2]&lt;/DisplayText&gt;&lt;record&gt;&lt;rec-number&gt;22&lt;/rec-number&gt;&lt;foreign-keys&gt;&lt;key app="EN" db-id="p22005xv5srwpxeed275s99yfvez9tfr995s" timestamp="1605013614"&gt;22&lt;/key&gt;&lt;/foreign-keys&gt;&lt;ref-type name="Journal Article"&gt;17&lt;/ref-type&gt;&lt;contributors&gt;&lt;authors&gt;&lt;author&gt;Benschop, C. C. G.&lt;/author&gt;&lt;author&gt;Haned, H.&lt;/author&gt;&lt;author&gt;Jeurissen, L.&lt;/author&gt;&lt;author&gt;Gill, P. D.&lt;/author&gt;&lt;author&gt;Sijen, T.&lt;/author&gt;&lt;/authors&gt;&lt;/contributors&gt;&lt;auth-address&gt;Department of Human Biological Traces, Netherlands Forensic Institute, P.O. Box 24044, The Hague, 2490, Netherlands&amp;#xD;National Institute of Public Health, Department of Forensic Biology, P.O. Box 4404 Nydalen, Oslo, 0403, Norway&amp;#xD;National Institute of Public Health, Department of Forensic Medicine, P.O. Box 4950 Nydalen, Oslo, 0424, Norway&lt;/auth-address&gt;&lt;titles&gt;&lt;title&gt;The effect of varying the number of contributors on likelihood ratios for complex DNA mixtures&lt;/title&gt;&lt;secondary-title&gt;Forensic Science International: Genetics&lt;/secondary-title&gt;&lt;/titles&gt;&lt;periodical&gt;&lt;full-title&gt;Forensic Science International: Genetics&lt;/full-title&gt;&lt;/periodical&gt;&lt;pages&gt;92-99&lt;/pages&gt;&lt;volume&gt;19&lt;/volume&gt;&lt;keywords&gt;&lt;keyword&gt;Forensic science&lt;/keyword&gt;&lt;keyword&gt;High order mixtures&lt;/keyword&gt;&lt;keyword&gt;Likelihood ratios&lt;/keyword&gt;&lt;keyword&gt;Next Generation Multiplex (NGM)&lt;/keyword&gt;&lt;keyword&gt;Number of contributors&lt;/keyword&gt;&lt;keyword&gt;Probative value&lt;/keyword&gt;&lt;/keywords&gt;&lt;dates&gt;&lt;year&gt;2015&lt;/year&gt;&lt;/dates&gt;&lt;work-type&gt;Article&lt;/work-type&gt;&lt;urls&gt;&lt;related-urls&gt;&lt;url&gt;https://www.scopus.com/inward/record.uri?eid=2-s2.0-84937556327&amp;amp;doi=10.1016%2fj.fsigen.2015.07.003&amp;amp;partnerID=40&amp;amp;md5=48ea9f68117c6937087a7b08879f3607&lt;/url&gt;&lt;/related-urls&gt;&lt;/urls&gt;&lt;electronic-resource-num&gt;10.1016/j.fsigen.2015.07.003&lt;/electronic-resource-num&gt;&lt;remote-database-name&gt;Scopus&lt;/remote-database-name&gt;&lt;/record&gt;&lt;/Cite&gt;&lt;/EndNote&gt;</w:instrText>
      </w:r>
      <w:r w:rsidR="00CB5201" w:rsidRPr="007C7ADB">
        <w:rPr>
          <w:lang w:val="en-US"/>
        </w:rPr>
        <w:fldChar w:fldCharType="separate"/>
      </w:r>
      <w:r w:rsidR="00452C37" w:rsidRPr="007C7ADB">
        <w:rPr>
          <w:noProof/>
          <w:lang w:val="en-US"/>
        </w:rPr>
        <w:t>[2]</w:t>
      </w:r>
      <w:r w:rsidR="00CB5201" w:rsidRPr="007C7ADB">
        <w:rPr>
          <w:lang w:val="en-US"/>
        </w:rPr>
        <w:fldChar w:fldCharType="end"/>
      </w:r>
      <w:r w:rsidR="00CB5201" w:rsidRPr="007C7ADB">
        <w:rPr>
          <w:lang w:val="en-US"/>
        </w:rPr>
        <w:t>.</w:t>
      </w:r>
      <w:r w:rsidR="003722B1" w:rsidRPr="007C7ADB">
        <w:rPr>
          <w:lang w:val="en-US"/>
        </w:rPr>
        <w:t xml:space="preserve"> </w:t>
      </w:r>
      <w:r w:rsidR="00CD14BD">
        <w:rPr>
          <w:lang w:val="en-US"/>
        </w:rPr>
        <w:t>In extreme cases i</w:t>
      </w:r>
      <w:r w:rsidR="003722B1" w:rsidRPr="007C7ADB">
        <w:rPr>
          <w:lang w:val="en-US"/>
        </w:rPr>
        <w:t xml:space="preserve">t could make the difference between </w:t>
      </w:r>
      <w:r w:rsidR="00CD14BD">
        <w:rPr>
          <w:lang w:val="en-US"/>
        </w:rPr>
        <w:t>support for the proposition that</w:t>
      </w:r>
      <w:r w:rsidR="00CD14BD" w:rsidRPr="007C7ADB">
        <w:rPr>
          <w:lang w:val="en-US"/>
        </w:rPr>
        <w:t xml:space="preserve"> a person of interest</w:t>
      </w:r>
      <w:r w:rsidR="00CD14BD">
        <w:rPr>
          <w:lang w:val="en-US"/>
        </w:rPr>
        <w:t xml:space="preserve"> (POI)</w:t>
      </w:r>
      <w:r w:rsidR="00CD14BD" w:rsidRPr="007C7ADB">
        <w:rPr>
          <w:lang w:val="en-US"/>
        </w:rPr>
        <w:t xml:space="preserve"> </w:t>
      </w:r>
      <w:r w:rsidR="00CD14BD">
        <w:rPr>
          <w:lang w:val="en-US"/>
        </w:rPr>
        <w:t>contributed to</w:t>
      </w:r>
      <w:r w:rsidR="00CD14BD" w:rsidRPr="007C7ADB">
        <w:rPr>
          <w:lang w:val="en-US"/>
        </w:rPr>
        <w:t xml:space="preserve"> the evidence or</w:t>
      </w:r>
      <w:r w:rsidR="00CD14BD">
        <w:rPr>
          <w:lang w:val="en-US"/>
        </w:rPr>
        <w:t xml:space="preserve"> the support for</w:t>
      </w:r>
      <w:r w:rsidR="00CD14BD" w:rsidRPr="007C7ADB">
        <w:rPr>
          <w:lang w:val="en-US"/>
        </w:rPr>
        <w:t xml:space="preserve"> </w:t>
      </w:r>
      <w:r w:rsidR="00CD14BD">
        <w:rPr>
          <w:lang w:val="en-US"/>
        </w:rPr>
        <w:t>the alternative, that an unknown person, unrelated to the POI, contributed to the evidence</w:t>
      </w:r>
      <w:r w:rsidR="00CD14BD" w:rsidRPr="007C7ADB">
        <w:rPr>
          <w:lang w:val="en-US"/>
        </w:rPr>
        <w:t>.</w:t>
      </w:r>
    </w:p>
    <w:p w14:paraId="376B8BFC" w14:textId="1CFB49D5" w:rsidR="00B56A96" w:rsidRPr="007C7ADB" w:rsidRDefault="00B56A96" w:rsidP="00AA7DFA">
      <w:pPr>
        <w:jc w:val="both"/>
        <w:rPr>
          <w:lang w:val="en-US"/>
        </w:rPr>
      </w:pPr>
      <w:r w:rsidRPr="007C7ADB">
        <w:rPr>
          <w:lang w:val="en-US"/>
        </w:rPr>
        <w:t>Determining the exact number of contributors</w:t>
      </w:r>
      <w:r w:rsidR="003C7AA3">
        <w:rPr>
          <w:lang w:val="en-US"/>
        </w:rPr>
        <w:t xml:space="preserve"> can be challenging</w:t>
      </w:r>
      <w:r w:rsidR="00B716F3" w:rsidRPr="007C7ADB">
        <w:rPr>
          <w:lang w:val="en-US"/>
        </w:rPr>
        <w:t xml:space="preserve">. There are several obscuring factors that could make an expert underestimate the number of donors, </w:t>
      </w:r>
      <w:r w:rsidR="0078667C" w:rsidRPr="007C7ADB">
        <w:rPr>
          <w:lang w:val="en-US"/>
        </w:rPr>
        <w:t xml:space="preserve">especially when the number of donors increases </w:t>
      </w:r>
      <w:r w:rsidR="0078667C" w:rsidRPr="007C7ADB">
        <w:rPr>
          <w:lang w:val="en-US"/>
        </w:rPr>
        <w:fldChar w:fldCharType="begin">
          <w:fldData xml:space="preserve">PEVuZE5vdGU+PENpdGU+PEF1dGhvcj5Db2JsZTwvQXV0aG9yPjxZZWFyPjIwMTU8L1llYXI+PFJl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</w:fldData>
        </w:fldChar>
      </w:r>
      <w:r w:rsidR="00452C37" w:rsidRPr="007C7ADB">
        <w:rPr>
          <w:lang w:val="en-US"/>
        </w:rPr>
        <w:instrText xml:space="preserve"> ADDIN EN.CITE </w:instrText>
      </w:r>
      <w:r w:rsidR="00452C37" w:rsidRPr="007C7ADB">
        <w:rPr>
          <w:lang w:val="en-US"/>
        </w:rPr>
        <w:fldChar w:fldCharType="begin">
          <w:fldData xml:space="preserve">PEVuZE5vdGU+PENpdGU+PEF1dGhvcj5Db2JsZTwvQXV0aG9yPjxZZWFyPjIwMTU8L1llYXI+PFJl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78667C" w:rsidRPr="007C7ADB">
        <w:rPr>
          <w:lang w:val="en-US"/>
        </w:rPr>
      </w:r>
      <w:r w:rsidR="0078667C" w:rsidRPr="007C7ADB">
        <w:rPr>
          <w:lang w:val="en-US"/>
        </w:rPr>
        <w:fldChar w:fldCharType="separate"/>
      </w:r>
      <w:r w:rsidR="00452C37" w:rsidRPr="007C7ADB">
        <w:rPr>
          <w:noProof/>
          <w:lang w:val="en-US"/>
        </w:rPr>
        <w:t>[14, 16]</w:t>
      </w:r>
      <w:r w:rsidR="0078667C" w:rsidRPr="007C7ADB">
        <w:rPr>
          <w:lang w:val="en-US"/>
        </w:rPr>
        <w:fldChar w:fldCharType="end"/>
      </w:r>
      <w:r w:rsidR="009D1B40" w:rsidRPr="007C7ADB">
        <w:rPr>
          <w:lang w:val="en-US"/>
        </w:rPr>
        <w:t xml:space="preserve">. </w:t>
      </w:r>
      <w:r w:rsidR="00DA5D9F" w:rsidRPr="007C7ADB">
        <w:rPr>
          <w:lang w:val="en-US"/>
        </w:rPr>
        <w:t xml:space="preserve">While the two left-most pictures </w:t>
      </w:r>
      <w:r w:rsidR="000A530D" w:rsidRPr="007C7ADB">
        <w:rPr>
          <w:lang w:val="en-US"/>
        </w:rPr>
        <w:t xml:space="preserve">in </w:t>
      </w:r>
      <w:r w:rsidR="006C646C">
        <w:rPr>
          <w:lang w:val="en-US"/>
        </w:rPr>
        <w:fldChar w:fldCharType="begin"/>
      </w:r>
      <w:r w:rsidR="006C646C">
        <w:rPr>
          <w:lang w:val="en-US"/>
        </w:rPr>
        <w:instrText xml:space="preserve"> REF _Ref73463293 \h </w:instrText>
      </w:r>
      <w:r w:rsidR="006C646C">
        <w:rPr>
          <w:lang w:val="en-US"/>
        </w:rPr>
      </w:r>
      <w:r w:rsidR="006C646C">
        <w:rPr>
          <w:lang w:val="en-US"/>
        </w:rPr>
        <w:fldChar w:fldCharType="separate"/>
      </w:r>
      <w:r w:rsidR="006C646C" w:rsidRPr="007C7ADB">
        <w:rPr>
          <w:lang w:val="en-US"/>
        </w:rPr>
        <w:t xml:space="preserve">Figure </w:t>
      </w:r>
      <w:r w:rsidR="006C646C">
        <w:rPr>
          <w:noProof/>
          <w:lang w:val="en-US"/>
        </w:rPr>
        <w:t>3</w:t>
      </w:r>
      <w:r w:rsidR="006C646C">
        <w:rPr>
          <w:lang w:val="en-US"/>
        </w:rPr>
        <w:fldChar w:fldCharType="end"/>
      </w:r>
      <w:r w:rsidR="006C646C">
        <w:rPr>
          <w:lang w:val="en-US"/>
        </w:rPr>
        <w:t xml:space="preserve"> </w:t>
      </w:r>
      <w:r w:rsidR="00DA5D9F" w:rsidRPr="007C7ADB">
        <w:rPr>
          <w:lang w:val="en-US"/>
        </w:rPr>
        <w:t xml:space="preserve">are </w:t>
      </w:r>
      <w:r w:rsidR="000A530D" w:rsidRPr="007C7ADB">
        <w:rPr>
          <w:lang w:val="en-US"/>
        </w:rPr>
        <w:t>quite</w:t>
      </w:r>
      <w:r w:rsidR="00DA5D9F" w:rsidRPr="007C7ADB">
        <w:rPr>
          <w:lang w:val="en-US"/>
        </w:rPr>
        <w:t xml:space="preserve"> simple to interpret, the two on the right are </w:t>
      </w:r>
      <w:r w:rsidR="000C0670" w:rsidRPr="007C7ADB">
        <w:rPr>
          <w:lang w:val="en-US"/>
        </w:rPr>
        <w:t xml:space="preserve">somewhat ambiguous because of </w:t>
      </w:r>
      <w:r w:rsidR="00DA5D9F" w:rsidRPr="007C7ADB">
        <w:rPr>
          <w:lang w:val="en-US"/>
        </w:rPr>
        <w:t>the factors described below.</w:t>
      </w:r>
    </w:p>
    <w:p w14:paraId="1C46B7EC" w14:textId="77777777" w:rsidR="000C3E49" w:rsidRPr="007C7ADB" w:rsidRDefault="00CB5201" w:rsidP="00AA7DFA">
      <w:pPr>
        <w:keepNext/>
        <w:jc w:val="both"/>
        <w:rPr>
          <w:lang w:val="en-US"/>
        </w:rPr>
      </w:pPr>
      <w:r w:rsidRPr="007C7ADB">
        <w:rPr>
          <w:noProof/>
          <w:lang w:val="en-US"/>
        </w:rPr>
        <w:drawing>
          <wp:inline distT="0" distB="0" distL="0" distR="0" wp14:anchorId="343578FD" wp14:editId="55DB3BC3">
            <wp:extent cx="5753097" cy="1557935"/>
            <wp:effectExtent l="0" t="0" r="635" b="444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53097" cy="1557935"/>
                    </a:xfrm>
                    <a:prstGeom prst="rect">
                      <a:avLst/>
                    </a:prstGeom>
                    <a:noFill/>
                    <a:ln>
                      <a:noFill/>
                    </a:ln>
                  </pic:spPr>
                </pic:pic>
              </a:graphicData>
            </a:graphic>
          </wp:inline>
        </w:drawing>
      </w:r>
    </w:p>
    <w:p w14:paraId="3D3FD5F5" w14:textId="08DAAAD4" w:rsidR="00CB5201" w:rsidRPr="00B704ED" w:rsidRDefault="000C3E49" w:rsidP="00AA7DFA">
      <w:pPr>
        <w:pStyle w:val="Bijschrift"/>
        <w:jc w:val="both"/>
        <w:rPr>
          <w:i w:val="0"/>
          <w:iCs w:val="0"/>
          <w:lang w:val="en-US"/>
        </w:rPr>
      </w:pPr>
      <w:bookmarkStart w:id="42" w:name="_Ref73463293"/>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15B7F" w:rsidRPr="00B704ED">
        <w:rPr>
          <w:i w:val="0"/>
          <w:iCs w:val="0"/>
          <w:noProof/>
          <w:lang w:val="en-US"/>
        </w:rPr>
        <w:t>3</w:t>
      </w:r>
      <w:r w:rsidR="00FB27C5" w:rsidRPr="00B704ED">
        <w:rPr>
          <w:i w:val="0"/>
          <w:iCs w:val="0"/>
          <w:lang w:val="en-US"/>
        </w:rPr>
        <w:fldChar w:fldCharType="end"/>
      </w:r>
      <w:bookmarkEnd w:id="42"/>
      <w:r w:rsidRPr="00B704ED">
        <w:rPr>
          <w:i w:val="0"/>
          <w:iCs w:val="0"/>
          <w:lang w:val="en-US"/>
        </w:rPr>
        <w:t>: Four simplified electropherogram results for locus TH01</w:t>
      </w:r>
      <w:r w:rsidRPr="00B704ED">
        <w:rPr>
          <w:i w:val="0"/>
          <w:iCs w:val="0"/>
          <w:noProof/>
          <w:lang w:val="en-US"/>
        </w:rPr>
        <w:t>. From left to right: Example of a</w:t>
      </w:r>
      <w:r w:rsidR="00DA5D9F" w:rsidRPr="00B704ED">
        <w:rPr>
          <w:i w:val="0"/>
          <w:iCs w:val="0"/>
          <w:noProof/>
          <w:lang w:val="en-US"/>
        </w:rPr>
        <w:t xml:space="preserve"> simple</w:t>
      </w:r>
      <w:r w:rsidRPr="00B704ED">
        <w:rPr>
          <w:i w:val="0"/>
          <w:iCs w:val="0"/>
          <w:noProof/>
          <w:lang w:val="en-US"/>
        </w:rPr>
        <w:t xml:space="preserve"> single donor profile; Example of a </w:t>
      </w:r>
      <w:r w:rsidR="00DA5D9F" w:rsidRPr="00B704ED">
        <w:rPr>
          <w:i w:val="0"/>
          <w:iCs w:val="0"/>
          <w:noProof/>
          <w:lang w:val="en-US"/>
        </w:rPr>
        <w:t xml:space="preserve">simple </w:t>
      </w:r>
      <w:r w:rsidRPr="00B704ED">
        <w:rPr>
          <w:i w:val="0"/>
          <w:iCs w:val="0"/>
          <w:noProof/>
          <w:lang w:val="en-US"/>
        </w:rPr>
        <w:t>2-person mixture profile; Example of a 2-person mixture profile with allele sharing</w:t>
      </w:r>
      <w:r w:rsidR="00DA5D9F" w:rsidRPr="00B704ED">
        <w:rPr>
          <w:i w:val="0"/>
          <w:iCs w:val="0"/>
          <w:noProof/>
          <w:lang w:val="en-US"/>
        </w:rPr>
        <w:t xml:space="preserve"> or a homozygous allele</w:t>
      </w:r>
      <w:r w:rsidRPr="00B704ED">
        <w:rPr>
          <w:i w:val="0"/>
          <w:iCs w:val="0"/>
          <w:noProof/>
          <w:lang w:val="en-US"/>
        </w:rPr>
        <w:t xml:space="preserve">, peak 8 </w:t>
      </w:r>
      <w:r w:rsidR="0078667C" w:rsidRPr="00B704ED">
        <w:rPr>
          <w:i w:val="0"/>
          <w:iCs w:val="0"/>
          <w:noProof/>
          <w:lang w:val="en-US"/>
        </w:rPr>
        <w:t>is</w:t>
      </w:r>
      <w:r w:rsidRPr="00B704ED">
        <w:rPr>
          <w:i w:val="0"/>
          <w:iCs w:val="0"/>
          <w:noProof/>
          <w:lang w:val="en-US"/>
        </w:rPr>
        <w:t xml:space="preserve"> twice as high</w:t>
      </w:r>
      <w:r w:rsidR="0078667C" w:rsidRPr="00B704ED">
        <w:rPr>
          <w:i w:val="0"/>
          <w:iCs w:val="0"/>
          <w:noProof/>
          <w:lang w:val="en-US"/>
        </w:rPr>
        <w:t xml:space="preserve"> compared to peak 6 and 9</w:t>
      </w:r>
      <w:r w:rsidRPr="00B704ED">
        <w:rPr>
          <w:i w:val="0"/>
          <w:iCs w:val="0"/>
          <w:noProof/>
          <w:lang w:val="en-US"/>
        </w:rPr>
        <w:t>; Example of a 2-person mixture profile with drop-out</w:t>
      </w:r>
      <w:r w:rsidR="0078667C" w:rsidRPr="00B704ED">
        <w:rPr>
          <w:i w:val="0"/>
          <w:iCs w:val="0"/>
          <w:noProof/>
          <w:lang w:val="en-US"/>
        </w:rPr>
        <w:t>, one peak has likely not been detected</w:t>
      </w:r>
      <w:r w:rsidRPr="00B704ED">
        <w:rPr>
          <w:i w:val="0"/>
          <w:iCs w:val="0"/>
          <w:noProof/>
          <w:lang w:val="en-US"/>
        </w:rPr>
        <w:t>.</w:t>
      </w:r>
    </w:p>
    <w:p w14:paraId="33E6211C" w14:textId="1389C8E6" w:rsidR="00B56A96" w:rsidRPr="007C7ADB" w:rsidRDefault="00B56A96" w:rsidP="00AA7DFA">
      <w:pPr>
        <w:pStyle w:val="Lijstalinea"/>
        <w:numPr>
          <w:ilvl w:val="0"/>
          <w:numId w:val="2"/>
        </w:numPr>
        <w:jc w:val="both"/>
        <w:rPr>
          <w:lang w:val="en-US"/>
        </w:rPr>
      </w:pPr>
      <w:r w:rsidRPr="007C7ADB">
        <w:rPr>
          <w:lang w:val="en-US"/>
        </w:rPr>
        <w:t xml:space="preserve">Allele sharing: If two donors have the same allele at a locus, </w:t>
      </w:r>
      <w:r w:rsidR="0078667C" w:rsidRPr="007C7ADB">
        <w:rPr>
          <w:lang w:val="en-US"/>
        </w:rPr>
        <w:t>this is called</w:t>
      </w:r>
      <w:r w:rsidRPr="007C7ADB">
        <w:rPr>
          <w:lang w:val="en-US"/>
        </w:rPr>
        <w:t xml:space="preserve"> allele sharing. </w:t>
      </w:r>
      <w:r w:rsidR="0078667C" w:rsidRPr="007C7ADB">
        <w:rPr>
          <w:lang w:val="en-US"/>
        </w:rPr>
        <w:t>It</w:t>
      </w:r>
      <w:r w:rsidRPr="007C7ADB">
        <w:rPr>
          <w:lang w:val="en-US"/>
        </w:rPr>
        <w:t xml:space="preserve"> frequently occurs when donors are relatives, since </w:t>
      </w:r>
      <w:r w:rsidR="0078667C" w:rsidRPr="007C7ADB">
        <w:rPr>
          <w:lang w:val="en-US"/>
        </w:rPr>
        <w:t>siblings</w:t>
      </w:r>
      <w:r w:rsidRPr="007C7ADB">
        <w:rPr>
          <w:lang w:val="en-US"/>
        </w:rPr>
        <w:t xml:space="preserve"> share a lot of DNA. It might be difficult to distinguish if an allele is shared between donors, or if a single donor simply is homozygous for this allele; in both cases, the peak height for that allele is higher.</w:t>
      </w:r>
      <w:r w:rsidR="0078667C" w:rsidRPr="007C7ADB">
        <w:rPr>
          <w:lang w:val="en-US"/>
        </w:rPr>
        <w:t xml:space="preserve"> This can be seen in the third picture</w:t>
      </w:r>
      <w:r w:rsidR="00EF6655" w:rsidRPr="007C7ADB">
        <w:rPr>
          <w:lang w:val="en-US"/>
        </w:rPr>
        <w:t xml:space="preserve"> from the left</w:t>
      </w:r>
      <w:r w:rsidR="0078667C" w:rsidRPr="007C7ADB">
        <w:rPr>
          <w:lang w:val="en-US"/>
        </w:rPr>
        <w:t xml:space="preserve"> of Figure </w:t>
      </w:r>
      <w:r w:rsidR="001136F8" w:rsidRPr="007C7ADB">
        <w:rPr>
          <w:lang w:val="en-US"/>
        </w:rPr>
        <w:t>3</w:t>
      </w:r>
      <w:r w:rsidR="0078667C" w:rsidRPr="007C7ADB">
        <w:rPr>
          <w:lang w:val="en-US"/>
        </w:rPr>
        <w:t xml:space="preserve">; allele 8 </w:t>
      </w:r>
      <w:r w:rsidR="00F94F35">
        <w:rPr>
          <w:lang w:val="en-US"/>
        </w:rPr>
        <w:t>is</w:t>
      </w:r>
      <w:r w:rsidR="0078667C" w:rsidRPr="007C7ADB">
        <w:rPr>
          <w:lang w:val="en-US"/>
        </w:rPr>
        <w:t xml:space="preserve"> twice as </w:t>
      </w:r>
      <w:r w:rsidR="00F94F35">
        <w:rPr>
          <w:lang w:val="en-US"/>
        </w:rPr>
        <w:t>high</w:t>
      </w:r>
      <w:r w:rsidR="0078667C" w:rsidRPr="007C7ADB">
        <w:rPr>
          <w:lang w:val="en-US"/>
        </w:rPr>
        <w:t xml:space="preserve"> as alleles 6 and 9.</w:t>
      </w:r>
    </w:p>
    <w:p w14:paraId="7C348BAB" w14:textId="095825A2" w:rsidR="00AE0E2F" w:rsidRPr="007C7ADB" w:rsidRDefault="00B56A96" w:rsidP="00AA7DFA">
      <w:pPr>
        <w:pStyle w:val="Lijstalinea"/>
        <w:numPr>
          <w:ilvl w:val="0"/>
          <w:numId w:val="2"/>
        </w:numPr>
        <w:jc w:val="both"/>
        <w:rPr>
          <w:lang w:val="en-US"/>
        </w:rPr>
      </w:pPr>
      <w:r w:rsidRPr="007C7ADB">
        <w:rPr>
          <w:lang w:val="en-US"/>
        </w:rPr>
        <w:t xml:space="preserve">Allele drop-out: If the DNA was degraded, for example due to sunlight, some parts of the DNA might not be present in the sample to measure. It is also possible that the amount of </w:t>
      </w:r>
      <w:r w:rsidR="005D741B" w:rsidRPr="007C7ADB">
        <w:rPr>
          <w:lang w:val="en-US"/>
        </w:rPr>
        <w:t xml:space="preserve">available </w:t>
      </w:r>
      <w:r w:rsidRPr="007C7ADB">
        <w:rPr>
          <w:lang w:val="en-US"/>
        </w:rPr>
        <w:t xml:space="preserve">DNA is so small, that the alleles fall below a certain </w:t>
      </w:r>
      <w:r w:rsidR="00A04872">
        <w:rPr>
          <w:lang w:val="en-US"/>
        </w:rPr>
        <w:t>detection threshold</w:t>
      </w:r>
      <w:r w:rsidRPr="007C7ADB">
        <w:rPr>
          <w:lang w:val="en-US"/>
        </w:rPr>
        <w:t>. Because of this low quality or quantity of DNA, some allele fragments might not show up in the profile at all, which is called drop-out.</w:t>
      </w:r>
      <w:r w:rsidR="00EF6655" w:rsidRPr="007C7ADB">
        <w:rPr>
          <w:lang w:val="en-US"/>
        </w:rPr>
        <w:t xml:space="preserve"> This can be seen in the right-most picture of Figure 3; only 3 alleles are found.</w:t>
      </w:r>
    </w:p>
    <w:p w14:paraId="38A6FCB8" w14:textId="789CDBD6" w:rsidR="00B56A96" w:rsidRPr="007C7ADB" w:rsidRDefault="00B56A96" w:rsidP="00AA7DFA">
      <w:pPr>
        <w:jc w:val="both"/>
        <w:rPr>
          <w:lang w:val="en-US"/>
        </w:rPr>
      </w:pPr>
      <w:r w:rsidRPr="007C7ADB">
        <w:rPr>
          <w:lang w:val="en-US"/>
        </w:rPr>
        <w:t>These factors can decrease the number of alleles found in a certain profile, which could lead to an underestimation of the number of contributors. There are also factors that could lead to an overestimation of alleles present in a sample</w:t>
      </w:r>
      <w:r w:rsidR="002B7F7C" w:rsidRPr="007C7ADB">
        <w:rPr>
          <w:lang w:val="en-US"/>
        </w:rPr>
        <w:t>, and thus an overestimation of the NOC</w:t>
      </w:r>
      <w:r w:rsidR="00AA18DB" w:rsidRPr="007C7ADB">
        <w:rPr>
          <w:lang w:val="en-US"/>
        </w:rPr>
        <w:t xml:space="preserve"> </w:t>
      </w:r>
      <w:r w:rsidR="00AA18DB"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AA18DB" w:rsidRPr="007C7ADB">
        <w:rPr>
          <w:lang w:val="en-US"/>
        </w:rPr>
        <w:fldChar w:fldCharType="separate"/>
      </w:r>
      <w:r w:rsidR="00452C37" w:rsidRPr="007C7ADB">
        <w:rPr>
          <w:noProof/>
          <w:lang w:val="en-US"/>
        </w:rPr>
        <w:t>[14]</w:t>
      </w:r>
      <w:r w:rsidR="00AA18DB" w:rsidRPr="007C7ADB">
        <w:rPr>
          <w:lang w:val="en-US"/>
        </w:rPr>
        <w:fldChar w:fldCharType="end"/>
      </w:r>
      <w:r w:rsidR="007C6813" w:rsidRPr="007C7ADB">
        <w:rPr>
          <w:lang w:val="en-US"/>
        </w:rPr>
        <w:t xml:space="preserve">. </w:t>
      </w:r>
      <w:commentRangeStart w:id="43"/>
      <w:r w:rsidR="007C6813" w:rsidRPr="007C7ADB">
        <w:rPr>
          <w:lang w:val="en-US"/>
        </w:rPr>
        <w:t xml:space="preserve">The </w:t>
      </w:r>
      <w:ins w:id="44" w:author="Jason van Breukelen | Nedcon Organisatieadvies" w:date="2021-06-02T16:18:00Z">
        <w:r w:rsidR="003561DA">
          <w:rPr>
            <w:lang w:val="en-US"/>
          </w:rPr>
          <w:t xml:space="preserve">two </w:t>
        </w:r>
      </w:ins>
      <w:r w:rsidR="007C6813" w:rsidRPr="007C7ADB">
        <w:rPr>
          <w:lang w:val="en-US"/>
        </w:rPr>
        <w:t>right-most</w:t>
      </w:r>
      <w:del w:id="45" w:author="Jason van Breukelen | Nedcon Organisatieadvies" w:date="2021-06-02T16:18:00Z">
        <w:r w:rsidR="007C6813" w:rsidRPr="007C7ADB" w:rsidDel="003561DA">
          <w:rPr>
            <w:lang w:val="en-US"/>
          </w:rPr>
          <w:delText xml:space="preserve"> two</w:delText>
        </w:r>
      </w:del>
      <w:r w:rsidR="007C6813" w:rsidRPr="007C7ADB">
        <w:rPr>
          <w:lang w:val="en-US"/>
        </w:rPr>
        <w:t xml:space="preserve"> images in Figure 4 demonstrate th</w:t>
      </w:r>
      <w:r w:rsidR="002B7F7C" w:rsidRPr="007C7ADB">
        <w:rPr>
          <w:lang w:val="en-US"/>
        </w:rPr>
        <w:t>ese phenomena which are also described below.</w:t>
      </w:r>
      <w:commentRangeEnd w:id="43"/>
      <w:r w:rsidR="003561DA">
        <w:rPr>
          <w:rStyle w:val="Verwijzingopmerking"/>
        </w:rPr>
        <w:commentReference w:id="43"/>
      </w:r>
    </w:p>
    <w:p w14:paraId="49E2D74B" w14:textId="77777777" w:rsidR="00AA18DB" w:rsidRPr="007C7ADB" w:rsidRDefault="00AA18DB" w:rsidP="00AA7DFA">
      <w:pPr>
        <w:keepNext/>
        <w:jc w:val="both"/>
        <w:rPr>
          <w:lang w:val="en-US"/>
        </w:rPr>
      </w:pPr>
      <w:r w:rsidRPr="007C7ADB">
        <w:rPr>
          <w:noProof/>
          <w:lang w:val="en-US"/>
        </w:rPr>
        <w:lastRenderedPageBreak/>
        <w:drawing>
          <wp:inline distT="0" distB="0" distL="0" distR="0" wp14:anchorId="57039E23" wp14:editId="4AE52AB0">
            <wp:extent cx="5760720" cy="156254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562548"/>
                    </a:xfrm>
                    <a:prstGeom prst="rect">
                      <a:avLst/>
                    </a:prstGeom>
                  </pic:spPr>
                </pic:pic>
              </a:graphicData>
            </a:graphic>
          </wp:inline>
        </w:drawing>
      </w:r>
    </w:p>
    <w:p w14:paraId="4288241E" w14:textId="24D5C0A7" w:rsidR="0078667C" w:rsidRPr="00B704ED" w:rsidRDefault="00AA18DB" w:rsidP="00AA7DFA">
      <w:pPr>
        <w:pStyle w:val="Bijschrift"/>
        <w:jc w:val="both"/>
        <w:rPr>
          <w:i w:val="0"/>
          <w:iCs w:val="0"/>
          <w:lang w:val="en-US"/>
        </w:rPr>
      </w:pPr>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15B7F" w:rsidRPr="00B704ED">
        <w:rPr>
          <w:i w:val="0"/>
          <w:iCs w:val="0"/>
          <w:noProof/>
          <w:lang w:val="en-US"/>
        </w:rPr>
        <w:t>4</w:t>
      </w:r>
      <w:r w:rsidR="00FB27C5" w:rsidRPr="00B704ED">
        <w:rPr>
          <w:i w:val="0"/>
          <w:iCs w:val="0"/>
          <w:lang w:val="en-US"/>
        </w:rPr>
        <w:fldChar w:fldCharType="end"/>
      </w:r>
      <w:r w:rsidRPr="00B704ED">
        <w:rPr>
          <w:i w:val="0"/>
          <w:iCs w:val="0"/>
          <w:lang w:val="en-US"/>
        </w:rPr>
        <w:t xml:space="preserve">: Four simplified electropherogram results for locus TH01. From left to right: Example of a </w:t>
      </w:r>
      <w:r w:rsidR="00A90DD6" w:rsidRPr="00B704ED">
        <w:rPr>
          <w:i w:val="0"/>
          <w:iCs w:val="0"/>
          <w:lang w:val="en-US"/>
        </w:rPr>
        <w:t xml:space="preserve">simple </w:t>
      </w:r>
      <w:r w:rsidRPr="00B704ED">
        <w:rPr>
          <w:i w:val="0"/>
          <w:iCs w:val="0"/>
          <w:lang w:val="en-US"/>
        </w:rPr>
        <w:t xml:space="preserve">single donor profile; Example of a </w:t>
      </w:r>
      <w:r w:rsidR="00A90DD6" w:rsidRPr="00B704ED">
        <w:rPr>
          <w:i w:val="0"/>
          <w:iCs w:val="0"/>
          <w:lang w:val="en-US"/>
        </w:rPr>
        <w:t xml:space="preserve">simple </w:t>
      </w:r>
      <w:r w:rsidRPr="00B704ED">
        <w:rPr>
          <w:i w:val="0"/>
          <w:iCs w:val="0"/>
          <w:lang w:val="en-US"/>
        </w:rPr>
        <w:t>2-person mixture profile; Example of a 2-person mixture profile with a stutter peak at allele 5 caused by</w:t>
      </w:r>
      <w:r w:rsidR="00175C3E" w:rsidRPr="00B704ED">
        <w:rPr>
          <w:i w:val="0"/>
          <w:iCs w:val="0"/>
          <w:lang w:val="en-US"/>
        </w:rPr>
        <w:t xml:space="preserve"> the folding of</w:t>
      </w:r>
      <w:r w:rsidRPr="00B704ED">
        <w:rPr>
          <w:i w:val="0"/>
          <w:iCs w:val="0"/>
          <w:lang w:val="en-US"/>
        </w:rPr>
        <w:t xml:space="preserve"> a STR with 6 repeats</w:t>
      </w:r>
      <w:r w:rsidR="004B078B" w:rsidRPr="00B704ED">
        <w:rPr>
          <w:i w:val="0"/>
          <w:iCs w:val="0"/>
          <w:lang w:val="en-US"/>
        </w:rPr>
        <w:t>; Example of a 2-person mixture profile with a noise peak at location 11 caused by an error in reading</w:t>
      </w:r>
      <w:r w:rsidR="00354283" w:rsidRPr="00B704ED">
        <w:rPr>
          <w:i w:val="0"/>
          <w:iCs w:val="0"/>
          <w:lang w:val="en-US"/>
        </w:rPr>
        <w:t xml:space="preserve"> or low-level contamination event</w:t>
      </w:r>
      <w:r w:rsidR="004B078B" w:rsidRPr="00B704ED">
        <w:rPr>
          <w:i w:val="0"/>
          <w:iCs w:val="0"/>
          <w:lang w:val="en-US"/>
        </w:rPr>
        <w:t>.</w:t>
      </w:r>
    </w:p>
    <w:p w14:paraId="7939DE4E" w14:textId="2EC1DA83" w:rsidR="00B56A96" w:rsidRPr="007C7ADB" w:rsidRDefault="00B56A96" w:rsidP="00AA7DFA">
      <w:pPr>
        <w:pStyle w:val="Lijstalinea"/>
        <w:numPr>
          <w:ilvl w:val="0"/>
          <w:numId w:val="2"/>
        </w:numPr>
        <w:jc w:val="both"/>
        <w:rPr>
          <w:lang w:val="en-US"/>
        </w:rPr>
      </w:pPr>
      <w:r w:rsidRPr="007C7ADB">
        <w:rPr>
          <w:lang w:val="en-US"/>
        </w:rPr>
        <w:t xml:space="preserve">Stutter: During the process of measuring the STRs, a STR fragment can </w:t>
      </w:r>
      <w:r w:rsidR="00AA18DB" w:rsidRPr="007C7ADB">
        <w:rPr>
          <w:lang w:val="en-US"/>
        </w:rPr>
        <w:t>accidentally fold</w:t>
      </w:r>
      <w:r w:rsidR="00A661D3" w:rsidRPr="007C7ADB">
        <w:rPr>
          <w:lang w:val="en-US"/>
        </w:rPr>
        <w:t xml:space="preserve"> over itself</w:t>
      </w:r>
      <w:r w:rsidRPr="007C7ADB">
        <w:rPr>
          <w:lang w:val="en-US"/>
        </w:rPr>
        <w:t xml:space="preserve">. This could cause the electropherogram to measure this strand to have one repeat fewer, since the </w:t>
      </w:r>
      <w:r w:rsidR="00AA18DB" w:rsidRPr="007C7ADB">
        <w:rPr>
          <w:lang w:val="en-US"/>
        </w:rPr>
        <w:t>folded</w:t>
      </w:r>
      <w:r w:rsidRPr="007C7ADB">
        <w:rPr>
          <w:lang w:val="en-US"/>
        </w:rPr>
        <w:t xml:space="preserve"> part of the fragment is not correctly measured. In this way, a small stutter peak is found in the profile just before the valid peak.</w:t>
      </w:r>
      <w:r w:rsidR="00AA18DB" w:rsidRPr="007C7ADB">
        <w:rPr>
          <w:lang w:val="en-US"/>
        </w:rPr>
        <w:t xml:space="preserve"> In Figure </w:t>
      </w:r>
      <w:r w:rsidR="00F87BF3" w:rsidRPr="007C7ADB">
        <w:rPr>
          <w:lang w:val="en-US"/>
        </w:rPr>
        <w:t>4</w:t>
      </w:r>
      <w:r w:rsidR="00AA18DB" w:rsidRPr="007C7ADB">
        <w:rPr>
          <w:lang w:val="en-US"/>
        </w:rPr>
        <w:t xml:space="preserve">, this </w:t>
      </w:r>
      <w:r w:rsidR="00F87BF3" w:rsidRPr="007C7ADB">
        <w:rPr>
          <w:lang w:val="en-US"/>
        </w:rPr>
        <w:t>is shown by the small peak at allele 5, caused by the folding of the STR with 6 repeats.</w:t>
      </w:r>
      <w:r w:rsidR="00354283">
        <w:rPr>
          <w:lang w:val="en-US"/>
        </w:rPr>
        <w:t xml:space="preserve"> Note that also +1, -2, or even complex +/-0.5 stutter peaks can occur.</w:t>
      </w:r>
    </w:p>
    <w:p w14:paraId="3C1250C5" w14:textId="743A8941" w:rsidR="00B56A96" w:rsidRPr="007C7ADB" w:rsidRDefault="00182AFB" w:rsidP="00AA7DFA">
      <w:pPr>
        <w:pStyle w:val="Lijstalinea"/>
        <w:numPr>
          <w:ilvl w:val="0"/>
          <w:numId w:val="2"/>
        </w:numPr>
        <w:jc w:val="both"/>
        <w:rPr>
          <w:lang w:val="en-US"/>
        </w:rPr>
      </w:pPr>
      <w:r w:rsidRPr="007C7ADB">
        <w:rPr>
          <w:lang w:val="en-US"/>
        </w:rPr>
        <w:t>Allele drop-in or other noise</w:t>
      </w:r>
      <w:r w:rsidR="00B56A96" w:rsidRPr="007C7ADB">
        <w:rPr>
          <w:lang w:val="en-US"/>
        </w:rPr>
        <w:t xml:space="preserve">: The measuring process is not perfect, so some random noise </w:t>
      </w:r>
      <w:r w:rsidR="00354283">
        <w:rPr>
          <w:lang w:val="en-US"/>
        </w:rPr>
        <w:t xml:space="preserve">or low-level contamination </w:t>
      </w:r>
      <w:r w:rsidR="00B56A96" w:rsidRPr="007C7ADB">
        <w:rPr>
          <w:lang w:val="en-US"/>
        </w:rPr>
        <w:t>might show up in the electropherogram, that do</w:t>
      </w:r>
      <w:r w:rsidRPr="007C7ADB">
        <w:rPr>
          <w:lang w:val="en-US"/>
        </w:rPr>
        <w:t>es</w:t>
      </w:r>
      <w:r w:rsidR="00B56A96" w:rsidRPr="007C7ADB">
        <w:rPr>
          <w:lang w:val="en-US"/>
        </w:rPr>
        <w:t xml:space="preserve"> not contain any information about the DNA.</w:t>
      </w:r>
      <w:r w:rsidRPr="007C7ADB">
        <w:rPr>
          <w:lang w:val="en-US"/>
        </w:rPr>
        <w:t xml:space="preserve"> In Figure </w:t>
      </w:r>
      <w:r w:rsidR="00F87BF3" w:rsidRPr="007C7ADB">
        <w:rPr>
          <w:lang w:val="en-US"/>
        </w:rPr>
        <w:t>4</w:t>
      </w:r>
      <w:r w:rsidRPr="007C7ADB">
        <w:rPr>
          <w:lang w:val="en-US"/>
        </w:rPr>
        <w:t xml:space="preserve">, we can see that the rightmost image has a small peak at allele 11. Since it is not close to another allele, it is likely not a stutter peak. </w:t>
      </w:r>
    </w:p>
    <w:p w14:paraId="32B81612" w14:textId="6FDF9A1B" w:rsidR="00182AFB" w:rsidRPr="007C7ADB" w:rsidRDefault="00B56A96" w:rsidP="00AA7DFA">
      <w:pPr>
        <w:jc w:val="both"/>
        <w:rPr>
          <w:lang w:val="en-US"/>
        </w:rPr>
      </w:pPr>
      <w:r w:rsidRPr="007C7ADB">
        <w:rPr>
          <w:lang w:val="en-US"/>
        </w:rPr>
        <w:t>Stutter peaks and noise are often filtered out using certain thresholds</w:t>
      </w:r>
      <w:r w:rsidR="00354283">
        <w:rPr>
          <w:lang w:val="en-US"/>
        </w:rPr>
        <w:t xml:space="preserve"> in the profile analysis software</w:t>
      </w:r>
      <w:r w:rsidRPr="007C7ADB">
        <w:rPr>
          <w:lang w:val="en-US"/>
        </w:rPr>
        <w:t>.</w:t>
      </w:r>
      <w:r w:rsidR="00354283">
        <w:rPr>
          <w:lang w:val="en-US"/>
        </w:rPr>
        <w:t xml:space="preserve"> </w:t>
      </w:r>
      <w:r w:rsidRPr="007C7ADB">
        <w:rPr>
          <w:lang w:val="en-US"/>
        </w:rPr>
        <w:t>As a result, some DNA information might also be lost</w:t>
      </w:r>
      <w:r w:rsidR="003720EF" w:rsidRPr="007C7ADB">
        <w:rPr>
          <w:lang w:val="en-US"/>
        </w:rPr>
        <w:t xml:space="preserve"> if there is little material available.</w:t>
      </w:r>
      <w:r w:rsidR="00F6547C">
        <w:rPr>
          <w:lang w:val="en-US"/>
        </w:rPr>
        <w:t xml:space="preserve"> All of the previously discussed events are more troublesome and prevalent when there is little information available (low template).</w:t>
      </w:r>
    </w:p>
    <w:p w14:paraId="57E64CE9" w14:textId="7DF0AA92" w:rsidR="006E150E" w:rsidRPr="007C7ADB" w:rsidRDefault="00182AFB" w:rsidP="00AA7DFA">
      <w:pPr>
        <w:jc w:val="both"/>
        <w:rPr>
          <w:lang w:val="en-US"/>
        </w:rPr>
      </w:pPr>
      <w:r w:rsidRPr="007C7ADB">
        <w:rPr>
          <w:lang w:val="en-US"/>
        </w:rPr>
        <w:t xml:space="preserve">The simplest method to get an estimate of the NOC is by using the </w:t>
      </w:r>
      <w:r w:rsidR="00CB5201" w:rsidRPr="007C7ADB">
        <w:rPr>
          <w:lang w:val="en-US"/>
        </w:rPr>
        <w:t>Maximum Allele Count (MAC)</w:t>
      </w:r>
      <w:r w:rsidR="006E1B83" w:rsidRPr="007C7ADB">
        <w:rPr>
          <w:lang w:val="en-US"/>
        </w:rPr>
        <w:t>-method</w:t>
      </w:r>
      <w:r w:rsidRPr="007C7ADB">
        <w:rPr>
          <w:lang w:val="en-US"/>
        </w:rPr>
        <w:t xml:space="preserve"> </w:t>
      </w:r>
      <w:r w:rsidRPr="007C7ADB">
        <w:rPr>
          <w:lang w:val="en-US"/>
        </w:rPr>
        <w:fldChar w:fldCharType="begin"/>
      </w:r>
      <w:r w:rsidR="00452C37" w:rsidRPr="007C7ADB">
        <w:rPr>
          <w:lang w:val="en-US"/>
        </w:rPr>
        <w:instrText xml:space="preserve"> ADDIN EN.CITE &lt;EndNote&gt;&lt;Cite&gt;&lt;Author&gt;Intituut&lt;/Author&gt;&lt;Year&gt;2020&lt;/Year&gt;&lt;RecNum&gt;212&lt;/RecNum&gt;&lt;DisplayText&gt;[14, 17]&lt;/DisplayText&gt;&lt;record&gt;&lt;rec-number&gt;212&lt;/rec-number&gt;&lt;foreign-keys&gt;&lt;key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Cite&gt;&lt;Author&gt;Clayton&lt;/Author&gt;&lt;Year&gt;1998&lt;/Year&gt;&lt;RecNum&gt;211&lt;/RecNum&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C7ADB">
        <w:rPr>
          <w:lang w:val="en-US"/>
        </w:rPr>
        <w:fldChar w:fldCharType="separate"/>
      </w:r>
      <w:r w:rsidR="00452C37" w:rsidRPr="007C7ADB">
        <w:rPr>
          <w:noProof/>
          <w:lang w:val="en-US"/>
        </w:rPr>
        <w:t>[14, 17]</w:t>
      </w:r>
      <w:r w:rsidRPr="007C7ADB">
        <w:rPr>
          <w:lang w:val="en-US"/>
        </w:rPr>
        <w:fldChar w:fldCharType="end"/>
      </w:r>
      <w:r w:rsidRPr="007C7ADB">
        <w:rPr>
          <w:lang w:val="en-US"/>
        </w:rPr>
        <w:t>.</w:t>
      </w:r>
      <w:r w:rsidR="00CB5201" w:rsidRPr="007C7ADB">
        <w:rPr>
          <w:lang w:val="en-US"/>
        </w:rPr>
        <w:t xml:space="preserve"> </w:t>
      </w:r>
      <w:r w:rsidRPr="007C7ADB">
        <w:rPr>
          <w:lang w:val="en-US"/>
        </w:rPr>
        <w:t>By taking the locus with the most alleles present, dividing that number by two, and rounding up, we can get an idea of the minimum NOC.</w:t>
      </w:r>
      <w:r w:rsidR="005820B1" w:rsidRPr="007C7ADB">
        <w:rPr>
          <w:lang w:val="en-US"/>
        </w:rPr>
        <w:t xml:space="preserve"> Though this method is simple, it </w:t>
      </w:r>
      <w:r w:rsidR="00F73570">
        <w:rPr>
          <w:lang w:val="en-US"/>
        </w:rPr>
        <w:t>does not take into account</w:t>
      </w:r>
      <w:r w:rsidR="00664F7E" w:rsidRPr="007C7ADB">
        <w:rPr>
          <w:lang w:val="en-US"/>
        </w:rPr>
        <w:t xml:space="preserve"> the factors </w:t>
      </w:r>
      <w:r w:rsidR="005820B1" w:rsidRPr="007C7ADB">
        <w:rPr>
          <w:lang w:val="en-US"/>
        </w:rPr>
        <w:t>of</w:t>
      </w:r>
      <w:r w:rsidR="00664F7E" w:rsidRPr="007C7ADB">
        <w:rPr>
          <w:lang w:val="en-US"/>
        </w:rPr>
        <w:t xml:space="preserve"> allele sharing, drop-out, etc</w:t>
      </w:r>
      <w:r w:rsidR="00B56A96" w:rsidRPr="007C7ADB">
        <w:rPr>
          <w:lang w:val="en-US"/>
        </w:rPr>
        <w:t xml:space="preserve">. </w:t>
      </w:r>
      <w:r w:rsidR="00F73570">
        <w:rPr>
          <w:lang w:val="en-US"/>
        </w:rPr>
        <w:t>Therefore, the p</w:t>
      </w:r>
      <w:r w:rsidR="00B56A96" w:rsidRPr="007C7ADB">
        <w:rPr>
          <w:lang w:val="en-US"/>
        </w:rPr>
        <w:t>erformance is quite poor</w:t>
      </w:r>
      <w:r w:rsidR="00F73570">
        <w:rPr>
          <w:lang w:val="en-US"/>
        </w:rPr>
        <w:t xml:space="preserve"> </w:t>
      </w:r>
      <w:r w:rsidR="00B56A96" w:rsidRPr="007C7ADB">
        <w:rPr>
          <w:lang w:val="en-US"/>
        </w:rPr>
        <w:t>with 3 or more contributors</w:t>
      </w:r>
      <w:r w:rsidR="008F6F9D" w:rsidRPr="007C7ADB">
        <w:rPr>
          <w:lang w:val="en-US"/>
        </w:rPr>
        <w:t>, when there is a lot of allele sharing, or when the quality of the profile is low</w:t>
      </w:r>
      <w:r w:rsidR="00B56A96" w:rsidRPr="007C7ADB">
        <w:rPr>
          <w:lang w:val="en-US"/>
        </w:rPr>
        <w:t xml:space="preserve"> </w:t>
      </w:r>
      <w:r w:rsidR="00B56A96" w:rsidRPr="007C7ADB">
        <w:rPr>
          <w:lang w:val="en-US"/>
        </w:rPr>
        <w:fldChar w:fldCharType="begin">
          <w:fldData xml:space="preserve">PEVuZE5vdGU+PENpdGU+PEF1dGhvcj5CZW5zY2hvcDwvQXV0aG9yPjxZZWFyPjIwMjA8L1llYXI+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</w:fldData>
        </w:fldChar>
      </w:r>
      <w:r w:rsidR="00452C37" w:rsidRPr="007C7ADB">
        <w:rPr>
          <w:lang w:val="en-US"/>
        </w:rPr>
        <w:instrText xml:space="preserve"> ADDIN EN.CITE </w:instrText>
      </w:r>
      <w:r w:rsidR="00452C37" w:rsidRPr="007C7ADB">
        <w:rPr>
          <w:lang w:val="en-US"/>
        </w:rPr>
        <w:fldChar w:fldCharType="begin">
          <w:fldData xml:space="preserve">PEVuZE5vdGU+PENpdGU+PEF1dGhvcj5CZW5zY2hvcDwvQXV0aG9yPjxZZWFyPjIwMjA8L1llYXI+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B56A96" w:rsidRPr="007C7ADB">
        <w:rPr>
          <w:lang w:val="en-US"/>
        </w:rPr>
      </w:r>
      <w:r w:rsidR="00B56A96" w:rsidRPr="007C7ADB">
        <w:rPr>
          <w:lang w:val="en-US"/>
        </w:rPr>
        <w:fldChar w:fldCharType="separate"/>
      </w:r>
      <w:r w:rsidR="00452C37" w:rsidRPr="007C7ADB">
        <w:rPr>
          <w:noProof/>
          <w:lang w:val="en-US"/>
        </w:rPr>
        <w:t>[18, 19]</w:t>
      </w:r>
      <w:r w:rsidR="00B56A96" w:rsidRPr="007C7ADB">
        <w:rPr>
          <w:lang w:val="en-US"/>
        </w:rPr>
        <w:fldChar w:fldCharType="end"/>
      </w:r>
      <w:r w:rsidR="00B56A96" w:rsidRPr="007C7ADB">
        <w:rPr>
          <w:lang w:val="en-US"/>
        </w:rPr>
        <w:t xml:space="preserve">. </w:t>
      </w:r>
      <w:r w:rsidR="00F73570">
        <w:rPr>
          <w:lang w:val="en-US"/>
        </w:rPr>
        <w:t>When</w:t>
      </w:r>
      <w:r w:rsidR="00B56A96" w:rsidRPr="007C7ADB">
        <w:rPr>
          <w:lang w:val="en-US"/>
        </w:rPr>
        <w:t xml:space="preserve"> assessing mixtures between 2-5 contributors, </w:t>
      </w:r>
      <w:r w:rsidR="00F73570">
        <w:rPr>
          <w:lang w:val="en-US"/>
        </w:rPr>
        <w:t xml:space="preserve">depending on the dataset, </w:t>
      </w:r>
      <w:r w:rsidR="00B56A96" w:rsidRPr="007C7ADB">
        <w:rPr>
          <w:lang w:val="en-US"/>
        </w:rPr>
        <w:t xml:space="preserve">the MAC </w:t>
      </w:r>
      <w:r w:rsidR="00F73570">
        <w:rPr>
          <w:lang w:val="en-US"/>
        </w:rPr>
        <w:t xml:space="preserve">can </w:t>
      </w:r>
      <w:r w:rsidR="00B56A96" w:rsidRPr="007C7ADB">
        <w:rPr>
          <w:lang w:val="en-US"/>
        </w:rPr>
        <w:t xml:space="preserve">obtain correct predictions for </w:t>
      </w:r>
      <w:r w:rsidR="005820B1" w:rsidRPr="007C7ADB">
        <w:rPr>
          <w:lang w:val="en-US"/>
        </w:rPr>
        <w:t>about 60-70% o</w:t>
      </w:r>
      <w:r w:rsidR="00B56A96" w:rsidRPr="007C7ADB">
        <w:rPr>
          <w:lang w:val="en-US"/>
        </w:rPr>
        <w:t xml:space="preserve">f samples </w:t>
      </w:r>
      <w:r w:rsidR="00B56A96" w:rsidRPr="007C7ADB">
        <w:rPr>
          <w:lang w:val="en-US"/>
        </w:rPr>
        <w:fldChar w:fldCharType="begin">
          <w:fldData xml:space="preserve">PEVuZE5vdGU+PENpdGU+PEF1dGhvcj5CZW5zY2hvcDwvQXV0aG9yPjxZZWFyPjIwMTk8L1llYXI+
PFJlY051bT4yPC9SZWNOdW0+PERpc3BsYXlUZXh0PlsxLCAxOSwgMjBdPC9EaXNwbGF5VGV4dD48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ZXNvdXJjZS1udW0+PC9yZWNvcmQ+PC9DaXRlPjxDaXRlPjxBdXRob3I+QmVuc2Nob3A8L0F1dGhv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==
</w:fldData>
        </w:fldChar>
      </w:r>
      <w:r w:rsidR="00452C37" w:rsidRPr="007C7ADB">
        <w:rPr>
          <w:lang w:val="en-US"/>
        </w:rPr>
        <w:instrText xml:space="preserve"> ADDIN EN.CITE </w:instrText>
      </w:r>
      <w:r w:rsidR="00452C37" w:rsidRPr="007C7ADB">
        <w:rPr>
          <w:lang w:val="en-US"/>
        </w:rPr>
        <w:fldChar w:fldCharType="begin">
          <w:fldData xml:space="preserve">PEVuZE5vdGU+PENpdGU+PEF1dGhvcj5CZW5zY2hvcDwvQXV0aG9yPjxZZWFyPjIwMTk8L1llYXI+
PFJlY051bT4yPC9SZWNOdW0+PERpc3BsYXlUZXh0PlsxLCAxOSwgMjBdPC9EaXNwbGF5VGV4dD48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ZXNvdXJjZS1udW0+PC9yZWNvcmQ+PC9DaXRlPjxDaXRlPjxBdXRob3I+QmVuc2Nob3A8L0F1dGhv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==
</w:fldData>
        </w:fldChar>
      </w:r>
      <w:r w:rsidR="00452C37" w:rsidRPr="007C7ADB">
        <w:rPr>
          <w:lang w:val="en-US"/>
        </w:rPr>
        <w:instrText xml:space="preserve"> ADDIN EN.CITE.DATA </w:instrText>
      </w:r>
      <w:r w:rsidR="00452C37" w:rsidRPr="007C7ADB">
        <w:rPr>
          <w:lang w:val="en-US"/>
        </w:rPr>
      </w:r>
      <w:r w:rsidR="00452C37" w:rsidRPr="007C7ADB">
        <w:rPr>
          <w:lang w:val="en-US"/>
        </w:rPr>
        <w:fldChar w:fldCharType="end"/>
      </w:r>
      <w:r w:rsidR="00B56A96" w:rsidRPr="007C7ADB">
        <w:rPr>
          <w:lang w:val="en-US"/>
        </w:rPr>
      </w:r>
      <w:r w:rsidR="00B56A96" w:rsidRPr="007C7ADB">
        <w:rPr>
          <w:lang w:val="en-US"/>
        </w:rPr>
        <w:fldChar w:fldCharType="separate"/>
      </w:r>
      <w:r w:rsidR="00452C37" w:rsidRPr="007C7ADB">
        <w:rPr>
          <w:noProof/>
          <w:lang w:val="en-US"/>
        </w:rPr>
        <w:t>[1, 19, 20]</w:t>
      </w:r>
      <w:r w:rsidR="00B56A96" w:rsidRPr="007C7ADB">
        <w:rPr>
          <w:lang w:val="en-US"/>
        </w:rPr>
        <w:fldChar w:fldCharType="end"/>
      </w:r>
      <w:r w:rsidR="00B56A96" w:rsidRPr="007C7ADB">
        <w:rPr>
          <w:lang w:val="en-US"/>
        </w:rPr>
        <w:t xml:space="preserve">. </w:t>
      </w:r>
    </w:p>
    <w:p w14:paraId="5ABFBB26" w14:textId="19B3C94D" w:rsidR="00E273B2" w:rsidRPr="007C7ADB" w:rsidRDefault="00E273B2" w:rsidP="00AA7DFA">
      <w:pPr>
        <w:jc w:val="both"/>
        <w:rPr>
          <w:lang w:val="en-US"/>
        </w:rPr>
      </w:pPr>
      <w:r w:rsidRPr="007C7ADB">
        <w:rPr>
          <w:lang w:val="en-US"/>
        </w:rPr>
        <w:t xml:space="preserve">Besides the MAC, the Total Allele Count (TAC) </w:t>
      </w:r>
      <w:r w:rsidR="00F73570">
        <w:rPr>
          <w:lang w:val="en-US"/>
        </w:rPr>
        <w:t>can also give an indication for the NOC</w:t>
      </w:r>
      <w:r w:rsidRPr="007C7ADB">
        <w:rPr>
          <w:lang w:val="en-US"/>
        </w:rPr>
        <w:t xml:space="preserve">. </w:t>
      </w:r>
      <w:commentRangeStart w:id="46"/>
      <w:r w:rsidRPr="007C7ADB">
        <w:rPr>
          <w:lang w:val="en-US"/>
        </w:rPr>
        <w:t>This is a count of all the found alleles of all loci</w:t>
      </w:r>
      <w:r w:rsidR="0051397D" w:rsidRPr="007C7ADB">
        <w:rPr>
          <w:lang w:val="en-US"/>
        </w:rPr>
        <w:t xml:space="preserve">, which gives a more general overview of the profile as a whole </w:t>
      </w:r>
      <w:commentRangeEnd w:id="46"/>
      <w:r w:rsidR="003561DA">
        <w:rPr>
          <w:rStyle w:val="Verwijzingopmerking"/>
        </w:rPr>
        <w:commentReference w:id="46"/>
      </w:r>
      <w:r w:rsidR="0051397D" w:rsidRPr="007C7ADB">
        <w:rPr>
          <w:lang w:val="en-US"/>
        </w:rPr>
        <w:fldChar w:fldCharType="begin"/>
      </w:r>
      <w:r w:rsidR="0051397D" w:rsidRPr="007C7ADB">
        <w:rPr>
          <w:lang w:val="en-US"/>
        </w:rPr>
        <w:instrText xml:space="preserve"> ADDIN EN.CITE &lt;EndNote&gt;&lt;Cite&gt;&lt;Author&gt;Intituut&lt;/Author&gt;&lt;Year&gt;2020&lt;/Year&gt;&lt;RecNum&gt;212&lt;/RecNum&gt;&lt;DisplayText&gt;[14]&lt;/DisplayText&gt;&lt;record&gt;&lt;rec-number&gt;212&lt;/rec-number&gt;&lt;foreign-keys&gt;&lt;key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51397D" w:rsidRPr="007C7ADB">
        <w:rPr>
          <w:lang w:val="en-US"/>
        </w:rPr>
        <w:fldChar w:fldCharType="separate"/>
      </w:r>
      <w:r w:rsidR="0051397D" w:rsidRPr="007C7ADB">
        <w:rPr>
          <w:noProof/>
          <w:lang w:val="en-US"/>
        </w:rPr>
        <w:t>[14]</w:t>
      </w:r>
      <w:r w:rsidR="0051397D" w:rsidRPr="007C7ADB">
        <w:rPr>
          <w:lang w:val="en-US"/>
        </w:rPr>
        <w:fldChar w:fldCharType="end"/>
      </w:r>
      <w:r w:rsidR="0051397D" w:rsidRPr="007C7ADB">
        <w:rPr>
          <w:lang w:val="en-US"/>
        </w:rPr>
        <w:t xml:space="preserve">. A combination of these two measures can give a better impression of the entire profile </w:t>
      </w:r>
      <w:r w:rsidR="0051397D" w:rsidRPr="007C7ADB">
        <w:rPr>
          <w:lang w:val="en-US"/>
        </w:rPr>
        <w:fldChar w:fldCharType="begin"/>
      </w:r>
      <w:r w:rsidR="00167AD5" w:rsidRPr="007C7ADB">
        <w:rPr>
          <w:lang w:val="en-US"/>
        </w:rPr>
        <w:instrText xml:space="preserve"> ADDIN EN.CITE &lt;EndNote&gt;&lt;Cite&gt;&lt;Author&gt;Benschop&lt;/Author&gt;&lt;Year&gt;2019&lt;/Year&gt;&lt;RecNum&gt;71&lt;/RecNum&gt;&lt;DisplayText&gt;[14, 20]&lt;/DisplayText&gt;&lt;record&gt;&lt;rec-number&gt;71&lt;/rec-number&gt;&lt;foreign-keys&gt;&lt;key app="EN" db-id="p22005xv5srwpxeed275s99yfvez9tfr995s" timestamp="1605184317"&gt;71&lt;/key&gt;&lt;/foreign-keys&gt;&lt;ref-type name="Journal Article"&gt;17&lt;/ref-type&gt;&lt;contributors&gt;&lt;authors&gt;&lt;author&gt;Benschop, Corina&lt;/author&gt;&lt;author&gt;Backx, Anouk&lt;/author&gt;&lt;author&gt;Sijen, Titia&lt;/author&gt;&lt;/authors&gt;&lt;/contributors&gt;&lt;titles&gt;&lt;title&gt;Automated estimation of the number of contributors in autosomal STR profiles&lt;/title&gt;&lt;secondary-title&gt;Forensic Science International: Genetics Supplement Series&lt;/secondary-title&gt;&lt;/titles&gt;&lt;periodical&gt;&lt;full-title&gt;Forensic Science International: Genetics Supplement Series&lt;/full-title&gt;&lt;/periodical&gt;&lt;volume&gt;7&lt;/volume&gt;&lt;dates&gt;&lt;year&gt;2019&lt;/year&gt;&lt;pub-dates&gt;&lt;date&gt;09/01&lt;/date&gt;&lt;/pub-dates&gt;&lt;/dates&gt;&lt;urls&gt;&lt;/urls&gt;&lt;electronic-resource-num&gt;10.1016/j.fsigss.2019.09.003&lt;/electronic-resource-num&gt;&lt;/record&gt;&lt;/Cite&gt;&lt;Cite&gt;&lt;Author&gt;Intituut&lt;/Author&gt;&lt;Year&gt;2020&lt;/Year&gt;&lt;RecNum&gt;212&lt;/RecNum&gt;&lt;record&gt;&lt;rec-number&gt;212&lt;/rec-number&gt;&lt;foreign-keys&gt;&lt;key app="EN" db-id="p22005xv5srwpxeed275s99yfvez9tfr995s" timestamp="1619179995"&gt;212&lt;/key&gt;&lt;/foreign-keys&gt;&lt;ref-type name="Standard"&gt;58&lt;/ref-type&gt;&lt;contributors&gt;&lt;authors&gt;&lt;author&gt;Nederlands Forensisch Intituut&lt;/author&gt;&lt;/authors&gt;&lt;/contributors&gt;&lt;titles&gt;&lt;title&gt;HBS: Interpretatie van autosomale STR DNA-profielen&lt;/title&gt;&lt;/titles&gt;&lt;pages&gt;16&lt;/pages&gt;&lt;num-vols&gt;QOL-00711&lt;/num-vols&gt;&lt;dates&gt;&lt;year&gt;2020&lt;/year&gt;&lt;pub-dates&gt;&lt;date&gt;7 october 2020&lt;/date&gt;&lt;/pub-dates&gt;&lt;/dates&gt;&lt;urls&gt;&lt;/urls&gt;&lt;/record&gt;&lt;/Cite&gt;&lt;/EndNote&gt;</w:instrText>
      </w:r>
      <w:r w:rsidR="0051397D" w:rsidRPr="007C7ADB">
        <w:rPr>
          <w:lang w:val="en-US"/>
        </w:rPr>
        <w:fldChar w:fldCharType="separate"/>
      </w:r>
      <w:r w:rsidR="00167AD5" w:rsidRPr="007C7ADB">
        <w:rPr>
          <w:noProof/>
          <w:lang w:val="en-US"/>
        </w:rPr>
        <w:t>[14, 20]</w:t>
      </w:r>
      <w:r w:rsidR="0051397D" w:rsidRPr="007C7ADB">
        <w:rPr>
          <w:lang w:val="en-US"/>
        </w:rPr>
        <w:fldChar w:fldCharType="end"/>
      </w:r>
      <w:r w:rsidR="0051397D" w:rsidRPr="007C7ADB">
        <w:rPr>
          <w:lang w:val="en-US"/>
        </w:rPr>
        <w:t xml:space="preserve">. </w:t>
      </w:r>
    </w:p>
    <w:p w14:paraId="70068CE4" w14:textId="77777777" w:rsidR="00E44E2C" w:rsidRPr="007C7ADB" w:rsidRDefault="00E44E2C" w:rsidP="00AA7DFA">
      <w:pPr>
        <w:jc w:val="both"/>
        <w:rPr>
          <w:rFonts w:asciiTheme="majorHAnsi" w:eastAsiaTheme="majorEastAsia" w:hAnsiTheme="majorHAnsi" w:cstheme="majorBidi"/>
          <w:color w:val="2F5496" w:themeColor="accent1" w:themeShade="BF"/>
          <w:sz w:val="26"/>
          <w:szCs w:val="26"/>
          <w:lang w:val="en-US"/>
        </w:rPr>
      </w:pPr>
      <w:r w:rsidRPr="007C7ADB">
        <w:rPr>
          <w:lang w:val="en-US"/>
        </w:rPr>
        <w:br w:type="page"/>
      </w:r>
    </w:p>
    <w:p w14:paraId="4695010E" w14:textId="54CAD01D" w:rsidR="006E150E" w:rsidRPr="007C7ADB" w:rsidRDefault="0045748F" w:rsidP="00AA7DFA">
      <w:pPr>
        <w:pStyle w:val="Kop1"/>
        <w:jc w:val="both"/>
        <w:rPr>
          <w:lang w:val="en-US"/>
        </w:rPr>
      </w:pPr>
      <w:bookmarkStart w:id="47" w:name="_Toc72172047"/>
      <w:bookmarkStart w:id="48" w:name="_Ref72847167"/>
      <w:bookmarkStart w:id="49" w:name="_Ref72847177"/>
      <w:bookmarkStart w:id="50" w:name="_Ref72847188"/>
      <w:bookmarkStart w:id="51" w:name="_Ref73459328"/>
      <w:bookmarkStart w:id="52" w:name="_Ref73459332"/>
      <w:bookmarkStart w:id="53" w:name="_Ref73459336"/>
      <w:bookmarkStart w:id="54" w:name="_Ref73459339"/>
      <w:bookmarkStart w:id="55" w:name="_Ref73459343"/>
      <w:bookmarkStart w:id="56" w:name="_Toc73486304"/>
      <w:r w:rsidRPr="007C7ADB">
        <w:rPr>
          <w:lang w:val="en-US"/>
        </w:rPr>
        <w:lastRenderedPageBreak/>
        <w:t xml:space="preserve">3. </w:t>
      </w:r>
      <w:r w:rsidR="006E150E" w:rsidRPr="007C7ADB">
        <w:rPr>
          <w:lang w:val="en-US"/>
        </w:rPr>
        <w:t>Survey on mixture interpretation</w:t>
      </w:r>
      <w:r w:rsidR="00302579" w:rsidRPr="007C7ADB">
        <w:rPr>
          <w:lang w:val="en-US"/>
        </w:rPr>
        <w:t xml:space="preserve"> and explanation types</w:t>
      </w:r>
      <w:bookmarkEnd w:id="47"/>
      <w:bookmarkEnd w:id="48"/>
      <w:bookmarkEnd w:id="49"/>
      <w:bookmarkEnd w:id="50"/>
      <w:bookmarkEnd w:id="51"/>
      <w:bookmarkEnd w:id="52"/>
      <w:bookmarkEnd w:id="53"/>
      <w:bookmarkEnd w:id="54"/>
      <w:bookmarkEnd w:id="55"/>
      <w:bookmarkEnd w:id="56"/>
    </w:p>
    <w:p w14:paraId="4F8100D7" w14:textId="6B837EBA" w:rsidR="008507C6" w:rsidRPr="007C7ADB" w:rsidRDefault="008507C6" w:rsidP="00AA7DFA">
      <w:pPr>
        <w:jc w:val="both"/>
        <w:rPr>
          <w:lang w:val="en-US"/>
        </w:rPr>
      </w:pPr>
      <w:r w:rsidRPr="007C7ADB">
        <w:rPr>
          <w:lang w:val="en-US"/>
        </w:rPr>
        <w:t xml:space="preserve">From the background information, we obtained a good grasp of how the NOC can be determined. This survey was then run to </w:t>
      </w:r>
      <w:r w:rsidR="001A53EA" w:rsidRPr="007C7ADB">
        <w:rPr>
          <w:lang w:val="en-US"/>
        </w:rPr>
        <w:t>verify that the experts at the NFI had a similar workflow, thought process and looked at similar data.</w:t>
      </w:r>
      <w:r w:rsidRPr="007C7ADB">
        <w:rPr>
          <w:lang w:val="en-US"/>
        </w:rPr>
        <w:t xml:space="preserve"> </w:t>
      </w:r>
      <w:r w:rsidR="000946D3" w:rsidRPr="007C7ADB">
        <w:rPr>
          <w:lang w:val="en-US"/>
        </w:rPr>
        <w:t>There were 12 responses in total.</w:t>
      </w:r>
    </w:p>
    <w:p w14:paraId="499C34E4" w14:textId="112E4727" w:rsidR="006E150E" w:rsidRPr="007C7ADB" w:rsidRDefault="0045748F" w:rsidP="00AA7DFA">
      <w:pPr>
        <w:pStyle w:val="Kop2"/>
        <w:jc w:val="both"/>
        <w:rPr>
          <w:lang w:val="en-US"/>
        </w:rPr>
      </w:pPr>
      <w:bookmarkStart w:id="57" w:name="_Toc72172048"/>
      <w:bookmarkStart w:id="58" w:name="_Toc73486305"/>
      <w:r w:rsidRPr="007C7ADB">
        <w:rPr>
          <w:lang w:val="en-US"/>
        </w:rPr>
        <w:t xml:space="preserve">3.1 </w:t>
      </w:r>
      <w:r w:rsidR="006E150E" w:rsidRPr="007C7ADB">
        <w:rPr>
          <w:lang w:val="en-US"/>
        </w:rPr>
        <w:t>Set-up</w:t>
      </w:r>
      <w:bookmarkEnd w:id="57"/>
      <w:bookmarkEnd w:id="58"/>
    </w:p>
    <w:p w14:paraId="6A0866F6" w14:textId="767A0728" w:rsidR="006E150E" w:rsidRPr="007C7ADB" w:rsidRDefault="00171A68" w:rsidP="00AA7DFA">
      <w:pPr>
        <w:jc w:val="both"/>
        <w:rPr>
          <w:lang w:val="en-US"/>
        </w:rPr>
      </w:pPr>
      <w:r w:rsidRPr="007C7ADB">
        <w:rPr>
          <w:lang w:val="en-US"/>
        </w:rPr>
        <w:t>The survey was structured according to three main questions:</w:t>
      </w:r>
    </w:p>
    <w:p w14:paraId="5E86A85F" w14:textId="4951600F" w:rsidR="006E150E" w:rsidRPr="007C7ADB" w:rsidRDefault="006E150E" w:rsidP="00AA7DFA">
      <w:pPr>
        <w:pStyle w:val="Lijstalinea"/>
        <w:numPr>
          <w:ilvl w:val="0"/>
          <w:numId w:val="4"/>
        </w:numPr>
        <w:jc w:val="both"/>
        <w:rPr>
          <w:lang w:val="en-US"/>
        </w:rPr>
      </w:pPr>
      <w:bookmarkStart w:id="59" w:name="_Ref73459310"/>
      <w:r w:rsidRPr="007C7ADB">
        <w:rPr>
          <w:lang w:val="en-US"/>
        </w:rPr>
        <w:t>What is the normal workflow of experts when estimating the NOC?</w:t>
      </w:r>
      <w:bookmarkEnd w:id="59"/>
    </w:p>
    <w:p w14:paraId="51DEEFFF" w14:textId="5620B5FF" w:rsidR="006E150E" w:rsidRPr="007C7ADB" w:rsidRDefault="006E150E" w:rsidP="00AA7DFA">
      <w:pPr>
        <w:pStyle w:val="Lijstalinea"/>
        <w:numPr>
          <w:ilvl w:val="0"/>
          <w:numId w:val="4"/>
        </w:numPr>
        <w:jc w:val="both"/>
        <w:rPr>
          <w:lang w:val="en-US"/>
        </w:rPr>
      </w:pPr>
      <w:r w:rsidRPr="007C7ADB">
        <w:rPr>
          <w:lang w:val="en-US"/>
        </w:rPr>
        <w:t>What type of explanation do experts prefer to help them make a decision (feature importance or counterfactual)?</w:t>
      </w:r>
    </w:p>
    <w:p w14:paraId="3714C7BB" w14:textId="68D25CAE" w:rsidR="006E150E" w:rsidRPr="007C7ADB" w:rsidRDefault="006E150E" w:rsidP="00AA7DFA">
      <w:pPr>
        <w:pStyle w:val="Lijstalinea"/>
        <w:numPr>
          <w:ilvl w:val="0"/>
          <w:numId w:val="4"/>
        </w:numPr>
        <w:jc w:val="both"/>
        <w:rPr>
          <w:lang w:val="en-US"/>
        </w:rPr>
      </w:pPr>
      <w:r w:rsidRPr="007C7ADB">
        <w:rPr>
          <w:lang w:val="en-US"/>
        </w:rPr>
        <w:t>What type of data do experts prefer to help them make a decision (</w:t>
      </w:r>
      <w:r w:rsidR="00A97B04" w:rsidRPr="007C7ADB">
        <w:rPr>
          <w:lang w:val="en-US"/>
        </w:rPr>
        <w:t>features</w:t>
      </w:r>
      <w:r w:rsidRPr="007C7ADB">
        <w:rPr>
          <w:lang w:val="en-US"/>
        </w:rPr>
        <w:t xml:space="preserve"> or peak information)?</w:t>
      </w:r>
    </w:p>
    <w:p w14:paraId="087D8624" w14:textId="7FF28852" w:rsidR="00171A68" w:rsidRPr="007C7ADB" w:rsidRDefault="00171A68" w:rsidP="00AA7DFA">
      <w:pPr>
        <w:jc w:val="both"/>
        <w:rPr>
          <w:lang w:val="en-US"/>
        </w:rPr>
      </w:pPr>
      <w:r w:rsidRPr="007C7ADB">
        <w:rPr>
          <w:lang w:val="en-US"/>
        </w:rPr>
        <w:t xml:space="preserve">Question 1 verifies the workflow of the experts to see if </w:t>
      </w:r>
      <w:r w:rsidR="007E78B4" w:rsidRPr="007C7ADB">
        <w:rPr>
          <w:lang w:val="en-US"/>
        </w:rPr>
        <w:t>any information was overlooked</w:t>
      </w:r>
      <w:r w:rsidRPr="007C7ADB">
        <w:rPr>
          <w:lang w:val="en-US"/>
        </w:rPr>
        <w:t>. Questions 2 and 3 relate to the possible types of explanations that could be implemented. For explaining single predictions in a model-agnostic fashion, there are two main approaches that work well for tabular data; feature importance methods and counterfactual explanations (</w:t>
      </w:r>
      <w:r w:rsidR="00A0206E">
        <w:rPr>
          <w:lang w:val="en-US"/>
        </w:rPr>
        <w:t>see Literature Survey x</w:t>
      </w:r>
      <w:r w:rsidRPr="007C7ADB">
        <w:rPr>
          <w:lang w:val="en-US"/>
        </w:rPr>
        <w:t>). To confirm that these are valuable for this specific problem, this survey contrasted these types of explanations. The type of data that is presented to the user is also important. Currently, the machine learning models crafted by the NFI are based on features concerning summary statistics of the profile (such as the TAC and the MAC). However, it would also be possible to train (deep) models on the peak information to create predictions. This information concerns the peak location and size for all loci per profile.</w:t>
      </w:r>
      <w:r w:rsidR="00734946" w:rsidRPr="007C7ADB">
        <w:rPr>
          <w:lang w:val="en-US"/>
        </w:rPr>
        <w:t xml:space="preserve"> With this question, we intended to find any preference regarding the data</w:t>
      </w:r>
      <w:r w:rsidR="000036A6" w:rsidRPr="007C7ADB">
        <w:rPr>
          <w:lang w:val="en-US"/>
        </w:rPr>
        <w:t>.</w:t>
      </w:r>
    </w:p>
    <w:p w14:paraId="179AEDD0" w14:textId="0A77257A" w:rsidR="006E150E" w:rsidRPr="007C7ADB" w:rsidRDefault="0045748F" w:rsidP="00AA7DFA">
      <w:pPr>
        <w:pStyle w:val="Kop2"/>
        <w:jc w:val="both"/>
        <w:rPr>
          <w:lang w:val="en-US"/>
        </w:rPr>
      </w:pPr>
      <w:bookmarkStart w:id="60" w:name="_Toc72172049"/>
      <w:bookmarkStart w:id="61" w:name="_Toc73486306"/>
      <w:r w:rsidRPr="007C7ADB">
        <w:rPr>
          <w:lang w:val="en-US"/>
        </w:rPr>
        <w:t xml:space="preserve">3.2 </w:t>
      </w:r>
      <w:r w:rsidR="006E150E" w:rsidRPr="007C7ADB">
        <w:rPr>
          <w:lang w:val="en-US"/>
        </w:rPr>
        <w:t>Question 1: workflow</w:t>
      </w:r>
      <w:bookmarkEnd w:id="60"/>
      <w:bookmarkEnd w:id="61"/>
    </w:p>
    <w:p w14:paraId="6F3ADA7F" w14:textId="73D055FF" w:rsidR="003202F6" w:rsidRPr="007C7ADB" w:rsidRDefault="006E150E" w:rsidP="00AA7DFA">
      <w:pPr>
        <w:jc w:val="both"/>
        <w:rPr>
          <w:lang w:val="en-US"/>
        </w:rPr>
      </w:pPr>
      <w:r w:rsidRPr="007C7ADB">
        <w:rPr>
          <w:lang w:val="en-US"/>
        </w:rPr>
        <w:t>This question describe</w:t>
      </w:r>
      <w:r w:rsidR="000036A6" w:rsidRPr="007C7ADB">
        <w:rPr>
          <w:lang w:val="en-US"/>
        </w:rPr>
        <w:t xml:space="preserve">s an average workflow as interpreted by the literature. </w:t>
      </w:r>
      <w:commentRangeStart w:id="62"/>
      <w:r w:rsidR="000036A6" w:rsidRPr="007C7ADB">
        <w:rPr>
          <w:lang w:val="en-US"/>
        </w:rPr>
        <w:t>The users were asked to write any missing steps</w:t>
      </w:r>
      <w:commentRangeEnd w:id="62"/>
      <w:r w:rsidR="00C928FD">
        <w:rPr>
          <w:rStyle w:val="Verwijzingopmerking"/>
        </w:rPr>
        <w:commentReference w:id="62"/>
      </w:r>
      <w:r w:rsidR="000036A6" w:rsidRPr="007C7ADB">
        <w:rPr>
          <w:lang w:val="en-US"/>
        </w:rPr>
        <w:t xml:space="preserve">. </w:t>
      </w:r>
      <w:r w:rsidR="003202F6" w:rsidRPr="007C7ADB">
        <w:rPr>
          <w:lang w:val="en-US"/>
        </w:rPr>
        <w:t>In summary:</w:t>
      </w:r>
    </w:p>
    <w:p w14:paraId="48E13B80" w14:textId="5B6FD256" w:rsidR="003202F6" w:rsidRPr="007C7ADB" w:rsidRDefault="003202F6" w:rsidP="00AA7DFA">
      <w:pPr>
        <w:pStyle w:val="Lijstalinea"/>
        <w:numPr>
          <w:ilvl w:val="0"/>
          <w:numId w:val="2"/>
        </w:numPr>
        <w:jc w:val="both"/>
        <w:rPr>
          <w:lang w:val="en-US"/>
        </w:rPr>
      </w:pPr>
      <w:r w:rsidRPr="007C7ADB">
        <w:rPr>
          <w:lang w:val="en-US"/>
        </w:rPr>
        <w:t>Inspect general information about the profile (peak heights, TAC, MAC, NOC tool prediction);</w:t>
      </w:r>
    </w:p>
    <w:p w14:paraId="6D790732" w14:textId="77777777" w:rsidR="003202F6" w:rsidRPr="007C7ADB" w:rsidRDefault="003202F6" w:rsidP="00AA7DFA">
      <w:pPr>
        <w:pStyle w:val="Lijstalinea"/>
        <w:numPr>
          <w:ilvl w:val="0"/>
          <w:numId w:val="2"/>
        </w:numPr>
        <w:jc w:val="both"/>
        <w:rPr>
          <w:lang w:val="en-US"/>
        </w:rPr>
      </w:pPr>
      <w:r w:rsidRPr="007C7ADB">
        <w:rPr>
          <w:lang w:val="en-US"/>
        </w:rPr>
        <w:t>Check the locus with the MAC to see if all peaks can be explained with the expected number of donors;</w:t>
      </w:r>
    </w:p>
    <w:p w14:paraId="203FE4F7" w14:textId="5615858B" w:rsidR="003202F6" w:rsidRPr="007C7ADB" w:rsidRDefault="003202F6" w:rsidP="00AA7DFA">
      <w:pPr>
        <w:pStyle w:val="Lijstalinea"/>
        <w:numPr>
          <w:ilvl w:val="0"/>
          <w:numId w:val="2"/>
        </w:numPr>
        <w:jc w:val="both"/>
        <w:rPr>
          <w:lang w:val="en-US"/>
        </w:rPr>
      </w:pPr>
      <w:r w:rsidRPr="007C7ADB">
        <w:rPr>
          <w:lang w:val="en-US"/>
        </w:rPr>
        <w:t>Check for stutter peaks / extra peaks from another donor.</w:t>
      </w:r>
    </w:p>
    <w:p w14:paraId="2587FEB1" w14:textId="32AFCC15" w:rsidR="003202F6" w:rsidRPr="007C7ADB" w:rsidRDefault="0045748F" w:rsidP="00AA7DFA">
      <w:pPr>
        <w:pStyle w:val="Kop3"/>
        <w:jc w:val="both"/>
        <w:rPr>
          <w:lang w:val="en-US"/>
        </w:rPr>
      </w:pPr>
      <w:bookmarkStart w:id="63" w:name="_Toc72172050"/>
      <w:bookmarkStart w:id="64" w:name="_Toc73486307"/>
      <w:r w:rsidRPr="007C7ADB">
        <w:rPr>
          <w:lang w:val="en-US"/>
        </w:rPr>
        <w:t xml:space="preserve">3.2.1 </w:t>
      </w:r>
      <w:r w:rsidR="003202F6" w:rsidRPr="007C7ADB">
        <w:rPr>
          <w:lang w:val="en-US"/>
        </w:rPr>
        <w:t>Analysis answers question 1</w:t>
      </w:r>
      <w:bookmarkEnd w:id="63"/>
      <w:bookmarkEnd w:id="64"/>
      <w:r w:rsidR="000036A6" w:rsidRPr="007C7ADB">
        <w:rPr>
          <w:lang w:val="en-US"/>
        </w:rPr>
        <w:t xml:space="preserve"> </w:t>
      </w:r>
    </w:p>
    <w:p w14:paraId="442E6A58" w14:textId="7FA5C363" w:rsidR="003202F6" w:rsidRPr="007C7ADB" w:rsidRDefault="003202F6" w:rsidP="00AA7DFA">
      <w:pPr>
        <w:jc w:val="both"/>
        <w:rPr>
          <w:lang w:val="en-US"/>
        </w:rPr>
      </w:pPr>
      <w:r w:rsidRPr="007C7ADB">
        <w:rPr>
          <w:lang w:val="en-US"/>
        </w:rPr>
        <w:t xml:space="preserve">The following remarks were reported to be </w:t>
      </w:r>
      <w:commentRangeStart w:id="65"/>
      <w:r w:rsidRPr="007C7ADB">
        <w:rPr>
          <w:lang w:val="en-US"/>
        </w:rPr>
        <w:t>missing from the workflow</w:t>
      </w:r>
      <w:commentRangeEnd w:id="65"/>
      <w:r w:rsidR="00C928FD">
        <w:rPr>
          <w:rStyle w:val="Verwijzingopmerking"/>
        </w:rPr>
        <w:commentReference w:id="65"/>
      </w:r>
      <w:r w:rsidRPr="007C7ADB">
        <w:rPr>
          <w:lang w:val="en-US"/>
        </w:rPr>
        <w:t>:</w:t>
      </w:r>
    </w:p>
    <w:p w14:paraId="0C649DEF" w14:textId="04D0E101" w:rsidR="003202F6" w:rsidRPr="007C7ADB" w:rsidRDefault="003202F6" w:rsidP="00AA7DFA">
      <w:pPr>
        <w:pStyle w:val="Lijstalinea"/>
        <w:numPr>
          <w:ilvl w:val="0"/>
          <w:numId w:val="5"/>
        </w:numPr>
        <w:jc w:val="both"/>
        <w:rPr>
          <w:lang w:val="en-US"/>
        </w:rPr>
      </w:pPr>
      <w:r w:rsidRPr="007C7ADB">
        <w:rPr>
          <w:lang w:val="en-US"/>
        </w:rPr>
        <w:t>Check the number of peaks below the detection threshold (6x). This gives an indication of the DNA quality (1x) / the amount of dropout (3x).</w:t>
      </w:r>
    </w:p>
    <w:p w14:paraId="562FC985" w14:textId="2D888BD9" w:rsidR="003202F6" w:rsidRPr="007C7ADB" w:rsidRDefault="003202F6" w:rsidP="00AA7DFA">
      <w:pPr>
        <w:pStyle w:val="Lijstalinea"/>
        <w:numPr>
          <w:ilvl w:val="0"/>
          <w:numId w:val="5"/>
        </w:numPr>
        <w:jc w:val="both"/>
        <w:rPr>
          <w:lang w:val="en-US"/>
        </w:rPr>
      </w:pPr>
      <w:r w:rsidRPr="007C7ADB">
        <w:rPr>
          <w:lang w:val="en-US"/>
        </w:rPr>
        <w:t xml:space="preserve">Experts can often not make a reliable choice between 4 or 5 donors based on the information (1x). </w:t>
      </w:r>
    </w:p>
    <w:p w14:paraId="6A69D6C6" w14:textId="0E276453" w:rsidR="000036A6" w:rsidRPr="007C7ADB" w:rsidRDefault="003202F6" w:rsidP="00AA7DFA">
      <w:pPr>
        <w:pStyle w:val="Lijstalinea"/>
        <w:numPr>
          <w:ilvl w:val="0"/>
          <w:numId w:val="5"/>
        </w:numPr>
        <w:jc w:val="both"/>
        <w:rPr>
          <w:lang w:val="en-US"/>
        </w:rPr>
      </w:pPr>
      <w:r w:rsidRPr="007C7ADB">
        <w:rPr>
          <w:lang w:val="en-US"/>
        </w:rPr>
        <w:t>Locus SE33 (1x)</w:t>
      </w:r>
      <w:r w:rsidR="000036A6" w:rsidRPr="007C7ADB">
        <w:rPr>
          <w:lang w:val="en-US"/>
        </w:rPr>
        <w:t>.</w:t>
      </w:r>
    </w:p>
    <w:p w14:paraId="0252E9EF" w14:textId="5755B5AC" w:rsidR="003202F6" w:rsidRPr="007C7ADB" w:rsidRDefault="000036A6" w:rsidP="00AA7DFA">
      <w:pPr>
        <w:pStyle w:val="Lijstalinea"/>
        <w:numPr>
          <w:ilvl w:val="0"/>
          <w:numId w:val="5"/>
        </w:numPr>
        <w:jc w:val="both"/>
        <w:rPr>
          <w:lang w:val="en-US"/>
        </w:rPr>
      </w:pPr>
      <w:r w:rsidRPr="007C7ADB">
        <w:rPr>
          <w:lang w:val="en-US"/>
        </w:rPr>
        <w:t>None (3x).</w:t>
      </w:r>
    </w:p>
    <w:p w14:paraId="5E68D232" w14:textId="4C3B1AFE" w:rsidR="003202F6" w:rsidRPr="007C7ADB" w:rsidRDefault="003202F6" w:rsidP="00AA7DFA">
      <w:pPr>
        <w:jc w:val="both"/>
        <w:rPr>
          <w:b/>
          <w:bCs/>
          <w:lang w:val="en-US"/>
        </w:rPr>
      </w:pPr>
      <w:r w:rsidRPr="007C7ADB">
        <w:rPr>
          <w:lang w:val="en-US"/>
        </w:rPr>
        <w:t>In summary, missing information concerns the number of peaks below the detection threshold which is not available to the machine learning model, so this information</w:t>
      </w:r>
      <w:r w:rsidR="00502BA4" w:rsidRPr="007C7ADB">
        <w:rPr>
          <w:lang w:val="en-US"/>
        </w:rPr>
        <w:t xml:space="preserve"> could not be incorporated</w:t>
      </w:r>
      <w:r w:rsidRPr="007C7ADB">
        <w:rPr>
          <w:lang w:val="en-US"/>
        </w:rPr>
        <w:t>. The remark about 4 or 5 donors demonstrates the difficulty of making decisions with more donors. Locus SE33 has the largest variety of alleles, which is why one user finds it more informative. The remarks suggest that</w:t>
      </w:r>
      <w:r w:rsidRPr="007C7ADB">
        <w:rPr>
          <w:b/>
          <w:bCs/>
          <w:lang w:val="en-US"/>
        </w:rPr>
        <w:t xml:space="preserve"> more and/or different features </w:t>
      </w:r>
      <w:r w:rsidR="00A0206E">
        <w:rPr>
          <w:b/>
          <w:bCs/>
          <w:lang w:val="en-US"/>
        </w:rPr>
        <w:t>could</w:t>
      </w:r>
      <w:r w:rsidRPr="007C7ADB">
        <w:rPr>
          <w:b/>
          <w:bCs/>
          <w:lang w:val="en-US"/>
        </w:rPr>
        <w:t xml:space="preserve"> be </w:t>
      </w:r>
      <w:r w:rsidR="00A0206E">
        <w:rPr>
          <w:b/>
          <w:bCs/>
          <w:lang w:val="en-US"/>
        </w:rPr>
        <w:t>useful</w:t>
      </w:r>
      <w:r w:rsidRPr="007C7ADB">
        <w:rPr>
          <w:b/>
          <w:bCs/>
          <w:lang w:val="en-US"/>
        </w:rPr>
        <w:t xml:space="preserve"> for the machine learning model</w:t>
      </w:r>
      <w:r w:rsidR="001A53EA" w:rsidRPr="007C7ADB">
        <w:rPr>
          <w:b/>
          <w:bCs/>
          <w:lang w:val="en-US"/>
        </w:rPr>
        <w:t xml:space="preserve"> in the future</w:t>
      </w:r>
      <w:r w:rsidRPr="007C7ADB">
        <w:rPr>
          <w:b/>
          <w:bCs/>
          <w:lang w:val="en-US"/>
        </w:rPr>
        <w:t>.</w:t>
      </w:r>
    </w:p>
    <w:p w14:paraId="5177405F" w14:textId="399D16B7" w:rsidR="003202F6" w:rsidRPr="007C7ADB" w:rsidRDefault="0045748F" w:rsidP="00AA7DFA">
      <w:pPr>
        <w:pStyle w:val="Kop2"/>
        <w:jc w:val="both"/>
        <w:rPr>
          <w:lang w:val="en-US"/>
        </w:rPr>
      </w:pPr>
      <w:bookmarkStart w:id="66" w:name="_Toc72172051"/>
      <w:bookmarkStart w:id="67" w:name="_Toc73486308"/>
      <w:r w:rsidRPr="007C7ADB">
        <w:rPr>
          <w:lang w:val="en-US"/>
        </w:rPr>
        <w:lastRenderedPageBreak/>
        <w:t xml:space="preserve">3.3 </w:t>
      </w:r>
      <w:r w:rsidR="003202F6" w:rsidRPr="007C7ADB">
        <w:rPr>
          <w:lang w:val="en-US"/>
        </w:rPr>
        <w:t>Question 2: feature importance or counterfactual explanations</w:t>
      </w:r>
      <w:bookmarkEnd w:id="66"/>
      <w:bookmarkEnd w:id="67"/>
    </w:p>
    <w:p w14:paraId="18200A53" w14:textId="30B78E8E" w:rsidR="003202F6" w:rsidRPr="007C7ADB" w:rsidRDefault="003202F6" w:rsidP="00AA7DFA">
      <w:pPr>
        <w:jc w:val="both"/>
        <w:rPr>
          <w:lang w:val="en-US"/>
        </w:rPr>
      </w:pPr>
      <w:r w:rsidRPr="007C7ADB">
        <w:rPr>
          <w:lang w:val="en-US"/>
        </w:rPr>
        <w:t>This question describe</w:t>
      </w:r>
      <w:r w:rsidR="00741113" w:rsidRPr="007C7ADB">
        <w:rPr>
          <w:lang w:val="en-US"/>
        </w:rPr>
        <w:t>s</w:t>
      </w:r>
      <w:r w:rsidRPr="007C7ADB">
        <w:rPr>
          <w:lang w:val="en-US"/>
        </w:rPr>
        <w:t xml:space="preserve"> two </w:t>
      </w:r>
      <w:r w:rsidR="00741113" w:rsidRPr="007C7ADB">
        <w:rPr>
          <w:lang w:val="en-US"/>
        </w:rPr>
        <w:t>type</w:t>
      </w:r>
      <w:r w:rsidR="00663190" w:rsidRPr="007C7ADB">
        <w:rPr>
          <w:lang w:val="en-US"/>
        </w:rPr>
        <w:t>s</w:t>
      </w:r>
      <w:r w:rsidR="00741113" w:rsidRPr="007C7ADB">
        <w:rPr>
          <w:lang w:val="en-US"/>
        </w:rPr>
        <w:t xml:space="preserve"> of </w:t>
      </w:r>
      <w:r w:rsidRPr="007C7ADB">
        <w:rPr>
          <w:lang w:val="en-US"/>
        </w:rPr>
        <w:t xml:space="preserve">explanations for the same prediction of a profile. </w:t>
      </w:r>
      <w:r w:rsidR="00395CA8" w:rsidRPr="007C7ADB">
        <w:rPr>
          <w:lang w:val="en-US"/>
        </w:rPr>
        <w:t xml:space="preserve">Option A </w:t>
      </w:r>
      <w:r w:rsidR="0088620B">
        <w:rPr>
          <w:lang w:val="en-US"/>
        </w:rPr>
        <w:t>are</w:t>
      </w:r>
      <w:r w:rsidR="00395CA8" w:rsidRPr="007C7ADB">
        <w:rPr>
          <w:lang w:val="en-US"/>
        </w:rPr>
        <w:t xml:space="preserve"> SHAP values, while option B </w:t>
      </w:r>
      <w:r w:rsidR="0088620B">
        <w:rPr>
          <w:lang w:val="en-US"/>
        </w:rPr>
        <w:t>is</w:t>
      </w:r>
      <w:r w:rsidR="00395CA8" w:rsidRPr="007C7ADB">
        <w:rPr>
          <w:lang w:val="en-US"/>
        </w:rPr>
        <w:t xml:space="preserve"> a counterfactual</w:t>
      </w:r>
      <w:r w:rsidR="00663190" w:rsidRPr="007C7ADB">
        <w:rPr>
          <w:lang w:val="en-US"/>
        </w:rPr>
        <w:t xml:space="preserve"> explanation</w:t>
      </w:r>
      <w:r w:rsidR="00395CA8" w:rsidRPr="007C7ADB">
        <w:rPr>
          <w:lang w:val="en-US"/>
        </w:rPr>
        <w:t xml:space="preserve">. </w:t>
      </w:r>
      <w:r w:rsidR="00741113" w:rsidRPr="007C7ADB">
        <w:rPr>
          <w:lang w:val="en-US"/>
        </w:rPr>
        <w:t xml:space="preserve">The users were asked to </w:t>
      </w:r>
      <w:r w:rsidR="00395CA8" w:rsidRPr="007C7ADB">
        <w:rPr>
          <w:lang w:val="en-US"/>
        </w:rPr>
        <w:t>choose</w:t>
      </w:r>
      <w:r w:rsidR="007E6F1A" w:rsidRPr="007C7ADB">
        <w:rPr>
          <w:lang w:val="en-US"/>
        </w:rPr>
        <w:t xml:space="preserve"> which explanation would be most helpful to make a decision between two NOC values (4 or 5).</w:t>
      </w:r>
      <w:r w:rsidR="00395CA8" w:rsidRPr="007C7ADB">
        <w:rPr>
          <w:lang w:val="en-US"/>
        </w:rPr>
        <w:t xml:space="preserve"> They could also pick both options.</w:t>
      </w:r>
      <w:r w:rsidR="00ED38BA">
        <w:rPr>
          <w:lang w:val="en-US"/>
        </w:rPr>
        <w:t xml:space="preserve"> The question is shown in </w:t>
      </w:r>
      <w:r w:rsidR="00ED38BA">
        <w:rPr>
          <w:lang w:val="en-US"/>
        </w:rPr>
        <w:fldChar w:fldCharType="begin"/>
      </w:r>
      <w:r w:rsidR="00ED38BA">
        <w:rPr>
          <w:lang w:val="en-US"/>
        </w:rPr>
        <w:instrText xml:space="preserve"> REF _Ref73478213 \h </w:instrText>
      </w:r>
      <w:r w:rsidR="00ED38BA">
        <w:rPr>
          <w:lang w:val="en-US"/>
        </w:rPr>
      </w:r>
      <w:r w:rsidR="00ED38BA">
        <w:rPr>
          <w:lang w:val="en-US"/>
        </w:rPr>
        <w:fldChar w:fldCharType="separate"/>
      </w:r>
      <w:r w:rsidR="00ED38BA" w:rsidRPr="007C7ADB">
        <w:rPr>
          <w:lang w:val="en-US"/>
        </w:rPr>
        <w:t xml:space="preserve">Figure </w:t>
      </w:r>
      <w:r w:rsidR="00ED38BA">
        <w:rPr>
          <w:noProof/>
          <w:lang w:val="en-US"/>
        </w:rPr>
        <w:t>5</w:t>
      </w:r>
      <w:r w:rsidR="00ED38BA">
        <w:rPr>
          <w:lang w:val="en-US"/>
        </w:rPr>
        <w:fldChar w:fldCharType="end"/>
      </w:r>
      <w:r w:rsidR="00F31763">
        <w:rPr>
          <w:lang w:val="en-US"/>
        </w:rPr>
        <w:t xml:space="preserve"> and the results are presented in </w:t>
      </w:r>
      <w:r w:rsidR="00F31763">
        <w:rPr>
          <w:lang w:val="en-US"/>
        </w:rPr>
        <w:fldChar w:fldCharType="begin"/>
      </w:r>
      <w:r w:rsidR="00F31763">
        <w:rPr>
          <w:lang w:val="en-US"/>
        </w:rPr>
        <w:instrText xml:space="preserve"> REF _Ref73478241 \h </w:instrText>
      </w:r>
      <w:r w:rsidR="00F31763">
        <w:rPr>
          <w:lang w:val="en-US"/>
        </w:rPr>
      </w:r>
      <w:r w:rsidR="00F31763">
        <w:rPr>
          <w:lang w:val="en-US"/>
        </w:rPr>
        <w:fldChar w:fldCharType="separate"/>
      </w:r>
      <w:r w:rsidR="00F31763" w:rsidRPr="007C7ADB">
        <w:rPr>
          <w:lang w:val="en-US"/>
        </w:rPr>
        <w:t xml:space="preserve">Figure </w:t>
      </w:r>
      <w:r w:rsidR="00F31763">
        <w:rPr>
          <w:noProof/>
          <w:lang w:val="en-US"/>
        </w:rPr>
        <w:t>6</w:t>
      </w:r>
      <w:r w:rsidR="00F31763">
        <w:rPr>
          <w:lang w:val="en-US"/>
        </w:rPr>
        <w:fldChar w:fldCharType="end"/>
      </w:r>
      <w:r w:rsidR="00F31763">
        <w:rPr>
          <w:lang w:val="en-US"/>
        </w:rPr>
        <w:t>.</w:t>
      </w:r>
    </w:p>
    <w:p w14:paraId="1D619DF7" w14:textId="65D92C59" w:rsidR="00202956" w:rsidRPr="007C7ADB" w:rsidRDefault="003202F6" w:rsidP="00AA7DFA">
      <w:pPr>
        <w:keepNext/>
        <w:jc w:val="both"/>
        <w:rPr>
          <w:lang w:val="en-US"/>
        </w:rPr>
      </w:pPr>
      <w:r w:rsidRPr="007C7ADB">
        <w:rPr>
          <w:noProof/>
          <w:lang w:val="en-US"/>
        </w:rPr>
        <w:drawing>
          <wp:inline distT="0" distB="0" distL="0" distR="0" wp14:anchorId="1823F8F1" wp14:editId="6157FBFA">
            <wp:extent cx="4540103" cy="2265041"/>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8119" cy="2313941"/>
                    </a:xfrm>
                    <a:prstGeom prst="rect">
                      <a:avLst/>
                    </a:prstGeom>
                    <a:noFill/>
                    <a:ln>
                      <a:noFill/>
                    </a:ln>
                  </pic:spPr>
                </pic:pic>
              </a:graphicData>
            </a:graphic>
          </wp:inline>
        </w:drawing>
      </w:r>
    </w:p>
    <w:p w14:paraId="502FC0CB" w14:textId="053B37AE" w:rsidR="00E86D45" w:rsidRPr="00B704ED" w:rsidRDefault="00202956" w:rsidP="00AA7DFA">
      <w:pPr>
        <w:pStyle w:val="Bijschrift"/>
        <w:jc w:val="both"/>
        <w:rPr>
          <w:i w:val="0"/>
          <w:iCs w:val="0"/>
          <w:lang w:val="en-US"/>
        </w:rPr>
      </w:pPr>
      <w:bookmarkStart w:id="68" w:name="_Ref73478213"/>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15B7F" w:rsidRPr="00B704ED">
        <w:rPr>
          <w:i w:val="0"/>
          <w:iCs w:val="0"/>
          <w:noProof/>
          <w:lang w:val="en-US"/>
        </w:rPr>
        <w:t>5</w:t>
      </w:r>
      <w:r w:rsidR="00FB27C5" w:rsidRPr="00B704ED">
        <w:rPr>
          <w:i w:val="0"/>
          <w:iCs w:val="0"/>
          <w:lang w:val="en-US"/>
        </w:rPr>
        <w:fldChar w:fldCharType="end"/>
      </w:r>
      <w:bookmarkEnd w:id="68"/>
      <w:r w:rsidRPr="00B704ED">
        <w:rPr>
          <w:i w:val="0"/>
          <w:iCs w:val="0"/>
          <w:lang w:val="en-US"/>
        </w:rPr>
        <w:t>: Question 2</w:t>
      </w:r>
      <w:r w:rsidR="00000F5A" w:rsidRPr="00B704ED">
        <w:rPr>
          <w:i w:val="0"/>
          <w:iCs w:val="0"/>
          <w:lang w:val="en-US"/>
        </w:rPr>
        <w:t xml:space="preserve"> with option A showing feature importance values and option B a counterfactual explanation.</w:t>
      </w:r>
      <w:r w:rsidRPr="00B704ED">
        <w:rPr>
          <w:i w:val="0"/>
          <w:iCs w:val="0"/>
          <w:lang w:val="en-US"/>
        </w:rPr>
        <w:tab/>
      </w:r>
    </w:p>
    <w:p w14:paraId="32D4C74B" w14:textId="09C1E1E1" w:rsidR="004A6B69" w:rsidRPr="007C7ADB" w:rsidRDefault="0045748F" w:rsidP="00AA7DFA">
      <w:pPr>
        <w:pStyle w:val="Kop3"/>
        <w:jc w:val="both"/>
        <w:rPr>
          <w:lang w:val="en-US"/>
        </w:rPr>
      </w:pPr>
      <w:bookmarkStart w:id="69" w:name="_Toc72172052"/>
      <w:bookmarkStart w:id="70" w:name="_Toc73486309"/>
      <w:r w:rsidRPr="007C7ADB">
        <w:rPr>
          <w:lang w:val="en-US"/>
        </w:rPr>
        <w:t xml:space="preserve">3.3.1 </w:t>
      </w:r>
      <w:r w:rsidR="004A6B69" w:rsidRPr="007C7ADB">
        <w:rPr>
          <w:lang w:val="en-US"/>
        </w:rPr>
        <w:t>Analysis answers question 2</w:t>
      </w:r>
      <w:bookmarkEnd w:id="69"/>
      <w:bookmarkEnd w:id="70"/>
    </w:p>
    <w:p w14:paraId="0D0B0FD3" w14:textId="77777777" w:rsidR="00202956" w:rsidRPr="007C7ADB" w:rsidRDefault="00202956" w:rsidP="00AA7DFA">
      <w:pPr>
        <w:jc w:val="both"/>
        <w:rPr>
          <w:lang w:val="en-US"/>
        </w:rPr>
      </w:pPr>
    </w:p>
    <w:p w14:paraId="4BF254A2" w14:textId="77777777" w:rsidR="00202956" w:rsidRPr="007C7ADB" w:rsidRDefault="00202956" w:rsidP="00AA7DFA">
      <w:pPr>
        <w:keepNext/>
        <w:jc w:val="both"/>
        <w:rPr>
          <w:lang w:val="en-US"/>
        </w:rPr>
      </w:pPr>
      <w:r w:rsidRPr="007C7ADB">
        <w:rPr>
          <w:noProof/>
          <w:lang w:val="en-US"/>
        </w:rPr>
        <w:drawing>
          <wp:inline distT="0" distB="0" distL="0" distR="0" wp14:anchorId="0CA3B1AE" wp14:editId="07D8C656">
            <wp:extent cx="2723303" cy="1403498"/>
            <wp:effectExtent l="0" t="0" r="127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283" t="28633" r="17980"/>
                    <a:stretch/>
                  </pic:blipFill>
                  <pic:spPr bwMode="auto">
                    <a:xfrm>
                      <a:off x="0" y="0"/>
                      <a:ext cx="2748441" cy="1416453"/>
                    </a:xfrm>
                    <a:prstGeom prst="rect">
                      <a:avLst/>
                    </a:prstGeom>
                    <a:noFill/>
                    <a:ln>
                      <a:noFill/>
                    </a:ln>
                    <a:extLst>
                      <a:ext uri="{53640926-AAD7-44D8-BBD7-CCE9431645EC}">
                        <a14:shadowObscured xmlns:a14="http://schemas.microsoft.com/office/drawing/2010/main"/>
                      </a:ext>
                    </a:extLst>
                  </pic:spPr>
                </pic:pic>
              </a:graphicData>
            </a:graphic>
          </wp:inline>
        </w:drawing>
      </w:r>
    </w:p>
    <w:p w14:paraId="6AEEEC3D" w14:textId="240C513A" w:rsidR="00202956" w:rsidRPr="00B704ED" w:rsidRDefault="00202956" w:rsidP="00AA7DFA">
      <w:pPr>
        <w:pStyle w:val="Bijschrift"/>
        <w:jc w:val="both"/>
        <w:rPr>
          <w:i w:val="0"/>
          <w:iCs w:val="0"/>
          <w:lang w:val="en-US"/>
        </w:rPr>
      </w:pPr>
      <w:bookmarkStart w:id="71" w:name="_Ref73478241"/>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15B7F" w:rsidRPr="00B704ED">
        <w:rPr>
          <w:i w:val="0"/>
          <w:iCs w:val="0"/>
          <w:noProof/>
          <w:lang w:val="en-US"/>
        </w:rPr>
        <w:t>6</w:t>
      </w:r>
      <w:r w:rsidR="00FB27C5" w:rsidRPr="00B704ED">
        <w:rPr>
          <w:i w:val="0"/>
          <w:iCs w:val="0"/>
          <w:lang w:val="en-US"/>
        </w:rPr>
        <w:fldChar w:fldCharType="end"/>
      </w:r>
      <w:bookmarkEnd w:id="71"/>
      <w:r w:rsidRPr="00B704ED">
        <w:rPr>
          <w:i w:val="0"/>
          <w:iCs w:val="0"/>
          <w:lang w:val="en-US"/>
        </w:rPr>
        <w:t xml:space="preserve">: Pie chart of answers </w:t>
      </w:r>
      <w:r w:rsidR="00000F5A" w:rsidRPr="00B704ED">
        <w:rPr>
          <w:i w:val="0"/>
          <w:iCs w:val="0"/>
          <w:lang w:val="en-US"/>
        </w:rPr>
        <w:t>to</w:t>
      </w:r>
      <w:r w:rsidRPr="00B704ED">
        <w:rPr>
          <w:i w:val="0"/>
          <w:iCs w:val="0"/>
          <w:lang w:val="en-US"/>
        </w:rPr>
        <w:t xml:space="preserve"> question 2</w:t>
      </w:r>
      <w:r w:rsidR="0062331F" w:rsidRPr="00B704ED">
        <w:rPr>
          <w:i w:val="0"/>
          <w:iCs w:val="0"/>
          <w:lang w:val="en-US"/>
        </w:rPr>
        <w:t>.</w:t>
      </w:r>
    </w:p>
    <w:p w14:paraId="04E3941C" w14:textId="47323C70" w:rsidR="003202F6" w:rsidRPr="007C7ADB" w:rsidRDefault="00663190" w:rsidP="00AA7DFA">
      <w:pPr>
        <w:jc w:val="both"/>
        <w:rPr>
          <w:lang w:val="en-US"/>
        </w:rPr>
      </w:pPr>
      <w:commentRangeStart w:id="72"/>
      <w:r w:rsidRPr="007C7ADB">
        <w:rPr>
          <w:lang w:val="en-US"/>
        </w:rPr>
        <w:t>Motivation</w:t>
      </w:r>
      <w:r w:rsidR="003202F6" w:rsidRPr="007C7ADB">
        <w:rPr>
          <w:lang w:val="en-US"/>
        </w:rPr>
        <w:t xml:space="preserve"> for choosing A:</w:t>
      </w:r>
    </w:p>
    <w:p w14:paraId="29B5A1B5" w14:textId="77777777" w:rsidR="003202F6" w:rsidRPr="007C7ADB" w:rsidRDefault="003202F6" w:rsidP="00AA7DFA">
      <w:pPr>
        <w:pStyle w:val="Lijstalinea"/>
        <w:numPr>
          <w:ilvl w:val="0"/>
          <w:numId w:val="5"/>
        </w:numPr>
        <w:jc w:val="both"/>
        <w:rPr>
          <w:lang w:val="en-US"/>
        </w:rPr>
      </w:pPr>
      <w:r w:rsidRPr="007C7ADB">
        <w:rPr>
          <w:lang w:val="en-US"/>
        </w:rPr>
        <w:t>You want to know why the model predicted its result (2x)</w:t>
      </w:r>
    </w:p>
    <w:p w14:paraId="380964B0" w14:textId="77777777" w:rsidR="003202F6" w:rsidRPr="007C7ADB" w:rsidRDefault="003202F6" w:rsidP="00AA7DFA">
      <w:pPr>
        <w:pStyle w:val="Lijstalinea"/>
        <w:numPr>
          <w:ilvl w:val="0"/>
          <w:numId w:val="5"/>
        </w:numPr>
        <w:jc w:val="both"/>
        <w:rPr>
          <w:lang w:val="en-US"/>
        </w:rPr>
      </w:pPr>
      <w:r w:rsidRPr="007C7ADB">
        <w:rPr>
          <w:lang w:val="en-US"/>
        </w:rPr>
        <w:t>Easier to understand (1x)</w:t>
      </w:r>
    </w:p>
    <w:p w14:paraId="5B6875CC" w14:textId="77777777" w:rsidR="003202F6" w:rsidRPr="007C7ADB" w:rsidRDefault="003202F6" w:rsidP="00AA7DFA">
      <w:pPr>
        <w:pStyle w:val="Lijstalinea"/>
        <w:numPr>
          <w:ilvl w:val="0"/>
          <w:numId w:val="5"/>
        </w:numPr>
        <w:jc w:val="both"/>
        <w:rPr>
          <w:lang w:val="en-US"/>
        </w:rPr>
      </w:pPr>
      <w:r w:rsidRPr="007C7ADB">
        <w:rPr>
          <w:lang w:val="en-US"/>
        </w:rPr>
        <w:t>Option B is also good, but a visual explanation is better (1x)</w:t>
      </w:r>
    </w:p>
    <w:p w14:paraId="517C0659" w14:textId="77777777" w:rsidR="003202F6" w:rsidRPr="007C7ADB" w:rsidRDefault="003202F6" w:rsidP="00AA7DFA">
      <w:pPr>
        <w:pStyle w:val="Lijstalinea"/>
        <w:numPr>
          <w:ilvl w:val="0"/>
          <w:numId w:val="5"/>
        </w:numPr>
        <w:jc w:val="both"/>
        <w:rPr>
          <w:lang w:val="en-US"/>
        </w:rPr>
      </w:pPr>
      <w:r w:rsidRPr="007C7ADB">
        <w:rPr>
          <w:lang w:val="en-US"/>
        </w:rPr>
        <w:t>Option B is also good, but can the model know if the expert is interested in 4 or 6? (2x)</w:t>
      </w:r>
    </w:p>
    <w:p w14:paraId="1E0C6C1C" w14:textId="4E97AF5E" w:rsidR="003202F6" w:rsidRPr="007C7ADB" w:rsidRDefault="00663190" w:rsidP="00AA7DFA">
      <w:pPr>
        <w:jc w:val="both"/>
        <w:rPr>
          <w:lang w:val="en-US"/>
        </w:rPr>
      </w:pPr>
      <w:r w:rsidRPr="007C7ADB">
        <w:rPr>
          <w:lang w:val="en-US"/>
        </w:rPr>
        <w:t xml:space="preserve">Motivation </w:t>
      </w:r>
      <w:r w:rsidR="003202F6" w:rsidRPr="007C7ADB">
        <w:rPr>
          <w:lang w:val="en-US"/>
        </w:rPr>
        <w:t>for choosing B:</w:t>
      </w:r>
    </w:p>
    <w:p w14:paraId="5D9C379A" w14:textId="77777777" w:rsidR="003202F6" w:rsidRPr="007C7ADB" w:rsidRDefault="003202F6" w:rsidP="00AA7DFA">
      <w:pPr>
        <w:pStyle w:val="Lijstalinea"/>
        <w:numPr>
          <w:ilvl w:val="0"/>
          <w:numId w:val="5"/>
        </w:numPr>
        <w:jc w:val="both"/>
        <w:rPr>
          <w:lang w:val="en-US"/>
        </w:rPr>
      </w:pPr>
      <w:r w:rsidRPr="007C7ADB">
        <w:rPr>
          <w:lang w:val="en-US"/>
        </w:rPr>
        <w:t>Is more specific for comparing one to another (2x), which is relevant for criminal case investigations (1x), option A is more background information.</w:t>
      </w:r>
    </w:p>
    <w:p w14:paraId="4D0DE915" w14:textId="77777777" w:rsidR="003202F6" w:rsidRPr="007C7ADB" w:rsidRDefault="003202F6" w:rsidP="00AA7DFA">
      <w:pPr>
        <w:pStyle w:val="Lijstalinea"/>
        <w:numPr>
          <w:ilvl w:val="0"/>
          <w:numId w:val="5"/>
        </w:numPr>
        <w:jc w:val="both"/>
        <w:rPr>
          <w:lang w:val="en-US"/>
        </w:rPr>
      </w:pPr>
      <w:r w:rsidRPr="007C7ADB">
        <w:rPr>
          <w:lang w:val="en-US"/>
        </w:rPr>
        <w:t>Option A and B together is also a good option.</w:t>
      </w:r>
    </w:p>
    <w:p w14:paraId="29B3B82D" w14:textId="39478CF9" w:rsidR="003202F6" w:rsidRPr="007C7ADB" w:rsidRDefault="00663190" w:rsidP="00AA7DFA">
      <w:pPr>
        <w:jc w:val="both"/>
        <w:rPr>
          <w:lang w:val="en-US"/>
        </w:rPr>
      </w:pPr>
      <w:r w:rsidRPr="007C7ADB">
        <w:rPr>
          <w:lang w:val="en-US"/>
        </w:rPr>
        <w:t xml:space="preserve">Motivation </w:t>
      </w:r>
      <w:r w:rsidR="003202F6" w:rsidRPr="007C7ADB">
        <w:rPr>
          <w:lang w:val="en-US"/>
        </w:rPr>
        <w:t>for choosing A and B:</w:t>
      </w:r>
    </w:p>
    <w:p w14:paraId="6EAD5F40" w14:textId="77777777" w:rsidR="003202F6" w:rsidRPr="007C7ADB" w:rsidRDefault="003202F6" w:rsidP="00AA7DFA">
      <w:pPr>
        <w:pStyle w:val="Lijstalinea"/>
        <w:numPr>
          <w:ilvl w:val="0"/>
          <w:numId w:val="5"/>
        </w:numPr>
        <w:jc w:val="both"/>
        <w:rPr>
          <w:lang w:val="en-US"/>
        </w:rPr>
      </w:pPr>
      <w:r w:rsidRPr="007C7ADB">
        <w:rPr>
          <w:lang w:val="en-US"/>
        </w:rPr>
        <w:t>Option B can provide very specific information (1x) (e.g. if the allele count on one locus were lower to get a different NOC, and it could be explained by stutter).</w:t>
      </w:r>
    </w:p>
    <w:p w14:paraId="0C2C1057" w14:textId="77777777" w:rsidR="003202F6" w:rsidRPr="007C7ADB" w:rsidRDefault="003202F6" w:rsidP="00AA7DFA">
      <w:pPr>
        <w:pStyle w:val="Lijstalinea"/>
        <w:numPr>
          <w:ilvl w:val="0"/>
          <w:numId w:val="5"/>
        </w:numPr>
        <w:jc w:val="both"/>
        <w:rPr>
          <w:lang w:val="en-US"/>
        </w:rPr>
      </w:pPr>
      <w:r w:rsidRPr="007C7ADB">
        <w:rPr>
          <w:lang w:val="en-US"/>
        </w:rPr>
        <w:t>Option B is relevant when you came to a different NOC than the tool outputs (2x)</w:t>
      </w:r>
    </w:p>
    <w:p w14:paraId="117B9746" w14:textId="77777777" w:rsidR="003202F6" w:rsidRPr="007C7ADB" w:rsidRDefault="003202F6" w:rsidP="00AA7DFA">
      <w:pPr>
        <w:pStyle w:val="Lijstalinea"/>
        <w:numPr>
          <w:ilvl w:val="0"/>
          <w:numId w:val="5"/>
        </w:numPr>
        <w:jc w:val="both"/>
        <w:rPr>
          <w:lang w:val="en-US"/>
        </w:rPr>
      </w:pPr>
      <w:r w:rsidRPr="007C7ADB">
        <w:rPr>
          <w:lang w:val="en-US"/>
        </w:rPr>
        <w:lastRenderedPageBreak/>
        <w:t>Option A tells you why it came to its result in the first place (4x).</w:t>
      </w:r>
    </w:p>
    <w:p w14:paraId="4D671EB6" w14:textId="77777777" w:rsidR="003202F6" w:rsidRPr="007C7ADB" w:rsidRDefault="003202F6" w:rsidP="00AA7DFA">
      <w:pPr>
        <w:pStyle w:val="Lijstalinea"/>
        <w:numPr>
          <w:ilvl w:val="0"/>
          <w:numId w:val="5"/>
        </w:numPr>
        <w:jc w:val="both"/>
        <w:rPr>
          <w:lang w:val="en-US"/>
        </w:rPr>
      </w:pPr>
      <w:r w:rsidRPr="007C7ADB">
        <w:rPr>
          <w:lang w:val="en-US"/>
        </w:rPr>
        <w:t>Option B tells you where the threshold values lie (1x).</w:t>
      </w:r>
    </w:p>
    <w:p w14:paraId="0812147F" w14:textId="77777777" w:rsidR="003202F6" w:rsidRPr="007C7ADB" w:rsidRDefault="003202F6" w:rsidP="00AA7DFA">
      <w:pPr>
        <w:pStyle w:val="Lijstalinea"/>
        <w:numPr>
          <w:ilvl w:val="0"/>
          <w:numId w:val="5"/>
        </w:numPr>
        <w:jc w:val="both"/>
        <w:rPr>
          <w:lang w:val="en-US"/>
        </w:rPr>
      </w:pPr>
      <w:r w:rsidRPr="007C7ADB">
        <w:rPr>
          <w:lang w:val="en-US"/>
        </w:rPr>
        <w:t>Option B tells you if the predictions were close together (1x).</w:t>
      </w:r>
    </w:p>
    <w:p w14:paraId="38A90096" w14:textId="77777777" w:rsidR="003202F6" w:rsidRPr="007C7ADB" w:rsidRDefault="003202F6" w:rsidP="00AA7DFA">
      <w:pPr>
        <w:pStyle w:val="Lijstalinea"/>
        <w:numPr>
          <w:ilvl w:val="0"/>
          <w:numId w:val="5"/>
        </w:numPr>
        <w:jc w:val="both"/>
        <w:rPr>
          <w:lang w:val="en-US"/>
        </w:rPr>
      </w:pPr>
      <w:r w:rsidRPr="007C7ADB">
        <w:rPr>
          <w:lang w:val="en-US"/>
        </w:rPr>
        <w:t>More convincing (1x)</w:t>
      </w:r>
    </w:p>
    <w:p w14:paraId="46885A07" w14:textId="77777777" w:rsidR="003202F6" w:rsidRPr="007C7ADB" w:rsidRDefault="003202F6" w:rsidP="00AA7DFA">
      <w:pPr>
        <w:pStyle w:val="Lijstalinea"/>
        <w:numPr>
          <w:ilvl w:val="0"/>
          <w:numId w:val="5"/>
        </w:numPr>
        <w:jc w:val="both"/>
        <w:rPr>
          <w:lang w:val="en-US"/>
        </w:rPr>
      </w:pPr>
      <w:r w:rsidRPr="007C7ADB">
        <w:rPr>
          <w:lang w:val="en-US"/>
        </w:rPr>
        <w:t>Combination of information makes the decision complete (1x)</w:t>
      </w:r>
      <w:commentRangeEnd w:id="72"/>
      <w:r w:rsidR="00C928FD">
        <w:rPr>
          <w:rStyle w:val="Verwijzingopmerking"/>
        </w:rPr>
        <w:commentReference w:id="72"/>
      </w:r>
    </w:p>
    <w:p w14:paraId="77413CF7" w14:textId="522E88BF" w:rsidR="00143607" w:rsidRPr="007C7ADB" w:rsidRDefault="00E86D45" w:rsidP="00AA7DFA">
      <w:pPr>
        <w:jc w:val="both"/>
        <w:rPr>
          <w:lang w:val="en-US"/>
        </w:rPr>
      </w:pPr>
      <w:r w:rsidRPr="007C7ADB">
        <w:rPr>
          <w:lang w:val="en-US"/>
        </w:rPr>
        <w:t xml:space="preserve">In summary, </w:t>
      </w:r>
      <w:r w:rsidRPr="007C7ADB">
        <w:rPr>
          <w:b/>
          <w:bCs/>
          <w:lang w:val="en-US"/>
        </w:rPr>
        <w:t>most users liked the</w:t>
      </w:r>
      <w:r w:rsidRPr="007C7ADB">
        <w:rPr>
          <w:lang w:val="en-US"/>
        </w:rPr>
        <w:t xml:space="preserve"> </w:t>
      </w:r>
      <w:r w:rsidRPr="007C7ADB">
        <w:rPr>
          <w:b/>
          <w:bCs/>
          <w:lang w:val="en-US"/>
        </w:rPr>
        <w:t>combination of explanations</w:t>
      </w:r>
      <w:r w:rsidR="006A14B9" w:rsidRPr="007C7ADB">
        <w:rPr>
          <w:b/>
          <w:bCs/>
          <w:lang w:val="en-US"/>
        </w:rPr>
        <w:t xml:space="preserve"> to form a complete picture</w:t>
      </w:r>
      <w:r w:rsidRPr="007C7ADB">
        <w:rPr>
          <w:lang w:val="en-US"/>
        </w:rPr>
        <w:t xml:space="preserve">. </w:t>
      </w:r>
      <w:r w:rsidR="00100E1D" w:rsidRPr="007C7ADB">
        <w:rPr>
          <w:lang w:val="en-US"/>
        </w:rPr>
        <w:t>People that picked one option, often also mention they like</w:t>
      </w:r>
      <w:r w:rsidR="004948E9" w:rsidRPr="007C7ADB">
        <w:rPr>
          <w:lang w:val="en-US"/>
        </w:rPr>
        <w:t>d</w:t>
      </w:r>
      <w:r w:rsidR="00100E1D" w:rsidRPr="007C7ADB">
        <w:rPr>
          <w:lang w:val="en-US"/>
        </w:rPr>
        <w:t xml:space="preserve"> the other as well. </w:t>
      </w:r>
      <w:r w:rsidRPr="007C7ADB">
        <w:rPr>
          <w:b/>
          <w:bCs/>
          <w:lang w:val="en-US"/>
        </w:rPr>
        <w:t>They enjoyed the general information of the feature attributions, and the specific values of the counterfactuals.</w:t>
      </w:r>
      <w:r w:rsidR="00622C07" w:rsidRPr="007C7ADB">
        <w:rPr>
          <w:b/>
          <w:bCs/>
          <w:lang w:val="en-US"/>
        </w:rPr>
        <w:t xml:space="preserve"> </w:t>
      </w:r>
      <w:r w:rsidR="00622C07" w:rsidRPr="007C7ADB">
        <w:rPr>
          <w:lang w:val="en-US"/>
        </w:rPr>
        <w:t>The counterfactual seemed to provide extra information such as giving an impression of the threshold values and how close the decision is.</w:t>
      </w:r>
    </w:p>
    <w:p w14:paraId="3E14392D" w14:textId="76426D91" w:rsidR="004A6B69" w:rsidRPr="007C7ADB" w:rsidRDefault="00143607" w:rsidP="00AA7DFA">
      <w:pPr>
        <w:jc w:val="both"/>
        <w:rPr>
          <w:lang w:val="en-US"/>
        </w:rPr>
      </w:pPr>
      <w:r w:rsidRPr="007C7ADB">
        <w:rPr>
          <w:lang w:val="en-US"/>
        </w:rPr>
        <w:t xml:space="preserve">Since option A had a visualization, </w:t>
      </w:r>
      <w:r w:rsidR="00100E1D" w:rsidRPr="007C7ADB">
        <w:rPr>
          <w:lang w:val="en-US"/>
        </w:rPr>
        <w:t>as opposed to option B, it could have induced some presentation bias</w:t>
      </w:r>
      <w:r w:rsidR="0056567A" w:rsidRPr="007C7ADB">
        <w:rPr>
          <w:lang w:val="en-US"/>
        </w:rPr>
        <w:t xml:space="preserve"> as seen in one of the responses. </w:t>
      </w:r>
    </w:p>
    <w:p w14:paraId="3BDD23A9" w14:textId="3E6CA3BD" w:rsidR="00383B67" w:rsidRPr="007C7ADB" w:rsidRDefault="0045748F" w:rsidP="00AA7DFA">
      <w:pPr>
        <w:pStyle w:val="Kop2"/>
        <w:jc w:val="both"/>
        <w:rPr>
          <w:lang w:val="en-US"/>
        </w:rPr>
      </w:pPr>
      <w:bookmarkStart w:id="73" w:name="_Toc72172053"/>
      <w:bookmarkStart w:id="74" w:name="_Toc73486310"/>
      <w:r w:rsidRPr="007C7ADB">
        <w:rPr>
          <w:lang w:val="en-US"/>
        </w:rPr>
        <w:t xml:space="preserve">3.4 </w:t>
      </w:r>
      <w:r w:rsidR="00383B67" w:rsidRPr="007C7ADB">
        <w:rPr>
          <w:lang w:val="en-US"/>
        </w:rPr>
        <w:t xml:space="preserve">Question 3: </w:t>
      </w:r>
      <w:r w:rsidR="00A97B04" w:rsidRPr="007C7ADB">
        <w:rPr>
          <w:lang w:val="en-US"/>
        </w:rPr>
        <w:t>features</w:t>
      </w:r>
      <w:r w:rsidR="004250C8" w:rsidRPr="007C7ADB">
        <w:rPr>
          <w:lang w:val="en-US"/>
        </w:rPr>
        <w:t xml:space="preserve"> or peak information</w:t>
      </w:r>
      <w:bookmarkEnd w:id="73"/>
      <w:bookmarkEnd w:id="74"/>
    </w:p>
    <w:p w14:paraId="66D58BBD" w14:textId="6CD43B19" w:rsidR="004250C8" w:rsidRPr="007C7ADB" w:rsidRDefault="004250C8" w:rsidP="00AA7DFA">
      <w:pPr>
        <w:jc w:val="both"/>
        <w:rPr>
          <w:lang w:val="en-US"/>
        </w:rPr>
      </w:pPr>
      <w:r w:rsidRPr="007C7ADB">
        <w:rPr>
          <w:lang w:val="en-US"/>
        </w:rPr>
        <w:t xml:space="preserve">This question describes two counterfactual explanations based on different types of data. Option A </w:t>
      </w:r>
      <w:r w:rsidR="00A97B04" w:rsidRPr="007C7ADB">
        <w:rPr>
          <w:lang w:val="en-US"/>
        </w:rPr>
        <w:t>consists of the features that are currently used by the machine learning models. These are mainly summary statistics that describe aspects of the profile. Option B shows information about peak heights.</w:t>
      </w:r>
      <w:r w:rsidRPr="007C7ADB">
        <w:rPr>
          <w:lang w:val="en-US"/>
        </w:rPr>
        <w:t xml:space="preserve"> The users were asked to choose which explanation would be most helpful to make a decision between two NOC values (4 or 5).</w:t>
      </w:r>
      <w:r w:rsidR="001F79F5">
        <w:rPr>
          <w:lang w:val="en-US"/>
        </w:rPr>
        <w:t xml:space="preserve"> The question can be found in </w:t>
      </w:r>
      <w:r w:rsidR="001F79F5">
        <w:rPr>
          <w:lang w:val="en-US"/>
        </w:rPr>
        <w:fldChar w:fldCharType="begin"/>
      </w:r>
      <w:r w:rsidR="001F79F5">
        <w:rPr>
          <w:lang w:val="en-US"/>
        </w:rPr>
        <w:instrText xml:space="preserve"> REF _Ref73478452 \h </w:instrText>
      </w:r>
      <w:r w:rsidR="001F79F5">
        <w:rPr>
          <w:lang w:val="en-US"/>
        </w:rPr>
      </w:r>
      <w:r w:rsidR="001F79F5">
        <w:rPr>
          <w:lang w:val="en-US"/>
        </w:rPr>
        <w:fldChar w:fldCharType="separate"/>
      </w:r>
      <w:r w:rsidR="001F79F5" w:rsidRPr="007C7ADB">
        <w:rPr>
          <w:lang w:val="en-US"/>
        </w:rPr>
        <w:t xml:space="preserve">Figure </w:t>
      </w:r>
      <w:r w:rsidR="001F79F5">
        <w:rPr>
          <w:noProof/>
          <w:lang w:val="en-US"/>
        </w:rPr>
        <w:t>7</w:t>
      </w:r>
      <w:r w:rsidR="001F79F5">
        <w:rPr>
          <w:lang w:val="en-US"/>
        </w:rPr>
        <w:fldChar w:fldCharType="end"/>
      </w:r>
      <w:r w:rsidR="001F79F5">
        <w:rPr>
          <w:lang w:val="en-US"/>
        </w:rPr>
        <w:t xml:space="preserve"> and its answers in </w:t>
      </w:r>
      <w:r w:rsidR="001F79F5">
        <w:rPr>
          <w:lang w:val="en-US"/>
        </w:rPr>
        <w:fldChar w:fldCharType="begin"/>
      </w:r>
      <w:r w:rsidR="001F79F5">
        <w:rPr>
          <w:lang w:val="en-US"/>
        </w:rPr>
        <w:instrText xml:space="preserve"> REF _Ref73478459 \h </w:instrText>
      </w:r>
      <w:r w:rsidR="001F79F5">
        <w:rPr>
          <w:lang w:val="en-US"/>
        </w:rPr>
      </w:r>
      <w:r w:rsidR="001F79F5">
        <w:rPr>
          <w:lang w:val="en-US"/>
        </w:rPr>
        <w:fldChar w:fldCharType="separate"/>
      </w:r>
      <w:r w:rsidR="001F79F5" w:rsidRPr="007C7ADB">
        <w:rPr>
          <w:lang w:val="en-US"/>
        </w:rPr>
        <w:t xml:space="preserve">Figure </w:t>
      </w:r>
      <w:r w:rsidR="001F79F5">
        <w:rPr>
          <w:noProof/>
          <w:lang w:val="en-US"/>
        </w:rPr>
        <w:t>8</w:t>
      </w:r>
      <w:r w:rsidR="001F79F5">
        <w:rPr>
          <w:lang w:val="en-US"/>
        </w:rPr>
        <w:fldChar w:fldCharType="end"/>
      </w:r>
      <w:r w:rsidR="001F79F5">
        <w:rPr>
          <w:lang w:val="en-US"/>
        </w:rPr>
        <w:t>.</w:t>
      </w:r>
    </w:p>
    <w:p w14:paraId="7538C784" w14:textId="77777777" w:rsidR="00000F5A" w:rsidRPr="007C7ADB" w:rsidRDefault="00000F5A" w:rsidP="00AA7DFA">
      <w:pPr>
        <w:keepNext/>
        <w:jc w:val="both"/>
        <w:rPr>
          <w:lang w:val="en-US"/>
        </w:rPr>
      </w:pPr>
      <w:r w:rsidRPr="007C7ADB">
        <w:rPr>
          <w:noProof/>
          <w:lang w:val="en-US"/>
        </w:rPr>
        <w:drawing>
          <wp:inline distT="0" distB="0" distL="0" distR="0" wp14:anchorId="31E16C61" wp14:editId="3007884D">
            <wp:extent cx="4730750" cy="215413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0695" cy="2163216"/>
                    </a:xfrm>
                    <a:prstGeom prst="rect">
                      <a:avLst/>
                    </a:prstGeom>
                    <a:noFill/>
                    <a:ln>
                      <a:noFill/>
                    </a:ln>
                  </pic:spPr>
                </pic:pic>
              </a:graphicData>
            </a:graphic>
          </wp:inline>
        </w:drawing>
      </w:r>
    </w:p>
    <w:p w14:paraId="2CEEF90F" w14:textId="687FE182" w:rsidR="004250C8" w:rsidRPr="00B704ED" w:rsidRDefault="00000F5A" w:rsidP="00AA7DFA">
      <w:pPr>
        <w:pStyle w:val="Bijschrift"/>
        <w:jc w:val="both"/>
        <w:rPr>
          <w:i w:val="0"/>
          <w:iCs w:val="0"/>
          <w:lang w:val="en-US"/>
        </w:rPr>
      </w:pPr>
      <w:bookmarkStart w:id="75" w:name="_Ref73478452"/>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15B7F" w:rsidRPr="00B704ED">
        <w:rPr>
          <w:i w:val="0"/>
          <w:iCs w:val="0"/>
          <w:noProof/>
          <w:lang w:val="en-US"/>
        </w:rPr>
        <w:t>7</w:t>
      </w:r>
      <w:r w:rsidR="00FB27C5" w:rsidRPr="00B704ED">
        <w:rPr>
          <w:i w:val="0"/>
          <w:iCs w:val="0"/>
          <w:lang w:val="en-US"/>
        </w:rPr>
        <w:fldChar w:fldCharType="end"/>
      </w:r>
      <w:bookmarkEnd w:id="75"/>
      <w:r w:rsidRPr="00B704ED">
        <w:rPr>
          <w:i w:val="0"/>
          <w:iCs w:val="0"/>
          <w:lang w:val="en-US"/>
        </w:rPr>
        <w:t xml:space="preserve">: Question 3 with option A showing an explanation based on </w:t>
      </w:r>
      <w:r w:rsidR="000D7D74" w:rsidRPr="00B704ED">
        <w:rPr>
          <w:i w:val="0"/>
          <w:iCs w:val="0"/>
          <w:lang w:val="en-US"/>
        </w:rPr>
        <w:t>features</w:t>
      </w:r>
      <w:r w:rsidRPr="00B704ED">
        <w:rPr>
          <w:i w:val="0"/>
          <w:iCs w:val="0"/>
          <w:lang w:val="en-US"/>
        </w:rPr>
        <w:t xml:space="preserve"> and option B showing </w:t>
      </w:r>
      <w:r w:rsidR="00A97B04" w:rsidRPr="00B704ED">
        <w:rPr>
          <w:i w:val="0"/>
          <w:iCs w:val="0"/>
          <w:lang w:val="en-US"/>
        </w:rPr>
        <w:t>an explanation using peak height information.</w:t>
      </w:r>
    </w:p>
    <w:p w14:paraId="3F19EB28" w14:textId="6C2C363A" w:rsidR="00000F5A" w:rsidRPr="007C7ADB" w:rsidRDefault="0045748F" w:rsidP="00AA7DFA">
      <w:pPr>
        <w:pStyle w:val="Kop3"/>
        <w:jc w:val="both"/>
        <w:rPr>
          <w:lang w:val="en-US"/>
        </w:rPr>
      </w:pPr>
      <w:bookmarkStart w:id="76" w:name="_Toc72172054"/>
      <w:bookmarkStart w:id="77" w:name="_Toc73486311"/>
      <w:r w:rsidRPr="007C7ADB">
        <w:rPr>
          <w:lang w:val="en-US"/>
        </w:rPr>
        <w:t xml:space="preserve">3.4.1 </w:t>
      </w:r>
      <w:r w:rsidR="00000F5A" w:rsidRPr="007C7ADB">
        <w:rPr>
          <w:lang w:val="en-US"/>
        </w:rPr>
        <w:t>Analysis answers question 3</w:t>
      </w:r>
      <w:bookmarkEnd w:id="76"/>
      <w:bookmarkEnd w:id="77"/>
    </w:p>
    <w:p w14:paraId="77D8E0E5" w14:textId="77777777" w:rsidR="00000F5A" w:rsidRPr="007C7ADB" w:rsidRDefault="00000F5A" w:rsidP="00AA7DFA">
      <w:pPr>
        <w:jc w:val="both"/>
        <w:rPr>
          <w:lang w:val="en-US"/>
        </w:rPr>
      </w:pPr>
    </w:p>
    <w:p w14:paraId="689810BD" w14:textId="77777777" w:rsidR="00000F5A" w:rsidRPr="007C7ADB" w:rsidRDefault="00000F5A" w:rsidP="00AA7DFA">
      <w:pPr>
        <w:keepNext/>
        <w:jc w:val="both"/>
        <w:rPr>
          <w:lang w:val="en-US"/>
        </w:rPr>
      </w:pPr>
      <w:r w:rsidRPr="007C7ADB">
        <w:rPr>
          <w:noProof/>
          <w:lang w:val="en-US"/>
        </w:rPr>
        <w:drawing>
          <wp:inline distT="0" distB="0" distL="0" distR="0" wp14:anchorId="66288F6F" wp14:editId="5BD66180">
            <wp:extent cx="3487480" cy="145775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9927" r="24052"/>
                    <a:stretch/>
                  </pic:blipFill>
                  <pic:spPr bwMode="auto">
                    <a:xfrm>
                      <a:off x="0" y="0"/>
                      <a:ext cx="3506818" cy="1465840"/>
                    </a:xfrm>
                    <a:prstGeom prst="rect">
                      <a:avLst/>
                    </a:prstGeom>
                    <a:noFill/>
                    <a:ln>
                      <a:noFill/>
                    </a:ln>
                    <a:extLst>
                      <a:ext uri="{53640926-AAD7-44D8-BBD7-CCE9431645EC}">
                        <a14:shadowObscured xmlns:a14="http://schemas.microsoft.com/office/drawing/2010/main"/>
                      </a:ext>
                    </a:extLst>
                  </pic:spPr>
                </pic:pic>
              </a:graphicData>
            </a:graphic>
          </wp:inline>
        </w:drawing>
      </w:r>
    </w:p>
    <w:p w14:paraId="007F9D83" w14:textId="74427D94" w:rsidR="00000F5A" w:rsidRPr="00B704ED" w:rsidRDefault="00000F5A" w:rsidP="00AA7DFA">
      <w:pPr>
        <w:pStyle w:val="Bijschrift"/>
        <w:jc w:val="both"/>
        <w:rPr>
          <w:i w:val="0"/>
          <w:iCs w:val="0"/>
          <w:lang w:val="en-US"/>
        </w:rPr>
      </w:pPr>
      <w:bookmarkStart w:id="78" w:name="_Ref73478459"/>
      <w:r w:rsidRPr="00B704ED">
        <w:rPr>
          <w:i w:val="0"/>
          <w:iCs w:val="0"/>
          <w:lang w:val="en-US"/>
        </w:rPr>
        <w:t xml:space="preserve">Figure </w:t>
      </w:r>
      <w:r w:rsidR="00FB27C5" w:rsidRPr="00B704ED">
        <w:rPr>
          <w:i w:val="0"/>
          <w:iCs w:val="0"/>
          <w:lang w:val="en-US"/>
        </w:rPr>
        <w:fldChar w:fldCharType="begin"/>
      </w:r>
      <w:r w:rsidR="00FB27C5" w:rsidRPr="00B704ED">
        <w:rPr>
          <w:i w:val="0"/>
          <w:iCs w:val="0"/>
          <w:lang w:val="en-US"/>
        </w:rPr>
        <w:instrText xml:space="preserve"> SEQ Figure \* ARABIC </w:instrText>
      </w:r>
      <w:r w:rsidR="00FB27C5" w:rsidRPr="00B704ED">
        <w:rPr>
          <w:i w:val="0"/>
          <w:iCs w:val="0"/>
          <w:lang w:val="en-US"/>
        </w:rPr>
        <w:fldChar w:fldCharType="separate"/>
      </w:r>
      <w:r w:rsidR="00A15B7F" w:rsidRPr="00B704ED">
        <w:rPr>
          <w:i w:val="0"/>
          <w:iCs w:val="0"/>
          <w:noProof/>
          <w:lang w:val="en-US"/>
        </w:rPr>
        <w:t>8</w:t>
      </w:r>
      <w:r w:rsidR="00FB27C5" w:rsidRPr="00B704ED">
        <w:rPr>
          <w:i w:val="0"/>
          <w:iCs w:val="0"/>
          <w:lang w:val="en-US"/>
        </w:rPr>
        <w:fldChar w:fldCharType="end"/>
      </w:r>
      <w:bookmarkEnd w:id="78"/>
      <w:r w:rsidRPr="00B704ED">
        <w:rPr>
          <w:i w:val="0"/>
          <w:iCs w:val="0"/>
          <w:lang w:val="en-US"/>
        </w:rPr>
        <w:t>: Pie chart of answers for question 3</w:t>
      </w:r>
      <w:r w:rsidR="0062331F" w:rsidRPr="00B704ED">
        <w:rPr>
          <w:i w:val="0"/>
          <w:iCs w:val="0"/>
          <w:lang w:val="en-US"/>
        </w:rPr>
        <w:t>.</w:t>
      </w:r>
    </w:p>
    <w:p w14:paraId="216AA5A7" w14:textId="4CCB7CE9" w:rsidR="00000F5A" w:rsidRPr="007C7ADB" w:rsidRDefault="00000F5A" w:rsidP="00AA7DFA">
      <w:pPr>
        <w:jc w:val="both"/>
        <w:rPr>
          <w:lang w:val="en-US"/>
        </w:rPr>
      </w:pPr>
      <w:commentRangeStart w:id="79"/>
      <w:r w:rsidRPr="007C7ADB">
        <w:rPr>
          <w:lang w:val="en-US"/>
        </w:rPr>
        <w:lastRenderedPageBreak/>
        <w:t>Motivations for option A:</w:t>
      </w:r>
    </w:p>
    <w:p w14:paraId="2321C1C6" w14:textId="49757283" w:rsidR="00000F5A" w:rsidRPr="007C7ADB" w:rsidRDefault="00000F5A" w:rsidP="00AA7DFA">
      <w:pPr>
        <w:pStyle w:val="Lijstalinea"/>
        <w:numPr>
          <w:ilvl w:val="0"/>
          <w:numId w:val="5"/>
        </w:numPr>
        <w:jc w:val="both"/>
        <w:rPr>
          <w:lang w:val="en-US"/>
        </w:rPr>
      </w:pPr>
      <w:r w:rsidRPr="007C7ADB">
        <w:rPr>
          <w:lang w:val="en-US"/>
        </w:rPr>
        <w:t xml:space="preserve">When you change the </w:t>
      </w:r>
      <w:r w:rsidR="00690A4F" w:rsidRPr="007C7ADB">
        <w:rPr>
          <w:lang w:val="en-US"/>
        </w:rPr>
        <w:t xml:space="preserve">number of peaks or </w:t>
      </w:r>
      <w:r w:rsidRPr="007C7ADB">
        <w:rPr>
          <w:lang w:val="en-US"/>
        </w:rPr>
        <w:t>peak heights, you essentially change the TAC</w:t>
      </w:r>
      <w:r w:rsidR="00690A4F" w:rsidRPr="007C7ADB">
        <w:rPr>
          <w:lang w:val="en-US"/>
        </w:rPr>
        <w:t xml:space="preserve"> </w:t>
      </w:r>
      <w:r w:rsidRPr="007C7ADB">
        <w:rPr>
          <w:lang w:val="en-US"/>
        </w:rPr>
        <w:t>/</w:t>
      </w:r>
      <w:r w:rsidR="00690A4F" w:rsidRPr="007C7ADB">
        <w:rPr>
          <w:lang w:val="en-US"/>
        </w:rPr>
        <w:t xml:space="preserve"> </w:t>
      </w:r>
      <w:r w:rsidRPr="007C7ADB">
        <w:rPr>
          <w:lang w:val="en-US"/>
        </w:rPr>
        <w:t>MAC</w:t>
      </w:r>
      <w:r w:rsidR="00690A4F" w:rsidRPr="007C7ADB">
        <w:rPr>
          <w:lang w:val="en-US"/>
        </w:rPr>
        <w:t xml:space="preserve"> </w:t>
      </w:r>
      <w:r w:rsidRPr="007C7ADB">
        <w:rPr>
          <w:lang w:val="en-US"/>
        </w:rPr>
        <w:t>/</w:t>
      </w:r>
      <w:r w:rsidR="00690A4F" w:rsidRPr="007C7ADB">
        <w:rPr>
          <w:lang w:val="en-US"/>
        </w:rPr>
        <w:t xml:space="preserve"> </w:t>
      </w:r>
      <w:r w:rsidRPr="007C7ADB">
        <w:rPr>
          <w:lang w:val="en-US"/>
        </w:rPr>
        <w:t>other features (1x).</w:t>
      </w:r>
    </w:p>
    <w:p w14:paraId="6113A11E" w14:textId="6B3474DF" w:rsidR="00000F5A" w:rsidRPr="007C7ADB" w:rsidRDefault="00000F5A" w:rsidP="00AA7DFA">
      <w:pPr>
        <w:pStyle w:val="Lijstalinea"/>
        <w:numPr>
          <w:ilvl w:val="0"/>
          <w:numId w:val="5"/>
        </w:numPr>
        <w:jc w:val="both"/>
        <w:rPr>
          <w:lang w:val="en-US"/>
        </w:rPr>
      </w:pPr>
      <w:r w:rsidRPr="007C7ADB">
        <w:rPr>
          <w:lang w:val="en-US"/>
        </w:rPr>
        <w:t>Changing peak heights / removing peaks at</w:t>
      </w:r>
      <w:r w:rsidR="001F615D" w:rsidRPr="007C7ADB">
        <w:rPr>
          <w:lang w:val="en-US"/>
        </w:rPr>
        <w:t xml:space="preserve"> a</w:t>
      </w:r>
      <w:r w:rsidRPr="007C7ADB">
        <w:rPr>
          <w:lang w:val="en-US"/>
        </w:rPr>
        <w:t xml:space="preserve"> </w:t>
      </w:r>
      <w:r w:rsidR="001F615D" w:rsidRPr="007C7ADB">
        <w:rPr>
          <w:lang w:val="en-US"/>
        </w:rPr>
        <w:t>certain locus</w:t>
      </w:r>
      <w:r w:rsidRPr="007C7ADB">
        <w:rPr>
          <w:lang w:val="en-US"/>
        </w:rPr>
        <w:t xml:space="preserve"> does not make sense</w:t>
      </w:r>
      <w:r w:rsidR="001F615D" w:rsidRPr="007C7ADB">
        <w:rPr>
          <w:lang w:val="en-US"/>
        </w:rPr>
        <w:t xml:space="preserve"> </w:t>
      </w:r>
      <w:r w:rsidRPr="007C7ADB">
        <w:rPr>
          <w:lang w:val="en-US"/>
        </w:rPr>
        <w:t>(2x).</w:t>
      </w:r>
    </w:p>
    <w:p w14:paraId="4918F415" w14:textId="77777777" w:rsidR="00000F5A" w:rsidRPr="007C7ADB" w:rsidRDefault="00000F5A" w:rsidP="00AA7DFA">
      <w:pPr>
        <w:pStyle w:val="Lijstalinea"/>
        <w:numPr>
          <w:ilvl w:val="0"/>
          <w:numId w:val="5"/>
        </w:numPr>
        <w:jc w:val="both"/>
        <w:rPr>
          <w:lang w:val="en-US"/>
        </w:rPr>
      </w:pPr>
      <w:r w:rsidRPr="007C7ADB">
        <w:rPr>
          <w:lang w:val="en-US"/>
        </w:rPr>
        <w:t>Option B seems too trivial, it sounds like the prediction is based on only one locus (2x).</w:t>
      </w:r>
    </w:p>
    <w:p w14:paraId="2E896CFD" w14:textId="2FCDF8C3" w:rsidR="00000F5A" w:rsidRPr="007C7ADB" w:rsidRDefault="00690A4F" w:rsidP="00AA7DFA">
      <w:pPr>
        <w:pStyle w:val="Lijstalinea"/>
        <w:numPr>
          <w:ilvl w:val="0"/>
          <w:numId w:val="5"/>
        </w:numPr>
        <w:jc w:val="both"/>
        <w:rPr>
          <w:lang w:val="en-US"/>
        </w:rPr>
      </w:pPr>
      <w:r w:rsidRPr="007C7ADB">
        <w:rPr>
          <w:lang w:val="en-US"/>
        </w:rPr>
        <w:t>Prefer to look at</w:t>
      </w:r>
      <w:r w:rsidR="00000F5A" w:rsidRPr="007C7ADB">
        <w:rPr>
          <w:lang w:val="en-US"/>
        </w:rPr>
        <w:t xml:space="preserve"> TAC</w:t>
      </w:r>
      <w:r w:rsidRPr="007C7ADB">
        <w:rPr>
          <w:lang w:val="en-US"/>
        </w:rPr>
        <w:t xml:space="preserve"> </w:t>
      </w:r>
      <w:r w:rsidR="00000F5A" w:rsidRPr="007C7ADB">
        <w:rPr>
          <w:lang w:val="en-US"/>
        </w:rPr>
        <w:t>/</w:t>
      </w:r>
      <w:r w:rsidRPr="007C7ADB">
        <w:rPr>
          <w:lang w:val="en-US"/>
        </w:rPr>
        <w:t xml:space="preserve"> </w:t>
      </w:r>
      <w:r w:rsidR="00000F5A" w:rsidRPr="007C7ADB">
        <w:rPr>
          <w:lang w:val="en-US"/>
        </w:rPr>
        <w:t>MAC</w:t>
      </w:r>
      <w:r w:rsidRPr="007C7ADB">
        <w:rPr>
          <w:lang w:val="en-US"/>
        </w:rPr>
        <w:t xml:space="preserve"> (profile-level)</w:t>
      </w:r>
      <w:r w:rsidR="00000F5A" w:rsidRPr="007C7ADB">
        <w:rPr>
          <w:lang w:val="en-US"/>
        </w:rPr>
        <w:t>, not the peak heights at one locus (</w:t>
      </w:r>
      <w:r w:rsidR="00540CE4" w:rsidRPr="007C7ADB">
        <w:rPr>
          <w:lang w:val="en-US"/>
        </w:rPr>
        <w:t>3</w:t>
      </w:r>
      <w:r w:rsidRPr="007C7ADB">
        <w:rPr>
          <w:lang w:val="en-US"/>
        </w:rPr>
        <w:t>x).</w:t>
      </w:r>
      <w:r w:rsidR="00000F5A" w:rsidRPr="007C7ADB">
        <w:rPr>
          <w:lang w:val="en-US"/>
        </w:rPr>
        <w:t xml:space="preserve"> </w:t>
      </w:r>
    </w:p>
    <w:p w14:paraId="6926F269" w14:textId="77777777" w:rsidR="00000F5A" w:rsidRPr="007C7ADB" w:rsidRDefault="00000F5A" w:rsidP="00AA7DFA">
      <w:pPr>
        <w:pStyle w:val="Lijstalinea"/>
        <w:numPr>
          <w:ilvl w:val="0"/>
          <w:numId w:val="5"/>
        </w:numPr>
        <w:jc w:val="both"/>
        <w:rPr>
          <w:lang w:val="en-US"/>
        </w:rPr>
      </w:pPr>
      <w:r w:rsidRPr="007C7ADB">
        <w:rPr>
          <w:lang w:val="en-US"/>
        </w:rPr>
        <w:t>Option B would require a lot of research into individual loci, option A is enough (1x).</w:t>
      </w:r>
    </w:p>
    <w:p w14:paraId="162E9172" w14:textId="77777777" w:rsidR="00000F5A" w:rsidRPr="007C7ADB" w:rsidRDefault="00000F5A" w:rsidP="00AA7DFA">
      <w:pPr>
        <w:pStyle w:val="Lijstalinea"/>
        <w:numPr>
          <w:ilvl w:val="0"/>
          <w:numId w:val="5"/>
        </w:numPr>
        <w:jc w:val="both"/>
        <w:rPr>
          <w:lang w:val="en-US"/>
        </w:rPr>
      </w:pPr>
      <w:r w:rsidRPr="007C7ADB">
        <w:rPr>
          <w:lang w:val="en-US"/>
        </w:rPr>
        <w:t>Option A gives more information than the expert can see, whereas option B the expert probably already noticed (2x).</w:t>
      </w:r>
    </w:p>
    <w:p w14:paraId="3583C732" w14:textId="4AED28FF" w:rsidR="00000F5A" w:rsidRPr="007C7ADB" w:rsidRDefault="00000F5A" w:rsidP="00AA7DFA">
      <w:pPr>
        <w:pStyle w:val="Lijstalinea"/>
        <w:numPr>
          <w:ilvl w:val="0"/>
          <w:numId w:val="5"/>
        </w:numPr>
        <w:jc w:val="both"/>
        <w:rPr>
          <w:lang w:val="en-US"/>
        </w:rPr>
      </w:pPr>
      <w:r w:rsidRPr="007C7ADB">
        <w:rPr>
          <w:lang w:val="en-US"/>
        </w:rPr>
        <w:t>Peak heights are not stable for the PPF6C kit</w:t>
      </w:r>
      <w:r w:rsidR="00331D89" w:rsidRPr="007C7ADB">
        <w:rPr>
          <w:lang w:val="en-US"/>
        </w:rPr>
        <w:t xml:space="preserve"> </w:t>
      </w:r>
      <w:r w:rsidRPr="007C7ADB">
        <w:rPr>
          <w:lang w:val="en-US"/>
        </w:rPr>
        <w:t>(1x)</w:t>
      </w:r>
      <w:r w:rsidR="00540CE4" w:rsidRPr="007C7ADB">
        <w:rPr>
          <w:lang w:val="en-US"/>
        </w:rPr>
        <w:t>.</w:t>
      </w:r>
    </w:p>
    <w:p w14:paraId="00B6CDC5" w14:textId="702902B7" w:rsidR="00000F5A" w:rsidRPr="007C7ADB" w:rsidRDefault="00000F5A" w:rsidP="00AA7DFA">
      <w:pPr>
        <w:jc w:val="both"/>
        <w:rPr>
          <w:lang w:val="en-US"/>
        </w:rPr>
      </w:pPr>
      <w:r w:rsidRPr="007C7ADB">
        <w:rPr>
          <w:lang w:val="en-US"/>
        </w:rPr>
        <w:t>Motivations for option B:</w:t>
      </w:r>
    </w:p>
    <w:p w14:paraId="6ED87932" w14:textId="111F97CF" w:rsidR="00CB22A1" w:rsidRPr="007C7ADB" w:rsidRDefault="0062234B" w:rsidP="00AA7DFA">
      <w:pPr>
        <w:pStyle w:val="Lijstalinea"/>
        <w:numPr>
          <w:ilvl w:val="0"/>
          <w:numId w:val="5"/>
        </w:numPr>
        <w:jc w:val="both"/>
        <w:rPr>
          <w:lang w:val="en-US"/>
        </w:rPr>
      </w:pPr>
      <w:r w:rsidRPr="007C7ADB">
        <w:rPr>
          <w:lang w:val="en-US"/>
        </w:rPr>
        <w:t>Option B could be useful to characterize the imbalance between peak heights. They also mention that they would like to see information such as stutter levels, drop-ins, TAC, MAC, and mention that a combination would be ideal.</w:t>
      </w:r>
      <w:commentRangeEnd w:id="79"/>
      <w:r w:rsidR="00C928FD">
        <w:rPr>
          <w:rStyle w:val="Verwijzingopmerking"/>
        </w:rPr>
        <w:commentReference w:id="79"/>
      </w:r>
    </w:p>
    <w:p w14:paraId="37164D16" w14:textId="4E0AD557" w:rsidR="004B51CF" w:rsidRPr="007C7ADB" w:rsidRDefault="004B51CF" w:rsidP="00AA7DFA">
      <w:pPr>
        <w:jc w:val="both"/>
        <w:rPr>
          <w:b/>
          <w:bCs/>
          <w:lang w:val="en-US"/>
        </w:rPr>
      </w:pPr>
      <w:r w:rsidRPr="007C7ADB">
        <w:rPr>
          <w:lang w:val="en-US"/>
        </w:rPr>
        <w:t xml:space="preserve">In summary, </w:t>
      </w:r>
      <w:r w:rsidRPr="007C7ADB">
        <w:rPr>
          <w:b/>
          <w:bCs/>
          <w:lang w:val="en-US"/>
        </w:rPr>
        <w:t>every participant sees the</w:t>
      </w:r>
      <w:r w:rsidRPr="007C7ADB">
        <w:rPr>
          <w:lang w:val="en-US"/>
        </w:rPr>
        <w:t xml:space="preserve"> </w:t>
      </w:r>
      <w:r w:rsidRPr="007C7ADB">
        <w:rPr>
          <w:b/>
          <w:bCs/>
          <w:lang w:val="en-US"/>
        </w:rPr>
        <w:t>value in profile-wide features</w:t>
      </w:r>
      <w:r w:rsidRPr="007C7ADB">
        <w:rPr>
          <w:lang w:val="en-US"/>
        </w:rPr>
        <w:t xml:space="preserve">. </w:t>
      </w:r>
      <w:r w:rsidR="00AD03AF" w:rsidRPr="007C7ADB">
        <w:rPr>
          <w:lang w:val="en-US"/>
        </w:rPr>
        <w:t>Most people mention</w:t>
      </w:r>
      <w:r w:rsidR="00C45D60" w:rsidRPr="007C7ADB">
        <w:rPr>
          <w:lang w:val="en-US"/>
        </w:rPr>
        <w:t>ed</w:t>
      </w:r>
      <w:r w:rsidR="00AD03AF" w:rsidRPr="007C7ADB">
        <w:rPr>
          <w:lang w:val="en-US"/>
        </w:rPr>
        <w:t xml:space="preserve"> that they mainly </w:t>
      </w:r>
      <w:r w:rsidR="00AD03AF" w:rsidRPr="007C7ADB">
        <w:rPr>
          <w:b/>
          <w:bCs/>
          <w:lang w:val="en-US"/>
        </w:rPr>
        <w:t>consider the profile as a whole, and would not consider peak heights at a single locus informative</w:t>
      </w:r>
      <w:r w:rsidR="00AD03AF" w:rsidRPr="007C7ADB">
        <w:rPr>
          <w:lang w:val="en-US"/>
        </w:rPr>
        <w:t xml:space="preserve">. On top of that, </w:t>
      </w:r>
      <w:r w:rsidR="00BB3888">
        <w:rPr>
          <w:lang w:val="en-US"/>
        </w:rPr>
        <w:t xml:space="preserve">one expert found that </w:t>
      </w:r>
      <w:r w:rsidR="00AD03AF" w:rsidRPr="007C7ADB">
        <w:rPr>
          <w:lang w:val="en-US"/>
        </w:rPr>
        <w:t>the peak heights in the used kit are not stable so making a decision on that information might not be a good idea.</w:t>
      </w:r>
      <w:r w:rsidR="00FF2BA8" w:rsidRPr="007C7ADB">
        <w:rPr>
          <w:lang w:val="en-US"/>
        </w:rPr>
        <w:t xml:space="preserve"> Features also give new information, whereas the peak heights are already available to the expert.</w:t>
      </w:r>
      <w:r w:rsidR="003D4E53" w:rsidRPr="007C7ADB">
        <w:rPr>
          <w:lang w:val="en-US"/>
        </w:rPr>
        <w:t xml:space="preserve"> </w:t>
      </w:r>
      <w:r w:rsidRPr="007C7ADB">
        <w:rPr>
          <w:lang w:val="en-US"/>
        </w:rPr>
        <w:t>The one person who picked option B mentions that there could be value in the ratio between peak heights</w:t>
      </w:r>
      <w:r w:rsidR="00AD03AF" w:rsidRPr="007C7ADB">
        <w:rPr>
          <w:lang w:val="en-US"/>
        </w:rPr>
        <w:t>, while also expressing their interest in the features</w:t>
      </w:r>
      <w:r w:rsidRPr="007C7ADB">
        <w:rPr>
          <w:lang w:val="en-US"/>
        </w:rPr>
        <w:t xml:space="preserve">. </w:t>
      </w:r>
      <w:r w:rsidR="00FF2BA8" w:rsidRPr="007C7ADB">
        <w:rPr>
          <w:lang w:val="en-US"/>
        </w:rPr>
        <w:t xml:space="preserve">It could be interesting to </w:t>
      </w:r>
      <w:r w:rsidR="00FF2BA8" w:rsidRPr="007C7ADB">
        <w:rPr>
          <w:b/>
          <w:bCs/>
          <w:lang w:val="en-US"/>
        </w:rPr>
        <w:t>encode this ratio into a new feature.</w:t>
      </w:r>
      <w:r w:rsidRPr="007C7ADB">
        <w:rPr>
          <w:b/>
          <w:bCs/>
          <w:lang w:val="en-US"/>
        </w:rPr>
        <w:t xml:space="preserve"> </w:t>
      </w:r>
    </w:p>
    <w:p w14:paraId="6A30DD28" w14:textId="51A4BBF2" w:rsidR="003D4E53" w:rsidRPr="007C7ADB" w:rsidRDefault="003D4E53" w:rsidP="00AA7DFA">
      <w:pPr>
        <w:jc w:val="both"/>
        <w:rPr>
          <w:lang w:val="en-US"/>
        </w:rPr>
      </w:pPr>
      <w:r w:rsidRPr="007C7ADB">
        <w:rPr>
          <w:lang w:val="en-US"/>
        </w:rPr>
        <w:t>Because option B only adjusted peaks at one locus, a lot of experts expressed that they would never base their decision on a single locus and were therefore a bit confused. It would have been better to have presented multiple change</w:t>
      </w:r>
      <w:r w:rsidR="00F71DA7" w:rsidRPr="007C7ADB">
        <w:rPr>
          <w:lang w:val="en-US"/>
        </w:rPr>
        <w:t>s</w:t>
      </w:r>
      <w:r w:rsidRPr="007C7ADB">
        <w:rPr>
          <w:lang w:val="en-US"/>
        </w:rPr>
        <w:t xml:space="preserve"> at </w:t>
      </w:r>
      <w:r w:rsidR="00F71DA7" w:rsidRPr="007C7ADB">
        <w:rPr>
          <w:lang w:val="en-US"/>
        </w:rPr>
        <w:t>different</w:t>
      </w:r>
      <w:r w:rsidRPr="007C7ADB">
        <w:rPr>
          <w:lang w:val="en-US"/>
        </w:rPr>
        <w:t xml:space="preserve"> loci to mitigate </w:t>
      </w:r>
      <w:commentRangeStart w:id="80"/>
      <w:r w:rsidRPr="007C7ADB">
        <w:rPr>
          <w:lang w:val="en-US"/>
        </w:rPr>
        <w:t>that</w:t>
      </w:r>
      <w:commentRangeEnd w:id="80"/>
      <w:r w:rsidR="00670336">
        <w:rPr>
          <w:rStyle w:val="Verwijzingopmerking"/>
        </w:rPr>
        <w:commentReference w:id="80"/>
      </w:r>
      <w:r w:rsidRPr="007C7ADB">
        <w:rPr>
          <w:lang w:val="en-US"/>
        </w:rPr>
        <w:t>.</w:t>
      </w:r>
    </w:p>
    <w:p w14:paraId="61AF8D07" w14:textId="67574A1C" w:rsidR="003E2F5C" w:rsidRPr="007C7ADB" w:rsidRDefault="0045748F" w:rsidP="00AA7DFA">
      <w:pPr>
        <w:pStyle w:val="Kop2"/>
        <w:jc w:val="both"/>
        <w:rPr>
          <w:lang w:val="en-US"/>
        </w:rPr>
      </w:pPr>
      <w:bookmarkStart w:id="81" w:name="_Toc72172055"/>
      <w:bookmarkStart w:id="82" w:name="_Toc73486312"/>
      <w:r w:rsidRPr="007C7ADB">
        <w:rPr>
          <w:lang w:val="en-US"/>
        </w:rPr>
        <w:t xml:space="preserve">3.5 </w:t>
      </w:r>
      <w:r w:rsidR="003E2F5C" w:rsidRPr="007C7ADB">
        <w:rPr>
          <w:lang w:val="en-US"/>
        </w:rPr>
        <w:t>Conclu</w:t>
      </w:r>
      <w:bookmarkEnd w:id="81"/>
      <w:r w:rsidR="00B53270">
        <w:rPr>
          <w:lang w:val="en-US"/>
        </w:rPr>
        <w:t>sion</w:t>
      </w:r>
      <w:bookmarkEnd w:id="82"/>
    </w:p>
    <w:p w14:paraId="2F02D87E" w14:textId="19BF120F" w:rsidR="003E2F5C" w:rsidRPr="007C7ADB" w:rsidRDefault="003E2F5C" w:rsidP="00AA7DFA">
      <w:pPr>
        <w:jc w:val="both"/>
        <w:rPr>
          <w:lang w:val="en-US"/>
        </w:rPr>
      </w:pPr>
      <w:r w:rsidRPr="007C7ADB">
        <w:rPr>
          <w:lang w:val="en-US"/>
        </w:rPr>
        <w:t>The workflow matched well with our expectations, there were no unexpected answers. Regarding the explanations, it was interesting to see that the experts found most value in the combination of the two types. Where feature attributions give a general impression of the prediction, the counterfactual provides more specific information showing where the threshold of the prediction lies. It was surprising to see that almost nobody found the peak data informative</w:t>
      </w:r>
      <w:r w:rsidR="00065C4D">
        <w:rPr>
          <w:lang w:val="en-US"/>
        </w:rPr>
        <w:t xml:space="preserve"> to demonstrate with the explanation</w:t>
      </w:r>
      <w:r w:rsidR="0039286E">
        <w:rPr>
          <w:lang w:val="en-US"/>
        </w:rPr>
        <w:t>. T</w:t>
      </w:r>
      <w:r w:rsidRPr="007C7ADB">
        <w:rPr>
          <w:lang w:val="en-US"/>
        </w:rPr>
        <w:t>his could be attributed to the fact that we only presented information about a single locus</w:t>
      </w:r>
      <w:r w:rsidR="0039286E">
        <w:rPr>
          <w:lang w:val="en-US"/>
        </w:rPr>
        <w:t xml:space="preserve">, </w:t>
      </w:r>
      <w:r w:rsidR="00101FDE">
        <w:rPr>
          <w:lang w:val="en-US"/>
        </w:rPr>
        <w:t>or</w:t>
      </w:r>
      <w:r w:rsidR="0039286E">
        <w:rPr>
          <w:lang w:val="en-US"/>
        </w:rPr>
        <w:t xml:space="preserve"> because this peak information is already available to the experts when they analyze a profile, therefore not </w:t>
      </w:r>
      <w:del w:id="83" w:author="Jason van Breukelen | Nedcon Organisatieadvies" w:date="2021-06-02T16:36:00Z">
        <w:r w:rsidR="0039286E" w:rsidDel="00670336">
          <w:rPr>
            <w:lang w:val="en-US"/>
          </w:rPr>
          <w:delText xml:space="preserve">creating </w:delText>
        </w:r>
      </w:del>
      <w:ins w:id="84" w:author="Jason van Breukelen | Nedcon Organisatieadvies" w:date="2021-06-02T16:36:00Z">
        <w:r w:rsidR="00670336">
          <w:rPr>
            <w:lang w:val="en-US"/>
          </w:rPr>
          <w:t xml:space="preserve">resulting in </w:t>
        </w:r>
      </w:ins>
      <w:r w:rsidR="0039286E">
        <w:rPr>
          <w:lang w:val="en-US"/>
        </w:rPr>
        <w:t>new insights.</w:t>
      </w:r>
    </w:p>
    <w:p w14:paraId="1280F087" w14:textId="4F384DF9" w:rsidR="002F7464" w:rsidRPr="007C7ADB" w:rsidRDefault="002F7464" w:rsidP="00AA7DFA">
      <w:pPr>
        <w:jc w:val="both"/>
        <w:rPr>
          <w:lang w:val="en-US"/>
        </w:rPr>
      </w:pPr>
      <w:r w:rsidRPr="007C7ADB">
        <w:rPr>
          <w:lang w:val="en-US"/>
        </w:rPr>
        <w:br w:type="page"/>
      </w:r>
    </w:p>
    <w:p w14:paraId="7397B023" w14:textId="1DC2BDD6" w:rsidR="007315C8" w:rsidRPr="007C7ADB" w:rsidRDefault="00DE7FF9" w:rsidP="00AA7DFA">
      <w:pPr>
        <w:pStyle w:val="Kop1"/>
        <w:jc w:val="both"/>
        <w:rPr>
          <w:lang w:val="en-US"/>
        </w:rPr>
      </w:pPr>
      <w:bookmarkStart w:id="85" w:name="_Ref73460120"/>
      <w:bookmarkStart w:id="86" w:name="_Toc73486313"/>
      <w:r>
        <w:rPr>
          <w:lang w:val="en-US"/>
        </w:rPr>
        <w:lastRenderedPageBreak/>
        <w:t xml:space="preserve">4. </w:t>
      </w:r>
      <w:bookmarkStart w:id="87" w:name="_Toc72172056"/>
      <w:bookmarkStart w:id="88" w:name="_Ref72847197"/>
      <w:r w:rsidR="004A6B69" w:rsidRPr="007C7ADB">
        <w:rPr>
          <w:lang w:val="en-US"/>
        </w:rPr>
        <w:t>Experiments with various XAI techniques</w:t>
      </w:r>
      <w:bookmarkEnd w:id="85"/>
      <w:bookmarkEnd w:id="86"/>
      <w:bookmarkEnd w:id="87"/>
      <w:bookmarkEnd w:id="88"/>
    </w:p>
    <w:p w14:paraId="4C5DDFF9" w14:textId="5ECF13FE" w:rsidR="005218AA" w:rsidRPr="007C7ADB" w:rsidRDefault="00836ED8" w:rsidP="00AA7DFA">
      <w:pPr>
        <w:jc w:val="both"/>
        <w:rPr>
          <w:lang w:val="en-US"/>
        </w:rPr>
      </w:pPr>
      <w:r w:rsidRPr="007C7ADB">
        <w:rPr>
          <w:lang w:val="en-US"/>
        </w:rPr>
        <w:t>From the user survey</w:t>
      </w:r>
      <w:r w:rsidR="00086F2A">
        <w:rPr>
          <w:lang w:val="en-US"/>
        </w:rPr>
        <w:t xml:space="preserve"> and an additional brainstorming session with the DNA experts,</w:t>
      </w:r>
      <w:r w:rsidRPr="007C7ADB">
        <w:rPr>
          <w:lang w:val="en-US"/>
        </w:rPr>
        <w:t xml:space="preserve"> we determined </w:t>
      </w:r>
      <w:r w:rsidR="00086F2A">
        <w:rPr>
          <w:lang w:val="en-US"/>
        </w:rPr>
        <w:t xml:space="preserve">that </w:t>
      </w:r>
      <w:r w:rsidRPr="007C7ADB">
        <w:rPr>
          <w:lang w:val="en-US"/>
        </w:rPr>
        <w:t>there we</w:t>
      </w:r>
      <w:r w:rsidR="00FE659C">
        <w:rPr>
          <w:lang w:val="en-US"/>
        </w:rPr>
        <w:t>re</w:t>
      </w:r>
      <w:r w:rsidRPr="007C7ADB">
        <w:rPr>
          <w:lang w:val="en-US"/>
        </w:rPr>
        <w:t xml:space="preserve"> two questions that required an answer</w:t>
      </w:r>
      <w:r w:rsidR="00E94512">
        <w:rPr>
          <w:lang w:val="en-US"/>
        </w:rPr>
        <w:t>:</w:t>
      </w:r>
    </w:p>
    <w:p w14:paraId="46BA2F41" w14:textId="63FD37E5" w:rsidR="00DE7FF9" w:rsidRPr="00DE7FF9" w:rsidRDefault="00DE7FF9" w:rsidP="00AA7DFA">
      <w:pPr>
        <w:pStyle w:val="Lijstalinea"/>
        <w:numPr>
          <w:ilvl w:val="0"/>
          <w:numId w:val="13"/>
        </w:numPr>
        <w:jc w:val="both"/>
        <w:rPr>
          <w:i/>
          <w:iCs/>
          <w:lang w:val="en-US"/>
        </w:rPr>
      </w:pPr>
      <w:bookmarkStart w:id="89" w:name="_Hlk72328138"/>
      <w:r w:rsidRPr="007C7ADB">
        <w:rPr>
          <w:i/>
          <w:lang w:val="en-US"/>
        </w:rPr>
        <w:t xml:space="preserve">What were the main </w:t>
      </w:r>
      <w:r w:rsidR="00E94512">
        <w:rPr>
          <w:i/>
          <w:lang w:val="en-US"/>
        </w:rPr>
        <w:t>reasons for the model to</w:t>
      </w:r>
      <w:r w:rsidRPr="007C7ADB">
        <w:rPr>
          <w:i/>
          <w:lang w:val="en-US"/>
        </w:rPr>
        <w:t xml:space="preserve"> reach the current prediction?</w:t>
      </w:r>
    </w:p>
    <w:bookmarkEnd w:id="89"/>
    <w:p w14:paraId="4E63C4EB" w14:textId="21E5D12D" w:rsidR="00DE7FF9" w:rsidRPr="007C7ADB" w:rsidRDefault="00E94512" w:rsidP="00AA7DFA">
      <w:pPr>
        <w:pStyle w:val="Lijstalinea"/>
        <w:numPr>
          <w:ilvl w:val="0"/>
          <w:numId w:val="13"/>
        </w:numPr>
        <w:jc w:val="both"/>
        <w:rPr>
          <w:i/>
          <w:lang w:val="en-US"/>
        </w:rPr>
      </w:pPr>
      <w:r w:rsidRPr="00E94512">
        <w:rPr>
          <w:i/>
          <w:lang w:val="en-US"/>
        </w:rPr>
        <w:t>With which feature changes could the model have arrived at a different prediction</w:t>
      </w:r>
      <w:r w:rsidR="00DE7FF9" w:rsidRPr="007C7ADB">
        <w:rPr>
          <w:i/>
          <w:lang w:val="en-US"/>
        </w:rPr>
        <w:t>?</w:t>
      </w:r>
    </w:p>
    <w:p w14:paraId="0D46F448" w14:textId="7DA917CA" w:rsidR="002F7464" w:rsidRPr="007C7ADB" w:rsidRDefault="00581773" w:rsidP="00AA7DFA">
      <w:pPr>
        <w:jc w:val="both"/>
        <w:rPr>
          <w:lang w:val="en-US"/>
        </w:rPr>
      </w:pPr>
      <w:r w:rsidRPr="007C7ADB">
        <w:rPr>
          <w:lang w:val="en-US"/>
        </w:rPr>
        <w:t>It seems that for question 1, a general overview of feature importance is adequate. Then to answer question 2, a specific example is fitting. In this way, there is both general information about the current prediction, as well as a specific example of a close different prediction.</w:t>
      </w:r>
      <w:r w:rsidR="00DE7FF9">
        <w:rPr>
          <w:lang w:val="en-US"/>
        </w:rPr>
        <w:t xml:space="preserve"> </w:t>
      </w:r>
      <w:commentRangeStart w:id="90"/>
      <w:r w:rsidR="00836ED8" w:rsidRPr="007C7ADB">
        <w:rPr>
          <w:lang w:val="en-US"/>
        </w:rPr>
        <w:t xml:space="preserve">For both questions 1 and 2, we wanted a technique that is both model-agnostic, and </w:t>
      </w:r>
      <w:r w:rsidRPr="007C7ADB">
        <w:rPr>
          <w:lang w:val="en-US"/>
        </w:rPr>
        <w:t>presents an explanation per prediction, so is local.</w:t>
      </w:r>
      <w:commentRangeEnd w:id="90"/>
      <w:r w:rsidR="00CB1B94">
        <w:rPr>
          <w:rStyle w:val="Verwijzingopmerking"/>
        </w:rPr>
        <w:commentReference w:id="90"/>
      </w:r>
    </w:p>
    <w:p w14:paraId="0FB4F837" w14:textId="5B029904" w:rsidR="00581773" w:rsidRPr="007C7ADB" w:rsidRDefault="002A49B4" w:rsidP="00AA7DFA">
      <w:pPr>
        <w:jc w:val="both"/>
        <w:rPr>
          <w:lang w:val="en-US"/>
        </w:rPr>
      </w:pPr>
      <w:r w:rsidRPr="007C7ADB">
        <w:rPr>
          <w:lang w:val="en-US"/>
        </w:rPr>
        <w:t xml:space="preserve">The following </w:t>
      </w:r>
      <w:r w:rsidR="00DE7FF9">
        <w:rPr>
          <w:lang w:val="en-US"/>
        </w:rPr>
        <w:t>sections</w:t>
      </w:r>
      <w:r w:rsidRPr="007C7ADB">
        <w:rPr>
          <w:lang w:val="en-US"/>
        </w:rPr>
        <w:t xml:space="preserve"> show several experiments that ultimately led to the</w:t>
      </w:r>
      <w:r w:rsidR="00D95AD4" w:rsidRPr="007C7ADB">
        <w:rPr>
          <w:lang w:val="en-US"/>
        </w:rPr>
        <w:t xml:space="preserve"> requirements and implementation</w:t>
      </w:r>
      <w:r w:rsidRPr="007C7ADB">
        <w:rPr>
          <w:lang w:val="en-US"/>
        </w:rPr>
        <w:t xml:space="preserve"> found in the paper. These experiments show </w:t>
      </w:r>
      <w:r w:rsidR="00D95AD4" w:rsidRPr="007C7ADB">
        <w:rPr>
          <w:lang w:val="en-US"/>
        </w:rPr>
        <w:t xml:space="preserve">how several techniques were considered. </w:t>
      </w:r>
    </w:p>
    <w:p w14:paraId="0F3C28FD" w14:textId="0DBFC5D9" w:rsidR="002F7464" w:rsidRPr="007C7ADB" w:rsidRDefault="00DE7FF9" w:rsidP="00AA7DFA">
      <w:pPr>
        <w:pStyle w:val="Kop2"/>
        <w:jc w:val="both"/>
        <w:rPr>
          <w:lang w:val="en-US"/>
        </w:rPr>
      </w:pPr>
      <w:bookmarkStart w:id="91" w:name="_Toc72172057"/>
      <w:bookmarkStart w:id="92" w:name="_Toc73486314"/>
      <w:r>
        <w:rPr>
          <w:lang w:val="en-US"/>
        </w:rPr>
        <w:t xml:space="preserve">4.1 </w:t>
      </w:r>
      <w:r w:rsidR="002F7464" w:rsidRPr="007C7ADB">
        <w:rPr>
          <w:lang w:val="en-US"/>
        </w:rPr>
        <w:t>SHAP</w:t>
      </w:r>
      <w:bookmarkEnd w:id="91"/>
      <w:bookmarkEnd w:id="92"/>
    </w:p>
    <w:p w14:paraId="1D828D1F" w14:textId="1B45ACD2" w:rsidR="00977250" w:rsidRPr="007C7ADB" w:rsidRDefault="00977250" w:rsidP="00AA7DFA">
      <w:pPr>
        <w:jc w:val="both"/>
        <w:rPr>
          <w:lang w:val="en-US"/>
        </w:rPr>
      </w:pPr>
      <w:r w:rsidRPr="007C7ADB">
        <w:rPr>
          <w:lang w:val="en-US"/>
        </w:rPr>
        <w:t xml:space="preserve">SHAP is one of the most established feature importance methods with a solid theoretical foundation </w:t>
      </w:r>
      <w:r w:rsidRPr="007C7ADB">
        <w:rPr>
          <w:lang w:val="en-US"/>
        </w:rPr>
        <w:fldChar w:fldCharType="begin"/>
      </w:r>
      <w:r w:rsidRPr="007C7ADB">
        <w:rPr>
          <w:lang w:val="en-US"/>
        </w:rPr>
        <w:instrText xml:space="preserve"> ADDIN EN.CITE &lt;EndNote&gt;&lt;Cite&gt;&lt;Author&gt;Lundberg&lt;/Author&gt;&lt;Year&gt;2017&lt;/Year&gt;&lt;RecNum&gt;103&lt;/RecNum&gt;&lt;DisplayText&gt;[21]&lt;/DisplayText&gt;&lt;record&gt;&lt;rec-number&gt;103&lt;/rec-number&gt;&lt;foreign-keys&gt;&lt;key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Pr="007C7ADB">
        <w:rPr>
          <w:lang w:val="en-US"/>
        </w:rPr>
        <w:fldChar w:fldCharType="separate"/>
      </w:r>
      <w:r w:rsidRPr="007C7ADB">
        <w:rPr>
          <w:noProof/>
          <w:lang w:val="en-US"/>
        </w:rPr>
        <w:t>[21]</w:t>
      </w:r>
      <w:r w:rsidRPr="007C7ADB">
        <w:rPr>
          <w:lang w:val="en-US"/>
        </w:rPr>
        <w:fldChar w:fldCharType="end"/>
      </w:r>
      <w:r w:rsidRPr="007C7ADB">
        <w:rPr>
          <w:lang w:val="en-US"/>
        </w:rPr>
        <w:t xml:space="preserve">. From question 2 of the user survey, we received positive feedback on the general information </w:t>
      </w:r>
      <w:r w:rsidR="00FD3CB5">
        <w:rPr>
          <w:lang w:val="en-US"/>
        </w:rPr>
        <w:t xml:space="preserve">that the </w:t>
      </w:r>
      <w:r w:rsidR="00576DEF" w:rsidRPr="007C7ADB">
        <w:rPr>
          <w:lang w:val="en-US"/>
        </w:rPr>
        <w:t xml:space="preserve">SHAP values </w:t>
      </w:r>
      <w:r w:rsidRPr="007C7ADB">
        <w:rPr>
          <w:lang w:val="en-US"/>
        </w:rPr>
        <w:t xml:space="preserve">can provide </w:t>
      </w:r>
      <w:r w:rsidR="00576DEF" w:rsidRPr="007C7ADB">
        <w:rPr>
          <w:lang w:val="en-US"/>
        </w:rPr>
        <w:t>about</w:t>
      </w:r>
      <w:r w:rsidRPr="007C7ADB">
        <w:rPr>
          <w:lang w:val="en-US"/>
        </w:rPr>
        <w:t xml:space="preserve"> a prediction, which is why we wanted to incorporate it into our explanation. As we were on the verge of deciding between classification and regression, we </w:t>
      </w:r>
      <w:r w:rsidR="00576DEF" w:rsidRPr="007C7ADB">
        <w:rPr>
          <w:lang w:val="en-US"/>
        </w:rPr>
        <w:t>wanted to explore what information SHAP values can provide in both settings, and which version the users prefer.</w:t>
      </w:r>
      <w:r w:rsidRPr="007C7ADB">
        <w:rPr>
          <w:lang w:val="en-US"/>
        </w:rPr>
        <w:t xml:space="preserve"> </w:t>
      </w:r>
      <w:r w:rsidR="00984385" w:rsidRPr="007C7ADB">
        <w:rPr>
          <w:lang w:val="en-US"/>
        </w:rPr>
        <w:t xml:space="preserve">SHAP values can be presented in various ways, but we mainly wanted to focus on the information that it conveys. Therefore, we used one of the simplest visualizations that the package offers, </w:t>
      </w:r>
      <w:r w:rsidR="00984385" w:rsidRPr="00FD3CB5">
        <w:rPr>
          <w:i/>
          <w:iCs/>
          <w:lang w:val="en-US"/>
        </w:rPr>
        <w:t>force plots</w:t>
      </w:r>
      <w:r w:rsidR="00984385" w:rsidRPr="007C7ADB">
        <w:rPr>
          <w:lang w:val="en-US"/>
        </w:rPr>
        <w:t>.</w:t>
      </w:r>
    </w:p>
    <w:p w14:paraId="61D60E08" w14:textId="66F9D9A3" w:rsidR="00D95AD4" w:rsidRPr="007C7ADB" w:rsidRDefault="00DE7FF9" w:rsidP="00AA7DFA">
      <w:pPr>
        <w:pStyle w:val="Kop3"/>
        <w:jc w:val="both"/>
        <w:rPr>
          <w:lang w:val="en-US"/>
        </w:rPr>
      </w:pPr>
      <w:bookmarkStart w:id="93" w:name="_Toc73486315"/>
      <w:bookmarkStart w:id="94" w:name="_Toc72172058"/>
      <w:r>
        <w:rPr>
          <w:lang w:val="en-US"/>
        </w:rPr>
        <w:t xml:space="preserve">4.1.1 </w:t>
      </w:r>
      <w:r w:rsidR="00D95AD4" w:rsidRPr="007C7ADB">
        <w:rPr>
          <w:lang w:val="en-US"/>
        </w:rPr>
        <w:t xml:space="preserve">SHAP </w:t>
      </w:r>
      <w:r w:rsidR="00AB4EF8" w:rsidRPr="007C7ADB">
        <w:rPr>
          <w:lang w:val="en-US"/>
        </w:rPr>
        <w:t>for multi-class classification</w:t>
      </w:r>
      <w:bookmarkEnd w:id="93"/>
    </w:p>
    <w:p w14:paraId="7012FE21" w14:textId="10126005" w:rsidR="001A3C5F" w:rsidRPr="007C7ADB" w:rsidRDefault="001A3C5F" w:rsidP="00AA7DFA">
      <w:pPr>
        <w:keepNext/>
        <w:jc w:val="both"/>
        <w:rPr>
          <w:lang w:val="en-US"/>
        </w:rPr>
      </w:pPr>
      <w:r w:rsidRPr="007C7ADB">
        <w:rPr>
          <w:lang w:val="en-US"/>
        </w:rPr>
        <w:fldChar w:fldCharType="begin"/>
      </w:r>
      <w:r w:rsidRPr="007C7ADB">
        <w:rPr>
          <w:lang w:val="en-US"/>
        </w:rPr>
        <w:instrText xml:space="preserve"> REF _Ref72412673 \h  \* MERGEFORMAT </w:instrText>
      </w:r>
      <w:r w:rsidRPr="007C7ADB">
        <w:rPr>
          <w:lang w:val="en-US"/>
        </w:rPr>
      </w:r>
      <w:r w:rsidRPr="007C7ADB">
        <w:rPr>
          <w:lang w:val="en-US"/>
        </w:rPr>
        <w:fldChar w:fldCharType="separate"/>
      </w:r>
      <w:r w:rsidR="00FD3CB5" w:rsidRPr="00FD3CB5">
        <w:rPr>
          <w:lang w:val="en-US"/>
        </w:rPr>
        <w:t xml:space="preserve">Figure </w:t>
      </w:r>
      <w:r w:rsidR="00FD3CB5" w:rsidRPr="00FD3CB5">
        <w:rPr>
          <w:noProof/>
          <w:lang w:val="en-US"/>
        </w:rPr>
        <w:t>9</w:t>
      </w:r>
      <w:r w:rsidRPr="007C7ADB">
        <w:rPr>
          <w:lang w:val="en-US"/>
        </w:rPr>
        <w:fldChar w:fldCharType="end"/>
      </w:r>
      <w:r w:rsidRPr="007C7ADB">
        <w:rPr>
          <w:lang w:val="en-US"/>
        </w:rPr>
        <w:t xml:space="preserve"> shows an example of</w:t>
      </w:r>
      <w:r w:rsidR="00AB4EF8" w:rsidRPr="007C7ADB">
        <w:rPr>
          <w:lang w:val="en-US"/>
        </w:rPr>
        <w:t xml:space="preserve"> the explanation for</w:t>
      </w:r>
      <w:r w:rsidRPr="007C7ADB">
        <w:rPr>
          <w:lang w:val="en-US"/>
        </w:rPr>
        <w:t xml:space="preserve"> a 4-person mixture</w:t>
      </w:r>
      <w:r w:rsidR="00AB4EF8" w:rsidRPr="007C7ADB">
        <w:rPr>
          <w:lang w:val="en-US"/>
        </w:rPr>
        <w:t xml:space="preserve"> profile</w:t>
      </w:r>
      <w:r w:rsidRPr="007C7ADB">
        <w:rPr>
          <w:lang w:val="en-US"/>
        </w:rPr>
        <w:t>, which is predicted as such by the original classification model with a probability of 0.67. Note that this figure only shows the explanation for class ‘4’, with red bars representing feature values that make this prediction more certain, and blue bars representing feature values that make this prediction less certain.</w:t>
      </w:r>
      <w:r w:rsidR="00AB4EF8" w:rsidRPr="007C7ADB">
        <w:rPr>
          <w:lang w:val="en-US"/>
        </w:rPr>
        <w:t xml:space="preserve"> The force plot is two-dimensional, so the red and blue bars can only represent two directions such as “certain” and “less certain”. If the expert were to explore the full range of the prediction, that means they would need to look at five separate force plots.</w:t>
      </w:r>
    </w:p>
    <w:p w14:paraId="6D4136BC" w14:textId="65FD4AF3" w:rsidR="001A3C5F" w:rsidRPr="007C7ADB" w:rsidRDefault="001A3C5F" w:rsidP="00AA7DFA">
      <w:pPr>
        <w:keepNext/>
        <w:jc w:val="both"/>
        <w:rPr>
          <w:lang w:val="en-US"/>
        </w:rPr>
      </w:pPr>
      <w:r w:rsidRPr="007C7ADB">
        <w:rPr>
          <w:noProof/>
          <w:lang w:val="en-US"/>
        </w:rPr>
        <w:drawing>
          <wp:inline distT="0" distB="0" distL="0" distR="0" wp14:anchorId="6A95BC5A" wp14:editId="31C07532">
            <wp:extent cx="5756910" cy="6877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687705"/>
                    </a:xfrm>
                    <a:prstGeom prst="rect">
                      <a:avLst/>
                    </a:prstGeom>
                    <a:noFill/>
                    <a:ln>
                      <a:noFill/>
                    </a:ln>
                  </pic:spPr>
                </pic:pic>
              </a:graphicData>
            </a:graphic>
          </wp:inline>
        </w:drawing>
      </w:r>
    </w:p>
    <w:p w14:paraId="79DDC82C" w14:textId="244FBC37" w:rsidR="001A3C5F" w:rsidRPr="00B704ED" w:rsidRDefault="001A3C5F" w:rsidP="00AA7DFA">
      <w:pPr>
        <w:jc w:val="both"/>
        <w:rPr>
          <w:color w:val="44546A" w:themeColor="text2"/>
          <w:sz w:val="18"/>
          <w:szCs w:val="18"/>
          <w:lang w:val="en-US"/>
        </w:rPr>
      </w:pPr>
      <w:bookmarkStart w:id="95" w:name="_Ref72412673"/>
      <w:r w:rsidRPr="00B704ED">
        <w:rPr>
          <w:color w:val="44546A" w:themeColor="text2"/>
          <w:sz w:val="18"/>
          <w:szCs w:val="18"/>
          <w:lang w:val="en-US"/>
        </w:rPr>
        <w:t xml:space="preserve">Figure </w:t>
      </w:r>
      <w:r w:rsidRPr="00B704ED">
        <w:rPr>
          <w:color w:val="44546A" w:themeColor="text2"/>
          <w:sz w:val="18"/>
          <w:szCs w:val="18"/>
          <w:lang w:val="en-US"/>
        </w:rPr>
        <w:fldChar w:fldCharType="begin"/>
      </w:r>
      <w:r w:rsidRPr="00B704ED">
        <w:rPr>
          <w:color w:val="44546A" w:themeColor="text2"/>
          <w:sz w:val="18"/>
          <w:szCs w:val="18"/>
          <w:lang w:val="en-US"/>
        </w:rPr>
        <w:instrText xml:space="preserve"> SEQ Figure \* ARABIC </w:instrText>
      </w:r>
      <w:r w:rsidRPr="00B704ED">
        <w:rPr>
          <w:color w:val="44546A" w:themeColor="text2"/>
          <w:sz w:val="18"/>
          <w:szCs w:val="18"/>
          <w:lang w:val="en-US"/>
        </w:rPr>
        <w:fldChar w:fldCharType="separate"/>
      </w:r>
      <w:r w:rsidR="00A15B7F" w:rsidRPr="00B704ED">
        <w:rPr>
          <w:noProof/>
          <w:color w:val="44546A" w:themeColor="text2"/>
          <w:sz w:val="18"/>
          <w:szCs w:val="18"/>
          <w:lang w:val="en-US"/>
        </w:rPr>
        <w:t>9</w:t>
      </w:r>
      <w:r w:rsidRPr="00B704ED">
        <w:rPr>
          <w:color w:val="44546A" w:themeColor="text2"/>
          <w:sz w:val="18"/>
          <w:szCs w:val="18"/>
          <w:lang w:val="en-US"/>
        </w:rPr>
        <w:fldChar w:fldCharType="end"/>
      </w:r>
      <w:bookmarkEnd w:id="95"/>
      <w:r w:rsidRPr="00B704ED">
        <w:rPr>
          <w:color w:val="44546A" w:themeColor="text2"/>
          <w:sz w:val="18"/>
          <w:szCs w:val="18"/>
          <w:lang w:val="en-US"/>
        </w:rPr>
        <w:t>: SHAP force plot for classification</w:t>
      </w:r>
      <w:r w:rsidR="00B704ED">
        <w:rPr>
          <w:color w:val="44546A" w:themeColor="text2"/>
          <w:sz w:val="18"/>
          <w:szCs w:val="18"/>
          <w:lang w:val="en-US"/>
        </w:rPr>
        <w:t>.</w:t>
      </w:r>
    </w:p>
    <w:p w14:paraId="6BE66F99" w14:textId="76EF6D65" w:rsidR="00AB4EF8" w:rsidRPr="007C7ADB" w:rsidRDefault="00AB4EF8" w:rsidP="00AA7DFA">
      <w:pPr>
        <w:jc w:val="both"/>
        <w:rPr>
          <w:lang w:val="en-US"/>
        </w:rPr>
      </w:pPr>
      <w:r w:rsidRPr="007C7ADB">
        <w:rPr>
          <w:lang w:val="en-US"/>
        </w:rPr>
        <w:t>The experts like</w:t>
      </w:r>
      <w:r w:rsidR="00BB15CA">
        <w:rPr>
          <w:lang w:val="en-US"/>
        </w:rPr>
        <w:t>d</w:t>
      </w:r>
      <w:r w:rsidRPr="007C7ADB">
        <w:rPr>
          <w:lang w:val="en-US"/>
        </w:rPr>
        <w:t xml:space="preserve"> that this explanation gives them access to the probability of the prediction, and they enjoy</w:t>
      </w:r>
      <w:r w:rsidR="00BB15CA">
        <w:rPr>
          <w:lang w:val="en-US"/>
        </w:rPr>
        <w:t>ed</w:t>
      </w:r>
      <w:r w:rsidRPr="007C7ADB">
        <w:rPr>
          <w:lang w:val="en-US"/>
        </w:rPr>
        <w:t xml:space="preserve"> the overall visualization. However, they would not want to look at multiple figures because that takes too much time and effort to understand and compare. They also </w:t>
      </w:r>
      <w:r w:rsidR="00BB15CA">
        <w:rPr>
          <w:lang w:val="en-US"/>
        </w:rPr>
        <w:t>thought</w:t>
      </w:r>
      <w:r w:rsidRPr="007C7ADB">
        <w:rPr>
          <w:lang w:val="en-US"/>
        </w:rPr>
        <w:t xml:space="preserve"> it </w:t>
      </w:r>
      <w:r w:rsidR="00BB15CA">
        <w:rPr>
          <w:lang w:val="en-US"/>
        </w:rPr>
        <w:t>was</w:t>
      </w:r>
      <w:r w:rsidRPr="007C7ADB">
        <w:rPr>
          <w:lang w:val="en-US"/>
        </w:rPr>
        <w:t xml:space="preserve"> confusing that the same feature values can contribute positively to multiple classes. In essence, they do not want to extrapolate the relevant information themselves.</w:t>
      </w:r>
    </w:p>
    <w:p w14:paraId="4F0B400C" w14:textId="6611D4F1" w:rsidR="00AB4EF8" w:rsidRPr="007C7ADB" w:rsidRDefault="00DE7FF9" w:rsidP="00AA7DFA">
      <w:pPr>
        <w:pStyle w:val="Kop3"/>
        <w:jc w:val="both"/>
        <w:rPr>
          <w:lang w:val="en-US"/>
        </w:rPr>
      </w:pPr>
      <w:bookmarkStart w:id="96" w:name="_Toc73486316"/>
      <w:r>
        <w:rPr>
          <w:lang w:val="en-US"/>
        </w:rPr>
        <w:t xml:space="preserve">4.1.2 </w:t>
      </w:r>
      <w:r w:rsidR="00AB4EF8" w:rsidRPr="007C7ADB">
        <w:rPr>
          <w:lang w:val="en-US"/>
        </w:rPr>
        <w:t>SHAP for regression</w:t>
      </w:r>
      <w:bookmarkEnd w:id="96"/>
    </w:p>
    <w:p w14:paraId="59D4A6CF" w14:textId="26DD1579" w:rsidR="00AB4EF8" w:rsidRPr="007C7ADB" w:rsidRDefault="00AB4EF8" w:rsidP="00AA7DFA">
      <w:pPr>
        <w:jc w:val="both"/>
        <w:rPr>
          <w:lang w:val="en-US"/>
        </w:rPr>
      </w:pPr>
      <w:r w:rsidRPr="007C7ADB">
        <w:rPr>
          <w:lang w:val="en-US"/>
        </w:rPr>
        <w:t>By using SHAP force plots in the context of a regression model, we obtain a more concise report. For example</w:t>
      </w:r>
      <w:r w:rsidR="007532DD" w:rsidRPr="007C7ADB">
        <w:rPr>
          <w:lang w:val="en-US"/>
        </w:rPr>
        <w:t>,</w:t>
      </w:r>
      <w:r w:rsidRPr="007C7ADB">
        <w:rPr>
          <w:lang w:val="en-US"/>
        </w:rPr>
        <w:t xml:space="preserve"> in </w:t>
      </w:r>
      <w:r w:rsidR="007532DD" w:rsidRPr="007C7ADB">
        <w:rPr>
          <w:lang w:val="en-US"/>
        </w:rPr>
        <w:fldChar w:fldCharType="begin"/>
      </w:r>
      <w:r w:rsidR="007532DD" w:rsidRPr="007C7ADB">
        <w:rPr>
          <w:lang w:val="en-US"/>
        </w:rPr>
        <w:instrText xml:space="preserve"> REF _Ref72413547 \h  \* MERGEFORMAT </w:instrText>
      </w:r>
      <w:r w:rsidR="007532DD" w:rsidRPr="007C7ADB">
        <w:rPr>
          <w:lang w:val="en-US"/>
        </w:rPr>
      </w:r>
      <w:r w:rsidR="007532DD" w:rsidRPr="007C7ADB">
        <w:rPr>
          <w:lang w:val="en-US"/>
        </w:rPr>
        <w:fldChar w:fldCharType="separate"/>
      </w:r>
      <w:r w:rsidR="007532DD" w:rsidRPr="007C7ADB">
        <w:rPr>
          <w:lang w:val="en-US"/>
        </w:rPr>
        <w:t xml:space="preserve">Figure </w:t>
      </w:r>
      <w:r w:rsidR="007532DD" w:rsidRPr="007C7ADB">
        <w:rPr>
          <w:noProof/>
          <w:lang w:val="en-US"/>
        </w:rPr>
        <w:t>10</w:t>
      </w:r>
      <w:r w:rsidR="007532DD" w:rsidRPr="007C7ADB">
        <w:rPr>
          <w:lang w:val="en-US"/>
        </w:rPr>
        <w:fldChar w:fldCharType="end"/>
      </w:r>
      <w:r w:rsidR="007532DD" w:rsidRPr="007C7ADB">
        <w:rPr>
          <w:lang w:val="en-US"/>
        </w:rPr>
        <w:t xml:space="preserve"> the same profile as in </w:t>
      </w:r>
      <w:r w:rsidR="007532DD" w:rsidRPr="007C7ADB">
        <w:rPr>
          <w:lang w:val="en-US"/>
        </w:rPr>
        <w:fldChar w:fldCharType="begin"/>
      </w:r>
      <w:r w:rsidR="007532DD" w:rsidRPr="007C7ADB">
        <w:rPr>
          <w:lang w:val="en-US"/>
        </w:rPr>
        <w:instrText xml:space="preserve"> REF _Ref72412673 \h  \* MERGEFORMAT </w:instrText>
      </w:r>
      <w:r w:rsidR="007532DD" w:rsidRPr="007C7ADB">
        <w:rPr>
          <w:lang w:val="en-US"/>
        </w:rPr>
      </w:r>
      <w:r w:rsidR="007532DD" w:rsidRPr="007C7ADB">
        <w:rPr>
          <w:lang w:val="en-US"/>
        </w:rPr>
        <w:fldChar w:fldCharType="separate"/>
      </w:r>
      <w:r w:rsidR="007532DD" w:rsidRPr="007C7ADB">
        <w:rPr>
          <w:lang w:val="en-US"/>
        </w:rPr>
        <w:t xml:space="preserve">Figure </w:t>
      </w:r>
      <w:r w:rsidR="007532DD" w:rsidRPr="007C7ADB">
        <w:rPr>
          <w:noProof/>
          <w:lang w:val="en-US"/>
        </w:rPr>
        <w:t>9</w:t>
      </w:r>
      <w:r w:rsidR="007532DD" w:rsidRPr="007C7ADB">
        <w:rPr>
          <w:lang w:val="en-US"/>
        </w:rPr>
        <w:fldChar w:fldCharType="end"/>
      </w:r>
      <w:r w:rsidR="007532DD" w:rsidRPr="007C7ADB">
        <w:rPr>
          <w:lang w:val="en-US"/>
        </w:rPr>
        <w:t xml:space="preserve"> is predicted with a regression model as 3.96. The </w:t>
      </w:r>
      <w:r w:rsidR="007532DD" w:rsidRPr="007C7ADB">
        <w:rPr>
          <w:lang w:val="en-US"/>
        </w:rPr>
        <w:lastRenderedPageBreak/>
        <w:t>red bars now represent the feature values that push the prediction “up”. If there were blue bars, these would push the prediction “down”. The two-dimensional scale can now represent the entire range of the outputs from 1-5, meaning that only one figure is needed to show all possible values of the output.</w:t>
      </w:r>
    </w:p>
    <w:p w14:paraId="43581744" w14:textId="77777777" w:rsidR="00AB4EF8" w:rsidRPr="007C7ADB" w:rsidRDefault="00AB4EF8" w:rsidP="00AA7DFA">
      <w:pPr>
        <w:keepNext/>
        <w:jc w:val="both"/>
        <w:rPr>
          <w:lang w:val="en-US"/>
        </w:rPr>
      </w:pPr>
      <w:r w:rsidRPr="007C7ADB">
        <w:rPr>
          <w:noProof/>
          <w:lang w:val="en-US"/>
        </w:rPr>
        <w:drawing>
          <wp:inline distT="0" distB="0" distL="0" distR="0" wp14:anchorId="29F9BF44" wp14:editId="40377F04">
            <wp:extent cx="5618073" cy="764073"/>
            <wp:effectExtent l="0" t="0" r="190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450" cy="765620"/>
                    </a:xfrm>
                    <a:prstGeom prst="rect">
                      <a:avLst/>
                    </a:prstGeom>
                    <a:noFill/>
                    <a:ln>
                      <a:noFill/>
                    </a:ln>
                  </pic:spPr>
                </pic:pic>
              </a:graphicData>
            </a:graphic>
          </wp:inline>
        </w:drawing>
      </w:r>
    </w:p>
    <w:p w14:paraId="659C34F0" w14:textId="0D12ECFE" w:rsidR="00AB4EF8" w:rsidRPr="007C7ADB" w:rsidRDefault="00AB4EF8" w:rsidP="00AA7DFA">
      <w:pPr>
        <w:jc w:val="both"/>
        <w:rPr>
          <w:sz w:val="18"/>
          <w:szCs w:val="18"/>
          <w:lang w:val="en-US"/>
        </w:rPr>
      </w:pPr>
      <w:bookmarkStart w:id="97" w:name="_Ref72413547"/>
      <w:r w:rsidRPr="00BB15CA">
        <w:rPr>
          <w:color w:val="44546A" w:themeColor="text2"/>
          <w:sz w:val="18"/>
          <w:szCs w:val="18"/>
          <w:lang w:val="en-US"/>
        </w:rPr>
        <w:t xml:space="preserve">Figure </w:t>
      </w:r>
      <w:r w:rsidRPr="00BB15CA">
        <w:rPr>
          <w:color w:val="44546A" w:themeColor="text2"/>
          <w:sz w:val="18"/>
          <w:szCs w:val="18"/>
          <w:lang w:val="en-US"/>
        </w:rPr>
        <w:fldChar w:fldCharType="begin"/>
      </w:r>
      <w:r w:rsidRPr="00BB15CA">
        <w:rPr>
          <w:color w:val="44546A" w:themeColor="text2"/>
          <w:sz w:val="18"/>
          <w:szCs w:val="18"/>
          <w:lang w:val="en-US"/>
        </w:rPr>
        <w:instrText xml:space="preserve"> SEQ Figure \* ARABIC </w:instrText>
      </w:r>
      <w:r w:rsidRPr="00BB15CA">
        <w:rPr>
          <w:color w:val="44546A" w:themeColor="text2"/>
          <w:sz w:val="18"/>
          <w:szCs w:val="18"/>
          <w:lang w:val="en-US"/>
        </w:rPr>
        <w:fldChar w:fldCharType="separate"/>
      </w:r>
      <w:r w:rsidR="00A15B7F" w:rsidRPr="00BB15CA">
        <w:rPr>
          <w:noProof/>
          <w:color w:val="44546A" w:themeColor="text2"/>
          <w:sz w:val="18"/>
          <w:szCs w:val="18"/>
          <w:lang w:val="en-US"/>
        </w:rPr>
        <w:t>10</w:t>
      </w:r>
      <w:r w:rsidRPr="00BB15CA">
        <w:rPr>
          <w:color w:val="44546A" w:themeColor="text2"/>
          <w:sz w:val="18"/>
          <w:szCs w:val="18"/>
          <w:lang w:val="en-US"/>
        </w:rPr>
        <w:fldChar w:fldCharType="end"/>
      </w:r>
      <w:bookmarkEnd w:id="97"/>
      <w:r w:rsidRPr="00BB15CA">
        <w:rPr>
          <w:color w:val="44546A" w:themeColor="text2"/>
          <w:sz w:val="18"/>
          <w:szCs w:val="18"/>
          <w:lang w:val="en-US"/>
        </w:rPr>
        <w:t>: SHAP force plot for regression</w:t>
      </w:r>
      <w:r w:rsidR="00BB15CA">
        <w:rPr>
          <w:color w:val="44546A" w:themeColor="text2"/>
          <w:sz w:val="18"/>
          <w:szCs w:val="18"/>
          <w:lang w:val="en-US"/>
        </w:rPr>
        <w:t>.</w:t>
      </w:r>
    </w:p>
    <w:p w14:paraId="7BE1A008" w14:textId="07389A8E" w:rsidR="00977250" w:rsidRPr="007C7ADB" w:rsidRDefault="007532DD" w:rsidP="00AA7DFA">
      <w:pPr>
        <w:jc w:val="both"/>
        <w:rPr>
          <w:lang w:val="en-US"/>
        </w:rPr>
      </w:pPr>
      <w:r w:rsidRPr="007C7ADB">
        <w:rPr>
          <w:lang w:val="en-US"/>
        </w:rPr>
        <w:t xml:space="preserve">Users generally liked this version better, because they would only need to consult one image and it provides a full summary of what is going on. They also mentioned that handling the NOC problem with regression </w:t>
      </w:r>
      <w:commentRangeStart w:id="98"/>
      <w:r w:rsidRPr="007C7ADB">
        <w:rPr>
          <w:lang w:val="en-US"/>
        </w:rPr>
        <w:t>felt more natural that multi-class classification</w:t>
      </w:r>
      <w:commentRangeEnd w:id="98"/>
      <w:r w:rsidR="00CB1B94">
        <w:rPr>
          <w:rStyle w:val="Verwijzingopmerking"/>
        </w:rPr>
        <w:commentReference w:id="98"/>
      </w:r>
      <w:r w:rsidRPr="007C7ADB">
        <w:rPr>
          <w:lang w:val="en-US"/>
        </w:rPr>
        <w:t>, as the output is on an ordinal scale.</w:t>
      </w:r>
      <w:r w:rsidR="00FA7046" w:rsidRPr="007C7ADB">
        <w:rPr>
          <w:lang w:val="en-US"/>
        </w:rPr>
        <w:t xml:space="preserve"> With a bit of explaining, the users could understand that a prediction of 3.96 is more certain than</w:t>
      </w:r>
      <w:r w:rsidR="00BB15CA">
        <w:rPr>
          <w:lang w:val="en-US"/>
        </w:rPr>
        <w:t xml:space="preserve"> for example</w:t>
      </w:r>
      <w:r w:rsidR="00FA7046" w:rsidRPr="007C7ADB">
        <w:rPr>
          <w:lang w:val="en-US"/>
        </w:rPr>
        <w:t xml:space="preserve"> 3.55. We also demonstrated that if many red and blue bars are working against each other, that might also indicate the uncertainty of the model. </w:t>
      </w:r>
    </w:p>
    <w:p w14:paraId="7F0711DF" w14:textId="62419685" w:rsidR="005767E5" w:rsidRPr="007C7ADB" w:rsidRDefault="00DE7FF9" w:rsidP="00AA7DFA">
      <w:pPr>
        <w:pStyle w:val="Kop3"/>
        <w:jc w:val="both"/>
        <w:rPr>
          <w:lang w:val="en-US"/>
        </w:rPr>
      </w:pPr>
      <w:bookmarkStart w:id="99" w:name="_Toc73486317"/>
      <w:r>
        <w:rPr>
          <w:lang w:val="en-US"/>
        </w:rPr>
        <w:t xml:space="preserve">4.1.3 </w:t>
      </w:r>
      <w:r w:rsidR="005767E5" w:rsidRPr="007C7ADB">
        <w:rPr>
          <w:lang w:val="en-US"/>
        </w:rPr>
        <w:t>Conclusion</w:t>
      </w:r>
      <w:bookmarkEnd w:id="99"/>
    </w:p>
    <w:p w14:paraId="4209AD6D" w14:textId="3737B4DE" w:rsidR="006E5933" w:rsidRDefault="005767E5" w:rsidP="00AA7DFA">
      <w:pPr>
        <w:jc w:val="both"/>
        <w:rPr>
          <w:lang w:val="en-US"/>
        </w:rPr>
      </w:pPr>
      <w:r w:rsidRPr="007C7ADB">
        <w:rPr>
          <w:lang w:val="en-US"/>
        </w:rPr>
        <w:t xml:space="preserve">Users </w:t>
      </w:r>
      <w:r w:rsidR="00BB15CA">
        <w:rPr>
          <w:lang w:val="en-US"/>
        </w:rPr>
        <w:t xml:space="preserve">seemed to </w:t>
      </w:r>
      <w:r w:rsidRPr="007C7ADB">
        <w:rPr>
          <w:lang w:val="en-US"/>
        </w:rPr>
        <w:t xml:space="preserve">prefer SHAP values within the context of regression since they only have to analyze one consistent image which represents the entire range of output values. With some coaching, </w:t>
      </w:r>
      <w:r w:rsidR="004E3323">
        <w:rPr>
          <w:lang w:val="en-US"/>
        </w:rPr>
        <w:t>we believe the experts will be able to</w:t>
      </w:r>
      <w:r w:rsidRPr="007C7ADB">
        <w:rPr>
          <w:lang w:val="en-US"/>
        </w:rPr>
        <w:t xml:space="preserve"> interpret the SHAP values </w:t>
      </w:r>
      <w:r w:rsidR="00533406">
        <w:rPr>
          <w:lang w:val="en-US"/>
        </w:rPr>
        <w:t>well enough to provide them some insight into the prediction.</w:t>
      </w:r>
    </w:p>
    <w:p w14:paraId="6F227FDD" w14:textId="77777777" w:rsidR="00D06131" w:rsidRPr="007C7ADB" w:rsidRDefault="00D06131" w:rsidP="00AA7DFA">
      <w:pPr>
        <w:jc w:val="both"/>
        <w:rPr>
          <w:lang w:val="en-US"/>
        </w:rPr>
      </w:pPr>
    </w:p>
    <w:p w14:paraId="42DA32CB" w14:textId="6B00B503" w:rsidR="00522D6B" w:rsidRPr="007C7ADB" w:rsidRDefault="00DE7FF9" w:rsidP="00AA7DFA">
      <w:pPr>
        <w:pStyle w:val="Kop2"/>
        <w:jc w:val="both"/>
        <w:rPr>
          <w:lang w:val="en-US"/>
        </w:rPr>
      </w:pPr>
      <w:bookmarkStart w:id="100" w:name="_Toc73486318"/>
      <w:r>
        <w:rPr>
          <w:lang w:val="en-US"/>
        </w:rPr>
        <w:t xml:space="preserve">4.2 </w:t>
      </w:r>
      <w:r w:rsidR="00522D6B" w:rsidRPr="007C7ADB">
        <w:rPr>
          <w:lang w:val="en-US"/>
        </w:rPr>
        <w:t>Anchors</w:t>
      </w:r>
      <w:bookmarkEnd w:id="94"/>
      <w:bookmarkEnd w:id="100"/>
    </w:p>
    <w:p w14:paraId="4AA3F499" w14:textId="482AA8E3" w:rsidR="008378E7" w:rsidRPr="007C7ADB" w:rsidRDefault="006F4D20" w:rsidP="00AA7DFA">
      <w:pPr>
        <w:jc w:val="both"/>
        <w:rPr>
          <w:lang w:val="en-US"/>
        </w:rPr>
      </w:pPr>
      <w:r w:rsidRPr="007C7ADB">
        <w:rPr>
          <w:lang w:val="en-US"/>
        </w:rPr>
        <w:t xml:space="preserve">From the initial user study, we found that experts valued the specific values of counterfactuals. For that reason, Anchors seemed like a good method to generate the </w:t>
      </w:r>
      <w:r w:rsidR="00D06131" w:rsidRPr="00D06131">
        <w:rPr>
          <w:i/>
          <w:iCs/>
          <w:lang w:val="en-US"/>
        </w:rPr>
        <w:t>f</w:t>
      </w:r>
      <w:r w:rsidRPr="00D06131">
        <w:rPr>
          <w:i/>
          <w:iCs/>
          <w:lang w:val="en-US"/>
        </w:rPr>
        <w:t>actual</w:t>
      </w:r>
      <w:r w:rsidRPr="007C7ADB">
        <w:rPr>
          <w:lang w:val="en-US"/>
        </w:rPr>
        <w:t xml:space="preserve"> side of the explanation. </w:t>
      </w:r>
      <w:r w:rsidR="008378E7" w:rsidRPr="007C7ADB">
        <w:rPr>
          <w:lang w:val="en-US"/>
        </w:rPr>
        <w:t xml:space="preserve">This is because Anchors consists of feature value ranges, that “anchor” a prediction in a certain region of the feature space </w:t>
      </w:r>
      <w:r w:rsidR="008378E7" w:rsidRPr="007C7ADB">
        <w:rPr>
          <w:lang w:val="en-US"/>
        </w:rPr>
        <w:fldChar w:fldCharType="begin"/>
      </w:r>
      <w:r w:rsidR="00977250" w:rsidRPr="007C7ADB">
        <w:rPr>
          <w:lang w:val="en-US"/>
        </w:rPr>
        <w:instrText xml:space="preserve"> ADDIN EN.CITE &lt;EndNote&gt;&lt;Cite&gt;&lt;Author&gt;Ribeiro&lt;/Author&gt;&lt;Year&gt;2018&lt;/Year&gt;&lt;RecNum&gt;109&lt;/RecNum&gt;&lt;DisplayText&gt;[22]&lt;/DisplayText&gt;&lt;record&gt;&lt;rec-number&gt;109&lt;/rec-number&gt;&lt;foreign-keys&gt;&lt;key app="EN" db-id="p22005xv5srwpxeed275s99yfvez9tfr995s" timestamp="1606485190"&gt;109&lt;/key&gt;&lt;/foreign-keys&gt;&lt;ref-type name="Conference Proceedings"&gt;10&lt;/ref-type&gt;&lt;contributors&gt;&lt;authors&gt;&lt;author&gt;Ribeiro, Marco Tulio&lt;/author&gt;&lt;author&gt;Singh, Sameer&lt;/author&gt;&lt;author&gt;Guestrin, Carlos&lt;/author&gt;&lt;/authors&gt;&lt;/contributors&gt;&lt;titles&gt;&lt;title&gt;Anchors: High-Precision Model-Agnostic Explanations&lt;/title&gt;&lt;secondary-title&gt;AAAI&lt;/secondary-title&gt;&lt;/titles&gt;&lt;dates&gt;&lt;year&gt;2018&lt;/year&gt;&lt;/dates&gt;&lt;urls&gt;&lt;/urls&gt;&lt;/record&gt;&lt;/Cite&gt;&lt;/EndNote&gt;</w:instrText>
      </w:r>
      <w:r w:rsidR="008378E7" w:rsidRPr="007C7ADB">
        <w:rPr>
          <w:lang w:val="en-US"/>
        </w:rPr>
        <w:fldChar w:fldCharType="separate"/>
      </w:r>
      <w:r w:rsidR="00977250" w:rsidRPr="007C7ADB">
        <w:rPr>
          <w:noProof/>
          <w:lang w:val="en-US"/>
        </w:rPr>
        <w:t>[22]</w:t>
      </w:r>
      <w:r w:rsidR="008378E7" w:rsidRPr="007C7ADB">
        <w:rPr>
          <w:lang w:val="en-US"/>
        </w:rPr>
        <w:fldChar w:fldCharType="end"/>
      </w:r>
      <w:r w:rsidR="008378E7" w:rsidRPr="007C7ADB">
        <w:rPr>
          <w:lang w:val="en-US"/>
        </w:rPr>
        <w:t>. In other words, if the Anchor holds, the output can be predicted with high probability. This means that the features not included in the Anchor can vary and the prediction will stay the same.</w:t>
      </w:r>
      <w:r w:rsidR="005455EF" w:rsidRPr="007C7ADB">
        <w:rPr>
          <w:lang w:val="en-US"/>
        </w:rPr>
        <w:t xml:space="preserve"> </w:t>
      </w:r>
      <w:r w:rsidR="008378E7" w:rsidRPr="007C7ADB">
        <w:rPr>
          <w:lang w:val="en-US"/>
        </w:rPr>
        <w:t>Another advantage from this approach was that these Anchors can be presented in a visually attractive way on the base visualization that we already had designed</w:t>
      </w:r>
      <w:r w:rsidR="00D06131">
        <w:rPr>
          <w:lang w:val="en-US"/>
        </w:rPr>
        <w:t xml:space="preserve"> (see </w:t>
      </w:r>
      <w:r w:rsidR="00D06131">
        <w:rPr>
          <w:lang w:val="en-US"/>
        </w:rPr>
        <w:fldChar w:fldCharType="begin"/>
      </w:r>
      <w:r w:rsidR="00D06131">
        <w:rPr>
          <w:lang w:val="en-US"/>
        </w:rPr>
        <w:instrText xml:space="preserve"> REF _Ref72341438 \h </w:instrText>
      </w:r>
      <w:r w:rsidR="00D06131">
        <w:rPr>
          <w:lang w:val="en-US"/>
        </w:rPr>
      </w:r>
      <w:r w:rsidR="00D06131">
        <w:rPr>
          <w:lang w:val="en-US"/>
        </w:rPr>
        <w:fldChar w:fldCharType="separate"/>
      </w:r>
      <w:r w:rsidR="00D06131" w:rsidRPr="007C7ADB">
        <w:rPr>
          <w:lang w:val="en-US"/>
        </w:rPr>
        <w:t xml:space="preserve">Figure </w:t>
      </w:r>
      <w:r w:rsidR="00D06131">
        <w:rPr>
          <w:noProof/>
          <w:lang w:val="en-US"/>
        </w:rPr>
        <w:t>11</w:t>
      </w:r>
      <w:r w:rsidR="00D06131">
        <w:rPr>
          <w:lang w:val="en-US"/>
        </w:rPr>
        <w:fldChar w:fldCharType="end"/>
      </w:r>
      <w:r w:rsidR="00D06131">
        <w:rPr>
          <w:lang w:val="en-US"/>
        </w:rPr>
        <w:t>)</w:t>
      </w:r>
      <w:r w:rsidR="008378E7" w:rsidRPr="007C7ADB">
        <w:rPr>
          <w:lang w:val="en-US"/>
        </w:rPr>
        <w:t xml:space="preserve">. </w:t>
      </w:r>
      <w:r w:rsidR="006C2D4A" w:rsidRPr="007C7ADB">
        <w:rPr>
          <w:lang w:val="en-US"/>
        </w:rPr>
        <w:t>The idea was to combine both Anchors with counterfactuals to incorporate factual- and counterfactual information into one picture.</w:t>
      </w:r>
    </w:p>
    <w:p w14:paraId="19D55EE1" w14:textId="77777777" w:rsidR="00FB27C5" w:rsidRPr="007C7ADB" w:rsidRDefault="008378E7" w:rsidP="00AA7DFA">
      <w:pPr>
        <w:keepNext/>
        <w:jc w:val="both"/>
        <w:rPr>
          <w:lang w:val="en-US"/>
        </w:rPr>
      </w:pPr>
      <w:r w:rsidRPr="007C7ADB">
        <w:rPr>
          <w:noProof/>
          <w:lang w:val="en-US"/>
        </w:rPr>
        <w:drawing>
          <wp:inline distT="0" distB="0" distL="0" distR="0" wp14:anchorId="606A1379" wp14:editId="172EA41E">
            <wp:extent cx="4482988" cy="2228612"/>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9841" cy="2232019"/>
                    </a:xfrm>
                    <a:prstGeom prst="rect">
                      <a:avLst/>
                    </a:prstGeom>
                    <a:noFill/>
                    <a:ln>
                      <a:noFill/>
                    </a:ln>
                  </pic:spPr>
                </pic:pic>
              </a:graphicData>
            </a:graphic>
          </wp:inline>
        </w:drawing>
      </w:r>
    </w:p>
    <w:p w14:paraId="284C6C7F" w14:textId="3AEF75BA" w:rsidR="008378E7" w:rsidRPr="004F02C2" w:rsidRDefault="00FB27C5" w:rsidP="00AA7DFA">
      <w:pPr>
        <w:pStyle w:val="Bijschrift"/>
        <w:jc w:val="both"/>
        <w:rPr>
          <w:i w:val="0"/>
          <w:iCs w:val="0"/>
          <w:lang w:val="en-US"/>
        </w:rPr>
      </w:pPr>
      <w:bookmarkStart w:id="101" w:name="_Ref72341438"/>
      <w:bookmarkStart w:id="102" w:name="_Ref72341426"/>
      <w:r w:rsidRPr="004F02C2">
        <w:rPr>
          <w:i w:val="0"/>
          <w:iCs w:val="0"/>
          <w:lang w:val="en-US"/>
        </w:rPr>
        <w:t xml:space="preserve">Figure </w:t>
      </w:r>
      <w:r w:rsidRPr="004F02C2">
        <w:rPr>
          <w:i w:val="0"/>
          <w:iCs w:val="0"/>
          <w:lang w:val="en-US"/>
        </w:rPr>
        <w:fldChar w:fldCharType="begin"/>
      </w:r>
      <w:r w:rsidRPr="004F02C2">
        <w:rPr>
          <w:i w:val="0"/>
          <w:iCs w:val="0"/>
          <w:lang w:val="en-US"/>
        </w:rPr>
        <w:instrText xml:space="preserve"> SEQ Figure \* ARABIC </w:instrText>
      </w:r>
      <w:r w:rsidRPr="004F02C2">
        <w:rPr>
          <w:i w:val="0"/>
          <w:iCs w:val="0"/>
          <w:lang w:val="en-US"/>
        </w:rPr>
        <w:fldChar w:fldCharType="separate"/>
      </w:r>
      <w:r w:rsidR="00A15B7F" w:rsidRPr="004F02C2">
        <w:rPr>
          <w:i w:val="0"/>
          <w:iCs w:val="0"/>
          <w:noProof/>
          <w:lang w:val="en-US"/>
        </w:rPr>
        <w:t>11</w:t>
      </w:r>
      <w:r w:rsidRPr="004F02C2">
        <w:rPr>
          <w:i w:val="0"/>
          <w:iCs w:val="0"/>
          <w:lang w:val="en-US"/>
        </w:rPr>
        <w:fldChar w:fldCharType="end"/>
      </w:r>
      <w:bookmarkEnd w:id="101"/>
      <w:r w:rsidRPr="004F02C2">
        <w:rPr>
          <w:i w:val="0"/>
          <w:iCs w:val="0"/>
          <w:lang w:val="en-US"/>
        </w:rPr>
        <w:t>: Anchors visualization</w:t>
      </w:r>
      <w:bookmarkEnd w:id="102"/>
      <w:r w:rsidR="006C7496">
        <w:rPr>
          <w:i w:val="0"/>
          <w:iCs w:val="0"/>
          <w:lang w:val="en-US"/>
        </w:rPr>
        <w:t>. The light blue shaded values represent feature ranges for which the same prediction holds.</w:t>
      </w:r>
    </w:p>
    <w:p w14:paraId="38C84276" w14:textId="4DD4F00C" w:rsidR="005455EF" w:rsidRPr="007C7ADB" w:rsidRDefault="005455EF" w:rsidP="00AA7DFA">
      <w:pPr>
        <w:jc w:val="both"/>
        <w:rPr>
          <w:lang w:val="en-US"/>
        </w:rPr>
      </w:pPr>
      <w:commentRangeStart w:id="103"/>
      <w:r w:rsidRPr="007C7ADB">
        <w:rPr>
          <w:lang w:val="en-US"/>
        </w:rPr>
        <w:lastRenderedPageBreak/>
        <w:t>The definition of Anchors also seemed to lend itself to create</w:t>
      </w:r>
      <w:r w:rsidR="0068309B" w:rsidRPr="007C7ADB">
        <w:rPr>
          <w:lang w:val="en-US"/>
        </w:rPr>
        <w:t xml:space="preserve"> sparse</w:t>
      </w:r>
      <w:r w:rsidRPr="007C7ADB">
        <w:rPr>
          <w:lang w:val="en-US"/>
        </w:rPr>
        <w:t xml:space="preserve"> counterfactuals from</w:t>
      </w:r>
      <w:commentRangeEnd w:id="103"/>
      <w:r w:rsidR="00CB1B94">
        <w:rPr>
          <w:rStyle w:val="Verwijzingopmerking"/>
        </w:rPr>
        <w:commentReference w:id="103"/>
      </w:r>
      <w:r w:rsidRPr="007C7ADB">
        <w:rPr>
          <w:lang w:val="en-US"/>
        </w:rPr>
        <w:t xml:space="preserve">. </w:t>
      </w:r>
      <w:r w:rsidR="00077D69" w:rsidRPr="007C7ADB">
        <w:rPr>
          <w:lang w:val="en-US"/>
        </w:rPr>
        <w:t>I</w:t>
      </w:r>
      <w:r w:rsidR="006C2D4A" w:rsidRPr="007C7ADB">
        <w:rPr>
          <w:lang w:val="en-US"/>
        </w:rPr>
        <w:t>nstead of showing the differences in feature values</w:t>
      </w:r>
      <w:r w:rsidR="00077D69" w:rsidRPr="007C7ADB">
        <w:rPr>
          <w:lang w:val="en-US"/>
        </w:rPr>
        <w:t xml:space="preserve"> between the input and counterfactual</w:t>
      </w:r>
      <w:r w:rsidR="006C2D4A" w:rsidRPr="007C7ADB">
        <w:rPr>
          <w:lang w:val="en-US"/>
        </w:rPr>
        <w:t>, we could present the differences in</w:t>
      </w:r>
      <w:r w:rsidR="00077D69" w:rsidRPr="007C7ADB">
        <w:rPr>
          <w:lang w:val="en-US"/>
        </w:rPr>
        <w:t xml:space="preserve"> their</w:t>
      </w:r>
      <w:r w:rsidR="006C2D4A" w:rsidRPr="007C7ADB">
        <w:rPr>
          <w:lang w:val="en-US"/>
        </w:rPr>
        <w:t xml:space="preserve"> Anchors. As Anchors only consist of a handful of rules, </w:t>
      </w:r>
      <w:r w:rsidR="00077D69" w:rsidRPr="007C7ADB">
        <w:rPr>
          <w:lang w:val="en-US"/>
        </w:rPr>
        <w:t>this would create a sparser result.</w:t>
      </w:r>
    </w:p>
    <w:p w14:paraId="4D6F1790" w14:textId="66160B52" w:rsidR="0068309B" w:rsidRPr="007C7ADB" w:rsidRDefault="00DE7FF9" w:rsidP="00AA7DFA">
      <w:pPr>
        <w:jc w:val="both"/>
        <w:rPr>
          <w:rStyle w:val="Kop3Char"/>
          <w:lang w:val="en-US"/>
        </w:rPr>
      </w:pPr>
      <w:bookmarkStart w:id="104" w:name="_Toc73486319"/>
      <w:r>
        <w:rPr>
          <w:rStyle w:val="Kop3Char"/>
          <w:lang w:val="en-US"/>
        </w:rPr>
        <w:t>4.2.1 Matching the c</w:t>
      </w:r>
      <w:r w:rsidR="005951FB" w:rsidRPr="007C7ADB">
        <w:rPr>
          <w:rStyle w:val="Kop3Char"/>
          <w:lang w:val="en-US"/>
        </w:rPr>
        <w:t>ounterfactual Anchor</w:t>
      </w:r>
      <w:bookmarkEnd w:id="104"/>
    </w:p>
    <w:p w14:paraId="2F5488F7" w14:textId="7DF64DE0" w:rsidR="006C2D4A" w:rsidRPr="007C7ADB" w:rsidRDefault="00077D69" w:rsidP="00AA7DFA">
      <w:pPr>
        <w:jc w:val="both"/>
        <w:rPr>
          <w:lang w:val="en-US"/>
        </w:rPr>
      </w:pPr>
      <w:r w:rsidRPr="007C7ADB">
        <w:rPr>
          <w:lang w:val="en-US"/>
        </w:rPr>
        <w:t xml:space="preserve">The first experiment explored the idea </w:t>
      </w:r>
      <w:r w:rsidR="0070614C">
        <w:rPr>
          <w:lang w:val="en-US"/>
        </w:rPr>
        <w:t>whether</w:t>
      </w:r>
      <w:r w:rsidRPr="007C7ADB">
        <w:rPr>
          <w:lang w:val="en-US"/>
        </w:rPr>
        <w:t xml:space="preserve"> valid counterfactuals could be produced when derived from these differences in Anchors</w:t>
      </w:r>
      <w:r w:rsidR="0070614C">
        <w:rPr>
          <w:lang w:val="en-US"/>
        </w:rPr>
        <w:t>. We used the following steps for some initial experimentation:</w:t>
      </w:r>
    </w:p>
    <w:p w14:paraId="78A1718A" w14:textId="292FC3A0" w:rsidR="0068309B" w:rsidRPr="007C7ADB" w:rsidRDefault="0068309B" w:rsidP="00AA7DFA">
      <w:pPr>
        <w:pStyle w:val="Lijstalinea"/>
        <w:numPr>
          <w:ilvl w:val="0"/>
          <w:numId w:val="10"/>
        </w:numPr>
        <w:jc w:val="both"/>
        <w:rPr>
          <w:lang w:val="en-US"/>
        </w:rPr>
      </w:pPr>
      <w:r w:rsidRPr="007C7ADB">
        <w:rPr>
          <w:lang w:val="en-US"/>
        </w:rPr>
        <w:t>Generate an Anchor for the input</w:t>
      </w:r>
      <w:r w:rsidR="003932DE">
        <w:rPr>
          <w:lang w:val="en-US"/>
        </w:rPr>
        <w:t xml:space="preserve"> (left side of </w:t>
      </w:r>
      <w:r w:rsidR="003932DE" w:rsidRPr="003932DE">
        <w:rPr>
          <w:lang w:val="en-US"/>
        </w:rPr>
        <w:fldChar w:fldCharType="begin"/>
      </w:r>
      <w:r w:rsidR="003932DE" w:rsidRPr="003932DE">
        <w:rPr>
          <w:lang w:val="en-US"/>
        </w:rPr>
        <w:instrText xml:space="preserve"> REF _Ref72343381 \h  \* MERGEFORMAT </w:instrText>
      </w:r>
      <w:r w:rsidR="003932DE" w:rsidRPr="003932DE">
        <w:rPr>
          <w:lang w:val="en-US"/>
        </w:rPr>
      </w:r>
      <w:r w:rsidR="003932DE" w:rsidRPr="003932DE">
        <w:rPr>
          <w:lang w:val="en-US"/>
        </w:rPr>
        <w:fldChar w:fldCharType="separate"/>
      </w:r>
      <w:r w:rsidR="003932DE" w:rsidRPr="003932DE">
        <w:rPr>
          <w:lang w:val="en-US"/>
        </w:rPr>
        <w:t xml:space="preserve">Table </w:t>
      </w:r>
      <w:r w:rsidR="003932DE" w:rsidRPr="003932DE">
        <w:rPr>
          <w:noProof/>
          <w:lang w:val="en-US"/>
        </w:rPr>
        <w:t>2</w:t>
      </w:r>
      <w:r w:rsidR="003932DE" w:rsidRPr="003932DE">
        <w:rPr>
          <w:lang w:val="en-US"/>
        </w:rPr>
        <w:fldChar w:fldCharType="end"/>
      </w:r>
      <w:r w:rsidR="003932DE">
        <w:rPr>
          <w:lang w:val="en-US"/>
        </w:rPr>
        <w:t>).</w:t>
      </w:r>
    </w:p>
    <w:p w14:paraId="0C4B9C10" w14:textId="45F38CDC" w:rsidR="0068309B" w:rsidRPr="007C7ADB" w:rsidRDefault="0068309B" w:rsidP="00AA7DFA">
      <w:pPr>
        <w:pStyle w:val="Lijstalinea"/>
        <w:numPr>
          <w:ilvl w:val="0"/>
          <w:numId w:val="10"/>
        </w:numPr>
        <w:jc w:val="both"/>
        <w:rPr>
          <w:lang w:val="en-US"/>
        </w:rPr>
      </w:pPr>
      <w:r w:rsidRPr="007C7ADB">
        <w:rPr>
          <w:lang w:val="en-US"/>
        </w:rPr>
        <w:t>Find the closest training point with a target prediction to the be counterfactual.</w:t>
      </w:r>
    </w:p>
    <w:p w14:paraId="64FB0758" w14:textId="37BC07F0" w:rsidR="0068309B" w:rsidRPr="007C7ADB" w:rsidRDefault="0068309B" w:rsidP="00AA7DFA">
      <w:pPr>
        <w:pStyle w:val="Lijstalinea"/>
        <w:numPr>
          <w:ilvl w:val="0"/>
          <w:numId w:val="10"/>
        </w:numPr>
        <w:jc w:val="both"/>
        <w:rPr>
          <w:lang w:val="en-US"/>
        </w:rPr>
      </w:pPr>
      <w:r w:rsidRPr="007C7ADB">
        <w:rPr>
          <w:lang w:val="en-US"/>
        </w:rPr>
        <w:t>Generate an Anchor for that counterfactual</w:t>
      </w:r>
      <w:r w:rsidR="003932DE">
        <w:rPr>
          <w:lang w:val="en-US"/>
        </w:rPr>
        <w:t xml:space="preserve"> (right side of </w:t>
      </w:r>
      <w:r w:rsidR="003932DE" w:rsidRPr="003932DE">
        <w:rPr>
          <w:lang w:val="en-US"/>
        </w:rPr>
        <w:fldChar w:fldCharType="begin"/>
      </w:r>
      <w:r w:rsidR="003932DE" w:rsidRPr="003932DE">
        <w:rPr>
          <w:lang w:val="en-US"/>
        </w:rPr>
        <w:instrText xml:space="preserve"> REF _Ref72343381 \h  \* MERGEFORMAT </w:instrText>
      </w:r>
      <w:r w:rsidR="003932DE" w:rsidRPr="003932DE">
        <w:rPr>
          <w:lang w:val="en-US"/>
        </w:rPr>
      </w:r>
      <w:r w:rsidR="003932DE" w:rsidRPr="003932DE">
        <w:rPr>
          <w:lang w:val="en-US"/>
        </w:rPr>
        <w:fldChar w:fldCharType="separate"/>
      </w:r>
      <w:r w:rsidR="003932DE" w:rsidRPr="003932DE">
        <w:rPr>
          <w:lang w:val="en-US"/>
        </w:rPr>
        <w:t xml:space="preserve">Table </w:t>
      </w:r>
      <w:r w:rsidR="003932DE" w:rsidRPr="003932DE">
        <w:rPr>
          <w:noProof/>
          <w:lang w:val="en-US"/>
        </w:rPr>
        <w:t>2</w:t>
      </w:r>
      <w:r w:rsidR="003932DE" w:rsidRPr="003932DE">
        <w:rPr>
          <w:lang w:val="en-US"/>
        </w:rPr>
        <w:fldChar w:fldCharType="end"/>
      </w:r>
      <w:r w:rsidR="003932DE">
        <w:rPr>
          <w:lang w:val="en-US"/>
        </w:rPr>
        <w:t>)</w:t>
      </w:r>
      <w:r w:rsidRPr="007C7ADB">
        <w:rPr>
          <w:lang w:val="en-US"/>
        </w:rPr>
        <w:t>.</w:t>
      </w:r>
    </w:p>
    <w:p w14:paraId="5DE8A10B" w14:textId="3E302BF0" w:rsidR="0068309B" w:rsidRDefault="0068309B" w:rsidP="00AA7DFA">
      <w:pPr>
        <w:pStyle w:val="Lijstalinea"/>
        <w:numPr>
          <w:ilvl w:val="0"/>
          <w:numId w:val="10"/>
        </w:numPr>
        <w:jc w:val="both"/>
        <w:rPr>
          <w:lang w:val="en-US"/>
        </w:rPr>
      </w:pPr>
      <w:r w:rsidRPr="007C7ADB">
        <w:rPr>
          <w:lang w:val="en-US"/>
        </w:rPr>
        <w:t>Change the input to match the counterfactual Anchor</w:t>
      </w:r>
      <w:r w:rsidR="003932DE">
        <w:rPr>
          <w:lang w:val="en-US"/>
        </w:rPr>
        <w:t xml:space="preserve"> (</w:t>
      </w:r>
      <w:r w:rsidR="003932DE" w:rsidRPr="003932DE">
        <w:rPr>
          <w:lang w:val="en-US"/>
        </w:rPr>
        <w:fldChar w:fldCharType="begin"/>
      </w:r>
      <w:r w:rsidR="003932DE" w:rsidRPr="003932DE">
        <w:rPr>
          <w:lang w:val="en-US"/>
        </w:rPr>
        <w:instrText xml:space="preserve"> REF _Ref72343352 \h  \* MERGEFORMAT </w:instrText>
      </w:r>
      <w:r w:rsidR="003932DE" w:rsidRPr="003932DE">
        <w:rPr>
          <w:lang w:val="en-US"/>
        </w:rPr>
      </w:r>
      <w:r w:rsidR="003932DE" w:rsidRPr="003932DE">
        <w:rPr>
          <w:lang w:val="en-US"/>
        </w:rPr>
        <w:fldChar w:fldCharType="separate"/>
      </w:r>
      <w:r w:rsidR="003932DE" w:rsidRPr="003932DE">
        <w:rPr>
          <w:lang w:val="en-US"/>
        </w:rPr>
        <w:t xml:space="preserve">Table </w:t>
      </w:r>
      <w:r w:rsidR="003932DE" w:rsidRPr="003932DE">
        <w:rPr>
          <w:noProof/>
          <w:lang w:val="en-US"/>
        </w:rPr>
        <w:t>3</w:t>
      </w:r>
      <w:r w:rsidR="003932DE" w:rsidRPr="003932DE">
        <w:rPr>
          <w:lang w:val="en-US"/>
        </w:rPr>
        <w:fldChar w:fldCharType="end"/>
      </w:r>
      <w:r w:rsidR="003932DE">
        <w:rPr>
          <w:lang w:val="en-US"/>
        </w:rPr>
        <w:t>)</w:t>
      </w:r>
      <w:r w:rsidRPr="007C7ADB">
        <w:rPr>
          <w:lang w:val="en-US"/>
        </w:rPr>
        <w:t>.</w:t>
      </w:r>
    </w:p>
    <w:p w14:paraId="56EE9B08" w14:textId="58643FC9" w:rsidR="003932DE" w:rsidRPr="003932DE" w:rsidRDefault="003932DE" w:rsidP="003932DE">
      <w:pPr>
        <w:pStyle w:val="Lijstalinea"/>
        <w:numPr>
          <w:ilvl w:val="0"/>
          <w:numId w:val="10"/>
        </w:numPr>
        <w:rPr>
          <w:lang w:val="en-US"/>
        </w:rPr>
      </w:pPr>
      <w:r w:rsidRPr="003932DE">
        <w:rPr>
          <w:lang w:val="en-US"/>
        </w:rPr>
        <w:t>Check that the prediction changes to the target.</w:t>
      </w:r>
    </w:p>
    <w:tbl>
      <w:tblPr>
        <w:tblStyle w:val="Tabelraster"/>
        <w:tblW w:w="0" w:type="auto"/>
        <w:tblLook w:val="04A0" w:firstRow="1" w:lastRow="0" w:firstColumn="1" w:lastColumn="0" w:noHBand="0" w:noVBand="1"/>
      </w:tblPr>
      <w:tblGrid>
        <w:gridCol w:w="4531"/>
        <w:gridCol w:w="4531"/>
      </w:tblGrid>
      <w:tr w:rsidR="00F46F46" w:rsidRPr="00D65B07" w14:paraId="1D3BBDCD" w14:textId="77777777" w:rsidTr="00F46F46">
        <w:tc>
          <w:tcPr>
            <w:tcW w:w="4531" w:type="dxa"/>
          </w:tcPr>
          <w:p w14:paraId="70C8AB15" w14:textId="26200872" w:rsidR="00F46F46" w:rsidRPr="007C7ADB" w:rsidRDefault="00F46F46" w:rsidP="00AA7DFA">
            <w:pPr>
              <w:jc w:val="both"/>
              <w:rPr>
                <w:lang w:val="en-US"/>
              </w:rPr>
            </w:pPr>
            <w:r w:rsidRPr="007C7ADB">
              <w:rPr>
                <w:lang w:val="en-US"/>
              </w:rPr>
              <w:t xml:space="preserve">Anchor </w:t>
            </w:r>
            <w:r w:rsidR="003932DE">
              <w:rPr>
                <w:lang w:val="en-US"/>
              </w:rPr>
              <w:t xml:space="preserve">for the </w:t>
            </w:r>
            <w:r w:rsidRPr="007C7ADB">
              <w:rPr>
                <w:lang w:val="en-US"/>
              </w:rPr>
              <w:t>input</w:t>
            </w:r>
            <w:r w:rsidR="003932DE">
              <w:rPr>
                <w:lang w:val="en-US"/>
              </w:rPr>
              <w:t xml:space="preserve"> instance</w:t>
            </w:r>
          </w:p>
        </w:tc>
        <w:tc>
          <w:tcPr>
            <w:tcW w:w="4531" w:type="dxa"/>
          </w:tcPr>
          <w:p w14:paraId="5D583D7D" w14:textId="5E17E9E2" w:rsidR="00F46F46" w:rsidRPr="007C7ADB" w:rsidRDefault="00F46F46" w:rsidP="00AA7DFA">
            <w:pPr>
              <w:jc w:val="both"/>
              <w:rPr>
                <w:lang w:val="en-US"/>
              </w:rPr>
            </w:pPr>
            <w:r w:rsidRPr="007C7ADB">
              <w:rPr>
                <w:lang w:val="en-US"/>
              </w:rPr>
              <w:t xml:space="preserve">Anchor </w:t>
            </w:r>
            <w:r w:rsidR="003932DE">
              <w:rPr>
                <w:lang w:val="en-US"/>
              </w:rPr>
              <w:t xml:space="preserve">for the </w:t>
            </w:r>
            <w:r w:rsidRPr="007C7ADB">
              <w:rPr>
                <w:lang w:val="en-US"/>
              </w:rPr>
              <w:t>counterfactual</w:t>
            </w:r>
            <w:r w:rsidR="003932DE">
              <w:rPr>
                <w:lang w:val="en-US"/>
              </w:rPr>
              <w:t xml:space="preserve"> insta</w:t>
            </w:r>
            <w:r w:rsidR="00F22472">
              <w:rPr>
                <w:lang w:val="en-US"/>
              </w:rPr>
              <w:t>n</w:t>
            </w:r>
            <w:r w:rsidR="003932DE">
              <w:rPr>
                <w:lang w:val="en-US"/>
              </w:rPr>
              <w:t>ce</w:t>
            </w:r>
          </w:p>
        </w:tc>
      </w:tr>
      <w:tr w:rsidR="00F46F46" w:rsidRPr="00D65B07" w14:paraId="4FF011A2" w14:textId="77777777" w:rsidTr="00F46F46">
        <w:tc>
          <w:tcPr>
            <w:tcW w:w="4531" w:type="dxa"/>
          </w:tcPr>
          <w:p w14:paraId="7B8FE152" w14:textId="1222ABAF" w:rsidR="00F46F46" w:rsidRPr="007C7ADB" w:rsidRDefault="00F46F46" w:rsidP="00AA7DFA">
            <w:pPr>
              <w:jc w:val="both"/>
              <w:rPr>
                <w:i/>
                <w:iCs/>
                <w:lang w:val="en-US"/>
              </w:rPr>
            </w:pPr>
            <w:r w:rsidRPr="007C7ADB">
              <w:rPr>
                <w:i/>
                <w:iCs/>
                <w:lang w:val="en-US"/>
              </w:rPr>
              <w:t xml:space="preserve">The model will predict </w:t>
            </w:r>
            <w:r w:rsidRPr="007C7ADB">
              <w:rPr>
                <w:b/>
                <w:bCs/>
                <w:i/>
                <w:iCs/>
                <w:lang w:val="en-US"/>
              </w:rPr>
              <w:t>3 contributors 96%</w:t>
            </w:r>
            <w:r w:rsidRPr="007C7ADB">
              <w:rPr>
                <w:i/>
                <w:iCs/>
                <w:lang w:val="en-US"/>
              </w:rPr>
              <w:t xml:space="preserve"> of the time when ALL the following rules are true:   </w:t>
            </w:r>
          </w:p>
          <w:p w14:paraId="59C403FE" w14:textId="77777777" w:rsidR="00F46F46" w:rsidRPr="007C7ADB" w:rsidRDefault="00F46F46" w:rsidP="00AA7DFA">
            <w:pPr>
              <w:pStyle w:val="Lijstalinea"/>
              <w:numPr>
                <w:ilvl w:val="0"/>
                <w:numId w:val="11"/>
              </w:numPr>
              <w:jc w:val="both"/>
              <w:rPr>
                <w:i/>
                <w:iCs/>
                <w:lang w:val="en-US"/>
              </w:rPr>
            </w:pPr>
            <w:r w:rsidRPr="007C7ADB">
              <w:rPr>
                <w:i/>
                <w:iCs/>
                <w:lang w:val="en-US"/>
              </w:rPr>
              <w:t>TAC &lt;= 79.00</w:t>
            </w:r>
          </w:p>
          <w:p w14:paraId="4FDA1531" w14:textId="77777777" w:rsidR="00F46F46" w:rsidRPr="007C7ADB" w:rsidRDefault="00F46F46" w:rsidP="00AA7DFA">
            <w:pPr>
              <w:pStyle w:val="Lijstalinea"/>
              <w:numPr>
                <w:ilvl w:val="0"/>
                <w:numId w:val="11"/>
              </w:numPr>
              <w:jc w:val="both"/>
              <w:rPr>
                <w:i/>
                <w:iCs/>
                <w:lang w:val="en-US"/>
              </w:rPr>
            </w:pPr>
            <w:r w:rsidRPr="007C7ADB">
              <w:rPr>
                <w:i/>
                <w:iCs/>
                <w:lang w:val="en-US"/>
              </w:rPr>
              <w:t>Loci with 5-6 alleles &gt; 1.00</w:t>
            </w:r>
          </w:p>
          <w:p w14:paraId="7C6BE48B" w14:textId="77777777" w:rsidR="00F46F46" w:rsidRPr="007C7ADB" w:rsidRDefault="00F46F46" w:rsidP="00AA7DFA">
            <w:pPr>
              <w:pStyle w:val="Lijstalinea"/>
              <w:numPr>
                <w:ilvl w:val="0"/>
                <w:numId w:val="11"/>
              </w:numPr>
              <w:jc w:val="both"/>
              <w:rPr>
                <w:i/>
                <w:iCs/>
                <w:lang w:val="en-US"/>
              </w:rPr>
            </w:pPr>
            <w:r w:rsidRPr="007C7ADB">
              <w:rPr>
                <w:i/>
                <w:iCs/>
                <w:lang w:val="en-US"/>
              </w:rPr>
              <w:t>D8S1179 allele count &lt;= 3.00</w:t>
            </w:r>
          </w:p>
          <w:p w14:paraId="17ED2FB3" w14:textId="2A7E93EB" w:rsidR="00F46F46" w:rsidRPr="007C7ADB" w:rsidRDefault="00F46F46" w:rsidP="00AA7DFA">
            <w:pPr>
              <w:jc w:val="both"/>
              <w:rPr>
                <w:i/>
                <w:iCs/>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0.02</w:t>
            </w:r>
          </w:p>
        </w:tc>
        <w:tc>
          <w:tcPr>
            <w:tcW w:w="4531" w:type="dxa"/>
          </w:tcPr>
          <w:p w14:paraId="009B9E07" w14:textId="5721223A" w:rsidR="00F46F46" w:rsidRPr="007C7ADB" w:rsidRDefault="00F46F46" w:rsidP="00AA7DFA">
            <w:pPr>
              <w:jc w:val="both"/>
              <w:rPr>
                <w:i/>
                <w:iCs/>
                <w:lang w:val="en-US"/>
              </w:rPr>
            </w:pPr>
            <w:r w:rsidRPr="007C7ADB">
              <w:rPr>
                <w:i/>
                <w:iCs/>
                <w:lang w:val="en-US"/>
              </w:rPr>
              <w:t xml:space="preserve">The model will predict </w:t>
            </w:r>
            <w:r w:rsidRPr="007C7ADB">
              <w:rPr>
                <w:b/>
                <w:bCs/>
                <w:i/>
                <w:iCs/>
                <w:lang w:val="en-US"/>
              </w:rPr>
              <w:t>2 contributors 97%</w:t>
            </w:r>
            <w:r w:rsidRPr="007C7ADB">
              <w:rPr>
                <w:i/>
                <w:iCs/>
                <w:lang w:val="en-US"/>
              </w:rPr>
              <w:t xml:space="preserve"> of the time when ALL the following rules are true:</w:t>
            </w:r>
          </w:p>
          <w:p w14:paraId="6D0A22DF" w14:textId="77777777" w:rsidR="00F46F46" w:rsidRPr="007C7ADB" w:rsidRDefault="00F46F46" w:rsidP="00AA7DFA">
            <w:pPr>
              <w:pStyle w:val="Lijstalinea"/>
              <w:numPr>
                <w:ilvl w:val="0"/>
                <w:numId w:val="11"/>
              </w:numPr>
              <w:jc w:val="both"/>
              <w:rPr>
                <w:i/>
                <w:iCs/>
                <w:lang w:val="en-US"/>
              </w:rPr>
            </w:pPr>
            <w:r w:rsidRPr="007C7ADB">
              <w:rPr>
                <w:i/>
                <w:iCs/>
                <w:lang w:val="en-US"/>
              </w:rPr>
              <w:t>Allele count std. &lt;= 0.93</w:t>
            </w:r>
          </w:p>
          <w:p w14:paraId="38E8A4EC" w14:textId="77777777" w:rsidR="00F46F46" w:rsidRPr="007C7ADB" w:rsidRDefault="00F46F46" w:rsidP="00AA7DFA">
            <w:pPr>
              <w:pStyle w:val="Lijstalinea"/>
              <w:numPr>
                <w:ilvl w:val="0"/>
                <w:numId w:val="11"/>
              </w:numPr>
              <w:jc w:val="both"/>
              <w:rPr>
                <w:i/>
                <w:iCs/>
                <w:lang w:val="en-US"/>
              </w:rPr>
            </w:pPr>
            <w:r w:rsidRPr="007C7ADB">
              <w:rPr>
                <w:i/>
                <w:iCs/>
                <w:lang w:val="en-US"/>
              </w:rPr>
              <w:t>Random match probability &lt;= 0.00</w:t>
            </w:r>
          </w:p>
          <w:p w14:paraId="500BC3EE" w14:textId="77777777" w:rsidR="00F46F46" w:rsidRPr="007C7ADB" w:rsidRDefault="00F46F46" w:rsidP="00AA7DFA">
            <w:pPr>
              <w:pStyle w:val="Lijstalinea"/>
              <w:numPr>
                <w:ilvl w:val="0"/>
                <w:numId w:val="11"/>
              </w:numPr>
              <w:jc w:val="both"/>
              <w:rPr>
                <w:i/>
                <w:iCs/>
                <w:lang w:val="en-US"/>
              </w:rPr>
            </w:pPr>
            <w:r w:rsidRPr="007C7ADB">
              <w:rPr>
                <w:i/>
                <w:iCs/>
                <w:lang w:val="en-US"/>
              </w:rPr>
              <w:t>D8S1179 allele count &lt;= 2.00</w:t>
            </w:r>
          </w:p>
          <w:p w14:paraId="014BB1C9" w14:textId="2C6CEB03" w:rsidR="00F46F46" w:rsidRPr="007C7ADB" w:rsidRDefault="00F46F46" w:rsidP="00AA7DFA">
            <w:pPr>
              <w:jc w:val="both"/>
              <w:rPr>
                <w:lang w:val="en-US"/>
              </w:rPr>
            </w:pPr>
            <w:r w:rsidRPr="007C7ADB">
              <w:rPr>
                <w:i/>
                <w:iCs/>
                <w:lang w:val="en-US"/>
              </w:rPr>
              <w:t xml:space="preserve">These rules </w:t>
            </w:r>
            <w:r w:rsidR="008F69BB" w:rsidRPr="007C7ADB">
              <w:rPr>
                <w:i/>
                <w:iCs/>
                <w:lang w:val="en-US"/>
              </w:rPr>
              <w:t xml:space="preserve">hold for the </w:t>
            </w:r>
            <w:r w:rsidRPr="007C7ADB">
              <w:rPr>
                <w:i/>
                <w:iCs/>
                <w:lang w:val="en-US"/>
              </w:rPr>
              <w:t>original data with a probability of 0.02</w:t>
            </w:r>
          </w:p>
        </w:tc>
      </w:tr>
    </w:tbl>
    <w:p w14:paraId="3AEF2657" w14:textId="4BE9975F" w:rsidR="00BA3385" w:rsidRPr="003932DE" w:rsidRDefault="00BA3385" w:rsidP="00BA3385">
      <w:pPr>
        <w:pStyle w:val="Geenafstand"/>
        <w:rPr>
          <w:color w:val="44546A" w:themeColor="text2"/>
          <w:sz w:val="18"/>
          <w:szCs w:val="18"/>
          <w:lang w:val="en-US"/>
        </w:rPr>
      </w:pPr>
      <w:bookmarkStart w:id="105" w:name="_Ref72343381"/>
      <w:bookmarkStart w:id="106" w:name="_Ref73480186"/>
      <w:r w:rsidRPr="003932DE">
        <w:rPr>
          <w:color w:val="44546A" w:themeColor="text2"/>
          <w:sz w:val="18"/>
          <w:szCs w:val="18"/>
          <w:lang w:val="en-US"/>
        </w:rPr>
        <w:t xml:space="preserve">Table </w:t>
      </w:r>
      <w:r w:rsidRPr="003932DE">
        <w:rPr>
          <w:color w:val="44546A" w:themeColor="text2"/>
          <w:sz w:val="18"/>
          <w:szCs w:val="18"/>
          <w:lang w:val="en-US"/>
        </w:rPr>
        <w:fldChar w:fldCharType="begin"/>
      </w:r>
      <w:r w:rsidRPr="003932DE">
        <w:rPr>
          <w:color w:val="44546A" w:themeColor="text2"/>
          <w:sz w:val="18"/>
          <w:szCs w:val="18"/>
          <w:lang w:val="en-US"/>
        </w:rPr>
        <w:instrText xml:space="preserve"> SEQ Table \* ARABIC </w:instrText>
      </w:r>
      <w:r w:rsidRPr="003932DE">
        <w:rPr>
          <w:color w:val="44546A" w:themeColor="text2"/>
          <w:sz w:val="18"/>
          <w:szCs w:val="18"/>
          <w:lang w:val="en-US"/>
        </w:rPr>
        <w:fldChar w:fldCharType="separate"/>
      </w:r>
      <w:r w:rsidR="003932DE" w:rsidRPr="003932DE">
        <w:rPr>
          <w:noProof/>
          <w:color w:val="44546A" w:themeColor="text2"/>
          <w:sz w:val="18"/>
          <w:szCs w:val="18"/>
          <w:lang w:val="en-US"/>
        </w:rPr>
        <w:t>2</w:t>
      </w:r>
      <w:r w:rsidRPr="003932DE">
        <w:rPr>
          <w:color w:val="44546A" w:themeColor="text2"/>
          <w:sz w:val="18"/>
          <w:szCs w:val="18"/>
          <w:lang w:val="en-US"/>
        </w:rPr>
        <w:fldChar w:fldCharType="end"/>
      </w:r>
      <w:bookmarkEnd w:id="105"/>
      <w:r w:rsidRPr="003932DE">
        <w:rPr>
          <w:color w:val="44546A" w:themeColor="text2"/>
          <w:sz w:val="18"/>
          <w:szCs w:val="18"/>
          <w:lang w:val="en-US"/>
        </w:rPr>
        <w:t>: Two Anchors for Experiment 1 that led to a successful result</w:t>
      </w:r>
      <w:r w:rsidR="003932DE">
        <w:rPr>
          <w:color w:val="44546A" w:themeColor="text2"/>
          <w:sz w:val="18"/>
          <w:szCs w:val="18"/>
          <w:lang w:val="en-US"/>
        </w:rPr>
        <w:t>.</w:t>
      </w:r>
      <w:bookmarkEnd w:id="106"/>
    </w:p>
    <w:p w14:paraId="4719DE57" w14:textId="77777777" w:rsidR="003932DE" w:rsidRDefault="003932DE" w:rsidP="00BA3385">
      <w:pPr>
        <w:pStyle w:val="Geenafstand"/>
      </w:pPr>
    </w:p>
    <w:tbl>
      <w:tblPr>
        <w:tblStyle w:val="Tabelraster"/>
        <w:tblW w:w="0" w:type="auto"/>
        <w:tblLook w:val="04A0" w:firstRow="1" w:lastRow="0" w:firstColumn="1" w:lastColumn="0" w:noHBand="0" w:noVBand="1"/>
      </w:tblPr>
      <w:tblGrid>
        <w:gridCol w:w="3020"/>
        <w:gridCol w:w="3021"/>
        <w:gridCol w:w="3021"/>
      </w:tblGrid>
      <w:tr w:rsidR="00F46F46" w:rsidRPr="007C7ADB" w14:paraId="268EEB77" w14:textId="77777777" w:rsidTr="00F46F46">
        <w:tc>
          <w:tcPr>
            <w:tcW w:w="3020" w:type="dxa"/>
          </w:tcPr>
          <w:p w14:paraId="68C37A13" w14:textId="77777777" w:rsidR="00F46F46" w:rsidRPr="007C7ADB" w:rsidRDefault="00F46F46" w:rsidP="00AA7DFA">
            <w:pPr>
              <w:jc w:val="both"/>
              <w:rPr>
                <w:lang w:val="en-US"/>
              </w:rPr>
            </w:pPr>
          </w:p>
        </w:tc>
        <w:tc>
          <w:tcPr>
            <w:tcW w:w="3021" w:type="dxa"/>
          </w:tcPr>
          <w:p w14:paraId="2E2F07E4" w14:textId="679E37FE" w:rsidR="00F46F46" w:rsidRPr="007C7ADB" w:rsidRDefault="00F46F46" w:rsidP="00AA7DFA">
            <w:pPr>
              <w:jc w:val="both"/>
              <w:rPr>
                <w:lang w:val="en-US"/>
              </w:rPr>
            </w:pPr>
            <w:r w:rsidRPr="007C7ADB">
              <w:rPr>
                <w:lang w:val="en-US"/>
              </w:rPr>
              <w:t>Input value</w:t>
            </w:r>
          </w:p>
        </w:tc>
        <w:tc>
          <w:tcPr>
            <w:tcW w:w="3021" w:type="dxa"/>
          </w:tcPr>
          <w:p w14:paraId="5D4E7943" w14:textId="62ADC324" w:rsidR="00F46F46" w:rsidRPr="007C7ADB" w:rsidRDefault="00F46F46" w:rsidP="00AA7DFA">
            <w:pPr>
              <w:jc w:val="both"/>
              <w:rPr>
                <w:lang w:val="en-US"/>
              </w:rPr>
            </w:pPr>
            <w:r w:rsidRPr="007C7ADB">
              <w:rPr>
                <w:lang w:val="en-US"/>
              </w:rPr>
              <w:t>New value</w:t>
            </w:r>
          </w:p>
        </w:tc>
      </w:tr>
      <w:tr w:rsidR="00F46F46" w:rsidRPr="007C7ADB" w14:paraId="72626549" w14:textId="77777777" w:rsidTr="00F46F46">
        <w:tc>
          <w:tcPr>
            <w:tcW w:w="3020" w:type="dxa"/>
          </w:tcPr>
          <w:p w14:paraId="53EBEBD4" w14:textId="36CB4072" w:rsidR="00F46F46" w:rsidRPr="007C7ADB" w:rsidRDefault="00577EA2" w:rsidP="00AA7DFA">
            <w:pPr>
              <w:jc w:val="both"/>
              <w:rPr>
                <w:lang w:val="en-US"/>
              </w:rPr>
            </w:pPr>
            <w:r w:rsidRPr="007C7ADB">
              <w:rPr>
                <w:lang w:val="en-US"/>
              </w:rPr>
              <w:t>Allele count std.</w:t>
            </w:r>
          </w:p>
        </w:tc>
        <w:tc>
          <w:tcPr>
            <w:tcW w:w="3021" w:type="dxa"/>
          </w:tcPr>
          <w:p w14:paraId="1CC2F551" w14:textId="79A15858" w:rsidR="00F46F46" w:rsidRPr="007C7ADB" w:rsidRDefault="00577EA2" w:rsidP="00AA7DFA">
            <w:pPr>
              <w:jc w:val="both"/>
              <w:rPr>
                <w:lang w:val="en-US"/>
              </w:rPr>
            </w:pPr>
            <w:r w:rsidRPr="007C7ADB">
              <w:rPr>
                <w:lang w:val="en-US"/>
              </w:rPr>
              <w:t>1.03</w:t>
            </w:r>
          </w:p>
        </w:tc>
        <w:tc>
          <w:tcPr>
            <w:tcW w:w="3021" w:type="dxa"/>
          </w:tcPr>
          <w:p w14:paraId="7E49DAF8" w14:textId="5E4F41D5" w:rsidR="00F46F46" w:rsidRPr="007C7ADB" w:rsidRDefault="00577EA2" w:rsidP="00AA7DFA">
            <w:pPr>
              <w:jc w:val="both"/>
              <w:rPr>
                <w:lang w:val="en-US"/>
              </w:rPr>
            </w:pPr>
            <w:r w:rsidRPr="007C7ADB">
              <w:rPr>
                <w:lang w:val="en-US"/>
              </w:rPr>
              <w:t>0.70</w:t>
            </w:r>
            <w:r w:rsidR="00786BC8" w:rsidRPr="007C7ADB">
              <w:rPr>
                <w:lang w:val="en-US"/>
              </w:rPr>
              <w:t xml:space="preserve"> (&lt;= 0.93)</w:t>
            </w:r>
          </w:p>
        </w:tc>
      </w:tr>
      <w:tr w:rsidR="00F46F46" w:rsidRPr="007C7ADB" w14:paraId="723BEB1D" w14:textId="77777777" w:rsidTr="00F46F46">
        <w:tc>
          <w:tcPr>
            <w:tcW w:w="3020" w:type="dxa"/>
          </w:tcPr>
          <w:p w14:paraId="43D491D6" w14:textId="366BAEA5" w:rsidR="00F46F46" w:rsidRPr="007C7ADB" w:rsidRDefault="00577EA2" w:rsidP="00AA7DFA">
            <w:pPr>
              <w:jc w:val="both"/>
              <w:rPr>
                <w:lang w:val="en-US"/>
              </w:rPr>
            </w:pPr>
            <w:r w:rsidRPr="007C7ADB">
              <w:rPr>
                <w:lang w:val="en-US"/>
              </w:rPr>
              <w:t>D8S1179 allele count</w:t>
            </w:r>
          </w:p>
        </w:tc>
        <w:tc>
          <w:tcPr>
            <w:tcW w:w="3021" w:type="dxa"/>
          </w:tcPr>
          <w:p w14:paraId="4CEBA35F" w14:textId="3DC7154A" w:rsidR="00F46F46" w:rsidRPr="007C7ADB" w:rsidRDefault="00577EA2" w:rsidP="00AA7DFA">
            <w:pPr>
              <w:jc w:val="both"/>
              <w:rPr>
                <w:lang w:val="en-US"/>
              </w:rPr>
            </w:pPr>
            <w:r w:rsidRPr="007C7ADB">
              <w:rPr>
                <w:lang w:val="en-US"/>
              </w:rPr>
              <w:t>3.00</w:t>
            </w:r>
          </w:p>
        </w:tc>
        <w:tc>
          <w:tcPr>
            <w:tcW w:w="3021" w:type="dxa"/>
          </w:tcPr>
          <w:p w14:paraId="06E74B2E" w14:textId="67BFB6B2" w:rsidR="00F46F46" w:rsidRPr="007C7ADB" w:rsidRDefault="00577EA2" w:rsidP="00AA7DFA">
            <w:pPr>
              <w:jc w:val="both"/>
              <w:rPr>
                <w:lang w:val="en-US"/>
              </w:rPr>
            </w:pPr>
            <w:r w:rsidRPr="007C7ADB">
              <w:rPr>
                <w:lang w:val="en-US"/>
              </w:rPr>
              <w:t>2.00</w:t>
            </w:r>
            <w:r w:rsidR="00786BC8" w:rsidRPr="007C7ADB">
              <w:rPr>
                <w:lang w:val="en-US"/>
              </w:rPr>
              <w:t xml:space="preserve"> (&lt;= 2.00)</w:t>
            </w:r>
          </w:p>
        </w:tc>
      </w:tr>
      <w:tr w:rsidR="00D0260A" w:rsidRPr="007C7ADB" w14:paraId="69758C21" w14:textId="77777777" w:rsidTr="00F46F46">
        <w:tc>
          <w:tcPr>
            <w:tcW w:w="3020" w:type="dxa"/>
          </w:tcPr>
          <w:p w14:paraId="6305AE17" w14:textId="28C6C5CA" w:rsidR="00D0260A" w:rsidRPr="007C7ADB" w:rsidRDefault="00D0260A" w:rsidP="00AA7DFA">
            <w:pPr>
              <w:jc w:val="both"/>
              <w:rPr>
                <w:lang w:val="en-US"/>
              </w:rPr>
            </w:pPr>
            <w:r>
              <w:rPr>
                <w:lang w:val="en-US"/>
              </w:rPr>
              <w:t>Prediction</w:t>
            </w:r>
          </w:p>
        </w:tc>
        <w:tc>
          <w:tcPr>
            <w:tcW w:w="3021" w:type="dxa"/>
          </w:tcPr>
          <w:p w14:paraId="6BF4839E" w14:textId="76560CD3" w:rsidR="00D0260A" w:rsidRPr="00D0260A" w:rsidRDefault="00D0260A" w:rsidP="00AA7DFA">
            <w:pPr>
              <w:jc w:val="both"/>
              <w:rPr>
                <w:b/>
                <w:bCs/>
                <w:lang w:val="en-US"/>
              </w:rPr>
            </w:pPr>
            <w:r w:rsidRPr="00D0260A">
              <w:rPr>
                <w:b/>
                <w:bCs/>
                <w:lang w:val="en-US"/>
              </w:rPr>
              <w:t>3.0</w:t>
            </w:r>
          </w:p>
        </w:tc>
        <w:tc>
          <w:tcPr>
            <w:tcW w:w="3021" w:type="dxa"/>
          </w:tcPr>
          <w:p w14:paraId="1E6A2762" w14:textId="7D8EE4C9" w:rsidR="00D0260A" w:rsidRPr="00D0260A" w:rsidRDefault="00D0260A" w:rsidP="00AA7DFA">
            <w:pPr>
              <w:jc w:val="both"/>
              <w:rPr>
                <w:b/>
                <w:bCs/>
                <w:lang w:val="en-US"/>
              </w:rPr>
            </w:pPr>
            <w:r w:rsidRPr="00D0260A">
              <w:rPr>
                <w:b/>
                <w:bCs/>
                <w:lang w:val="en-US"/>
              </w:rPr>
              <w:t>2.0</w:t>
            </w:r>
          </w:p>
        </w:tc>
      </w:tr>
    </w:tbl>
    <w:p w14:paraId="0E869875" w14:textId="06ECE0A9" w:rsidR="00077D69" w:rsidRDefault="00BA3385" w:rsidP="00D0260A">
      <w:pPr>
        <w:pStyle w:val="Geenafstand"/>
        <w:rPr>
          <w:color w:val="44546A" w:themeColor="text2"/>
          <w:sz w:val="18"/>
          <w:szCs w:val="18"/>
          <w:lang w:val="en-US"/>
        </w:rPr>
      </w:pPr>
      <w:bookmarkStart w:id="107" w:name="_Ref72343352"/>
      <w:r w:rsidRPr="003932DE">
        <w:rPr>
          <w:color w:val="44546A" w:themeColor="text2"/>
          <w:sz w:val="18"/>
          <w:szCs w:val="18"/>
          <w:lang w:val="en-US"/>
        </w:rPr>
        <w:t xml:space="preserve">Table </w:t>
      </w:r>
      <w:r w:rsidRPr="003932DE">
        <w:rPr>
          <w:color w:val="44546A" w:themeColor="text2"/>
          <w:sz w:val="18"/>
          <w:szCs w:val="18"/>
          <w:lang w:val="en-US"/>
        </w:rPr>
        <w:fldChar w:fldCharType="begin"/>
      </w:r>
      <w:r w:rsidRPr="003932DE">
        <w:rPr>
          <w:color w:val="44546A" w:themeColor="text2"/>
          <w:sz w:val="18"/>
          <w:szCs w:val="18"/>
          <w:lang w:val="en-US"/>
        </w:rPr>
        <w:instrText xml:space="preserve"> SEQ Table \* ARABIC </w:instrText>
      </w:r>
      <w:r w:rsidRPr="003932DE">
        <w:rPr>
          <w:color w:val="44546A" w:themeColor="text2"/>
          <w:sz w:val="18"/>
          <w:szCs w:val="18"/>
          <w:lang w:val="en-US"/>
        </w:rPr>
        <w:fldChar w:fldCharType="separate"/>
      </w:r>
      <w:r w:rsidRPr="003932DE">
        <w:rPr>
          <w:noProof/>
          <w:color w:val="44546A" w:themeColor="text2"/>
          <w:sz w:val="18"/>
          <w:szCs w:val="18"/>
          <w:lang w:val="en-US"/>
        </w:rPr>
        <w:t>3</w:t>
      </w:r>
      <w:r w:rsidRPr="003932DE">
        <w:rPr>
          <w:color w:val="44546A" w:themeColor="text2"/>
          <w:sz w:val="18"/>
          <w:szCs w:val="18"/>
          <w:lang w:val="en-US"/>
        </w:rPr>
        <w:fldChar w:fldCharType="end"/>
      </w:r>
      <w:bookmarkEnd w:id="107"/>
      <w:r w:rsidRPr="003932DE">
        <w:rPr>
          <w:color w:val="44546A" w:themeColor="text2"/>
          <w:sz w:val="18"/>
          <w:szCs w:val="18"/>
          <w:lang w:val="en-US"/>
        </w:rPr>
        <w:t xml:space="preserve">: Changing the input features that do not match the counterfactual Anchor caused the prediction to be </w:t>
      </w:r>
      <w:r w:rsidRPr="00D0260A">
        <w:rPr>
          <w:b/>
          <w:bCs/>
          <w:color w:val="44546A" w:themeColor="text2"/>
          <w:sz w:val="18"/>
          <w:szCs w:val="18"/>
          <w:lang w:val="en-US"/>
        </w:rPr>
        <w:t>2.0</w:t>
      </w:r>
      <w:r w:rsidRPr="003932DE">
        <w:rPr>
          <w:color w:val="44546A" w:themeColor="text2"/>
          <w:sz w:val="18"/>
          <w:szCs w:val="18"/>
          <w:lang w:val="en-US"/>
        </w:rPr>
        <w:t>.</w:t>
      </w:r>
    </w:p>
    <w:p w14:paraId="48735C3B" w14:textId="77777777" w:rsidR="00D0260A" w:rsidRPr="00D0260A" w:rsidRDefault="00D0260A" w:rsidP="00D0260A">
      <w:pPr>
        <w:pStyle w:val="Geenafstand"/>
      </w:pPr>
    </w:p>
    <w:p w14:paraId="4294B78E" w14:textId="68BD69ED" w:rsidR="00577EA2" w:rsidRDefault="00077D69" w:rsidP="00AA7DFA">
      <w:pPr>
        <w:jc w:val="both"/>
        <w:rPr>
          <w:lang w:val="en-US"/>
        </w:rPr>
      </w:pPr>
      <w:r w:rsidRPr="007C7ADB">
        <w:rPr>
          <w:lang w:val="en-US"/>
        </w:rPr>
        <w:t xml:space="preserve">As can be seen in </w:t>
      </w:r>
      <w:r w:rsidRPr="00D0260A">
        <w:rPr>
          <w:lang w:val="en-US"/>
        </w:rPr>
        <w:fldChar w:fldCharType="begin"/>
      </w:r>
      <w:r w:rsidRPr="00D0260A">
        <w:rPr>
          <w:lang w:val="en-US"/>
        </w:rPr>
        <w:instrText xml:space="preserve"> REF _Ref72343352 \h </w:instrText>
      </w:r>
      <w:r w:rsidR="00AA7DFA" w:rsidRPr="00D0260A">
        <w:rPr>
          <w:lang w:val="en-US"/>
        </w:rPr>
        <w:instrText xml:space="preserve"> \* MERGEFORMAT </w:instrText>
      </w:r>
      <w:r w:rsidRPr="00D0260A">
        <w:rPr>
          <w:lang w:val="en-US"/>
        </w:rPr>
      </w:r>
      <w:r w:rsidRPr="00D0260A">
        <w:rPr>
          <w:lang w:val="en-US"/>
        </w:rPr>
        <w:fldChar w:fldCharType="separate"/>
      </w:r>
      <w:r w:rsidR="00D0260A" w:rsidRPr="00D0260A">
        <w:rPr>
          <w:lang w:val="en-US"/>
        </w:rPr>
        <w:t xml:space="preserve">Table </w:t>
      </w:r>
      <w:r w:rsidR="00D0260A" w:rsidRPr="00D0260A">
        <w:rPr>
          <w:noProof/>
          <w:lang w:val="en-US"/>
        </w:rPr>
        <w:t>3</w:t>
      </w:r>
      <w:r w:rsidRPr="00D0260A">
        <w:rPr>
          <w:lang w:val="en-US"/>
        </w:rPr>
        <w:fldChar w:fldCharType="end"/>
      </w:r>
      <w:r w:rsidRPr="00D0260A">
        <w:rPr>
          <w:lang w:val="en-US"/>
        </w:rPr>
        <w:t xml:space="preserve">, </w:t>
      </w:r>
      <w:r w:rsidRPr="007C7ADB">
        <w:rPr>
          <w:lang w:val="en-US"/>
        </w:rPr>
        <w:t>the prediction did change after matching the counterfactual Anchor</w:t>
      </w:r>
      <w:r w:rsidR="00004D4E" w:rsidRPr="007C7ADB">
        <w:rPr>
          <w:lang w:val="en-US"/>
        </w:rPr>
        <w:t>. However, p</w:t>
      </w:r>
      <w:r w:rsidR="00577EA2" w:rsidRPr="007C7ADB">
        <w:rPr>
          <w:lang w:val="en-US"/>
        </w:rPr>
        <w:t>roblems occurred w</w:t>
      </w:r>
      <w:r w:rsidR="00DB757E">
        <w:rPr>
          <w:lang w:val="en-US"/>
        </w:rPr>
        <w:t>hen:</w:t>
      </w:r>
    </w:p>
    <w:p w14:paraId="71F5B25C" w14:textId="3BD0DB63" w:rsidR="00577EA2" w:rsidRDefault="00577EA2" w:rsidP="00AA7DFA">
      <w:pPr>
        <w:pStyle w:val="Lijstalinea"/>
        <w:numPr>
          <w:ilvl w:val="0"/>
          <w:numId w:val="11"/>
        </w:numPr>
        <w:jc w:val="both"/>
        <w:rPr>
          <w:lang w:val="en-US"/>
        </w:rPr>
      </w:pPr>
      <w:r w:rsidRPr="007C7ADB">
        <w:rPr>
          <w:lang w:val="en-US"/>
        </w:rPr>
        <w:t>The input instance already fit the Anchors of the counterfactual.</w:t>
      </w:r>
    </w:p>
    <w:p w14:paraId="567D4BC4" w14:textId="2579D0CC" w:rsidR="00DB757E" w:rsidRPr="00DB757E" w:rsidRDefault="00DB757E" w:rsidP="00DB757E">
      <w:pPr>
        <w:pStyle w:val="Lijstalinea"/>
        <w:numPr>
          <w:ilvl w:val="0"/>
          <w:numId w:val="11"/>
        </w:numPr>
        <w:rPr>
          <w:sz w:val="18"/>
          <w:szCs w:val="18"/>
          <w:lang w:val="en-US"/>
        </w:rPr>
      </w:pPr>
      <w:r w:rsidRPr="007C7ADB">
        <w:rPr>
          <w:lang w:val="en-US"/>
        </w:rPr>
        <w:t xml:space="preserve">Changing the input to fit the Anchors of the counterfactual did not lead to a change in prediction. An example of this is shown in </w:t>
      </w:r>
      <w:r w:rsidRPr="00DB757E">
        <w:rPr>
          <w:lang w:val="en-US"/>
        </w:rPr>
        <w:fldChar w:fldCharType="begin"/>
      </w:r>
      <w:r w:rsidRPr="00DB757E">
        <w:rPr>
          <w:lang w:val="en-US"/>
        </w:rPr>
        <w:instrText xml:space="preserve"> REF _Ref72343695 \h  \* MERGEFORMAT </w:instrText>
      </w:r>
      <w:r w:rsidRPr="00DB757E">
        <w:rPr>
          <w:lang w:val="en-US"/>
        </w:rPr>
      </w:r>
      <w:r w:rsidRPr="00DB757E">
        <w:rPr>
          <w:lang w:val="en-US"/>
        </w:rPr>
        <w:fldChar w:fldCharType="separate"/>
      </w:r>
      <w:r w:rsidRPr="00DB757E">
        <w:rPr>
          <w:lang w:val="en-US"/>
        </w:rPr>
        <w:t>Table</w:t>
      </w:r>
      <w:r>
        <w:rPr>
          <w:lang w:val="en-US"/>
        </w:rPr>
        <w:t>s</w:t>
      </w:r>
      <w:r w:rsidRPr="00DB757E">
        <w:rPr>
          <w:lang w:val="en-US"/>
        </w:rPr>
        <w:t xml:space="preserve"> </w:t>
      </w:r>
      <w:r w:rsidRPr="00DB757E">
        <w:rPr>
          <w:noProof/>
          <w:lang w:val="en-US"/>
        </w:rPr>
        <w:t>4</w:t>
      </w:r>
      <w:r w:rsidRPr="00DB757E">
        <w:rPr>
          <w:lang w:val="en-US"/>
        </w:rPr>
        <w:fldChar w:fldCharType="end"/>
      </w:r>
      <w:r w:rsidRPr="00DB757E">
        <w:rPr>
          <w:lang w:val="en-US"/>
        </w:rPr>
        <w:t xml:space="preserve"> and </w:t>
      </w:r>
      <w:r w:rsidRPr="00DB757E">
        <w:rPr>
          <w:lang w:val="en-US"/>
        </w:rPr>
        <w:fldChar w:fldCharType="begin"/>
      </w:r>
      <w:r w:rsidRPr="00DB757E">
        <w:rPr>
          <w:lang w:val="en-US"/>
        </w:rPr>
        <w:instrText xml:space="preserve"> REF _Ref72343696 \h  \* MERGEFORMAT </w:instrText>
      </w:r>
      <w:r w:rsidRPr="00DB757E">
        <w:rPr>
          <w:lang w:val="en-US"/>
        </w:rPr>
      </w:r>
      <w:r w:rsidRPr="00DB757E">
        <w:rPr>
          <w:lang w:val="en-US"/>
        </w:rPr>
        <w:fldChar w:fldCharType="separate"/>
      </w:r>
      <w:r w:rsidRPr="00DB757E">
        <w:rPr>
          <w:noProof/>
          <w:lang w:val="en-US"/>
        </w:rPr>
        <w:t>5</w:t>
      </w:r>
      <w:r w:rsidRPr="00DB757E">
        <w:rPr>
          <w:lang w:val="en-US"/>
        </w:rPr>
        <w:fldChar w:fldCharType="end"/>
      </w:r>
      <w:r w:rsidRPr="00DB757E">
        <w:rPr>
          <w:lang w:val="en-US"/>
        </w:rPr>
        <w:t>.</w:t>
      </w:r>
    </w:p>
    <w:tbl>
      <w:tblPr>
        <w:tblStyle w:val="Tabelraster"/>
        <w:tblW w:w="0" w:type="auto"/>
        <w:tblLook w:val="04A0" w:firstRow="1" w:lastRow="0" w:firstColumn="1" w:lastColumn="0" w:noHBand="0" w:noVBand="1"/>
      </w:tblPr>
      <w:tblGrid>
        <w:gridCol w:w="4531"/>
        <w:gridCol w:w="4531"/>
      </w:tblGrid>
      <w:tr w:rsidR="004F6BBB" w:rsidRPr="007C7ADB" w14:paraId="621EDB24" w14:textId="77777777" w:rsidTr="0090499E">
        <w:tc>
          <w:tcPr>
            <w:tcW w:w="4531" w:type="dxa"/>
          </w:tcPr>
          <w:p w14:paraId="1A9E81F0" w14:textId="77777777" w:rsidR="004F6BBB" w:rsidRPr="007C7ADB" w:rsidRDefault="004F6BBB" w:rsidP="00AA7DFA">
            <w:pPr>
              <w:jc w:val="both"/>
              <w:rPr>
                <w:lang w:val="en-US"/>
              </w:rPr>
            </w:pPr>
            <w:r w:rsidRPr="007C7ADB">
              <w:rPr>
                <w:lang w:val="en-US"/>
              </w:rPr>
              <w:t>Anchor input</w:t>
            </w:r>
          </w:p>
        </w:tc>
        <w:tc>
          <w:tcPr>
            <w:tcW w:w="4531" w:type="dxa"/>
          </w:tcPr>
          <w:p w14:paraId="4DEB9779" w14:textId="77777777" w:rsidR="004F6BBB" w:rsidRPr="007C7ADB" w:rsidRDefault="004F6BBB" w:rsidP="00AA7DFA">
            <w:pPr>
              <w:jc w:val="both"/>
              <w:rPr>
                <w:lang w:val="en-US"/>
              </w:rPr>
            </w:pPr>
            <w:r w:rsidRPr="007C7ADB">
              <w:rPr>
                <w:lang w:val="en-US"/>
              </w:rPr>
              <w:t>Anchor counterfactual</w:t>
            </w:r>
          </w:p>
        </w:tc>
      </w:tr>
      <w:tr w:rsidR="004F6BBB" w:rsidRPr="00D65B07" w14:paraId="7A7B323B" w14:textId="77777777" w:rsidTr="0090499E">
        <w:tc>
          <w:tcPr>
            <w:tcW w:w="4531" w:type="dxa"/>
          </w:tcPr>
          <w:p w14:paraId="29E3EB9C" w14:textId="740D2F17" w:rsidR="004F6BBB" w:rsidRPr="007C7ADB" w:rsidRDefault="004F6BBB" w:rsidP="00AA7DFA">
            <w:pPr>
              <w:jc w:val="both"/>
              <w:rPr>
                <w:i/>
                <w:iCs/>
                <w:lang w:val="en-US"/>
              </w:rPr>
            </w:pPr>
            <w:r w:rsidRPr="007C7ADB">
              <w:rPr>
                <w:i/>
                <w:iCs/>
                <w:lang w:val="en-US"/>
              </w:rPr>
              <w:t xml:space="preserve">The model will predict </w:t>
            </w:r>
            <w:r w:rsidRPr="007C7ADB">
              <w:rPr>
                <w:b/>
                <w:bCs/>
                <w:i/>
                <w:iCs/>
                <w:lang w:val="en-US"/>
              </w:rPr>
              <w:t>1 contributors 93%</w:t>
            </w:r>
            <w:r w:rsidRPr="007C7ADB">
              <w:rPr>
                <w:i/>
                <w:iCs/>
                <w:lang w:val="en-US"/>
              </w:rPr>
              <w:t xml:space="preserve"> of the time when ALL the following rules are true:     </w:t>
            </w:r>
          </w:p>
          <w:p w14:paraId="27D28DAD" w14:textId="77777777" w:rsidR="004F6BBB" w:rsidRPr="007C7ADB" w:rsidRDefault="004F6BBB" w:rsidP="00AA7DFA">
            <w:pPr>
              <w:pStyle w:val="Lijstalinea"/>
              <w:numPr>
                <w:ilvl w:val="0"/>
                <w:numId w:val="11"/>
              </w:numPr>
              <w:jc w:val="both"/>
              <w:rPr>
                <w:i/>
                <w:iCs/>
                <w:lang w:val="en-US"/>
              </w:rPr>
            </w:pPr>
            <w:r w:rsidRPr="007C7ADB">
              <w:rPr>
                <w:i/>
                <w:iCs/>
                <w:lang w:val="en-US"/>
              </w:rPr>
              <w:t>TPOX min. NOC &lt;= 1.00</w:t>
            </w:r>
          </w:p>
          <w:p w14:paraId="5391DCB2" w14:textId="77777777" w:rsidR="004F6BBB" w:rsidRPr="007C7ADB" w:rsidRDefault="004F6BBB" w:rsidP="00AA7DFA">
            <w:pPr>
              <w:pStyle w:val="Lijstalinea"/>
              <w:numPr>
                <w:ilvl w:val="0"/>
                <w:numId w:val="11"/>
              </w:numPr>
              <w:jc w:val="both"/>
              <w:rPr>
                <w:i/>
                <w:iCs/>
                <w:lang w:val="en-US"/>
              </w:rPr>
            </w:pPr>
            <w:r w:rsidRPr="007C7ADB">
              <w:rPr>
                <w:i/>
                <w:iCs/>
                <w:lang w:val="en-US"/>
              </w:rPr>
              <w:t>Allele count std. &lt;= 0.65</w:t>
            </w:r>
          </w:p>
          <w:p w14:paraId="5A0B4B20" w14:textId="2065FAC5" w:rsidR="004F6BBB" w:rsidRPr="007C7ADB" w:rsidRDefault="004F6BBB" w:rsidP="00AA7DFA">
            <w:pPr>
              <w:jc w:val="both"/>
              <w:rPr>
                <w:i/>
                <w:iCs/>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0.29.</w:t>
            </w:r>
          </w:p>
        </w:tc>
        <w:tc>
          <w:tcPr>
            <w:tcW w:w="4531" w:type="dxa"/>
          </w:tcPr>
          <w:p w14:paraId="0EE1BD50" w14:textId="38D487E2" w:rsidR="004F6BBB" w:rsidRPr="007C7ADB" w:rsidRDefault="004F6BBB" w:rsidP="00AA7DFA">
            <w:pPr>
              <w:jc w:val="both"/>
              <w:rPr>
                <w:i/>
                <w:iCs/>
                <w:lang w:val="en-US"/>
              </w:rPr>
            </w:pPr>
            <w:r w:rsidRPr="007C7ADB">
              <w:rPr>
                <w:i/>
                <w:iCs/>
                <w:lang w:val="en-US"/>
              </w:rPr>
              <w:t xml:space="preserve">The model will predict </w:t>
            </w:r>
            <w:r w:rsidRPr="007C7ADB">
              <w:rPr>
                <w:b/>
                <w:bCs/>
                <w:i/>
                <w:iCs/>
                <w:lang w:val="en-US"/>
              </w:rPr>
              <w:t>2 contributors 100%</w:t>
            </w:r>
            <w:r w:rsidRPr="007C7ADB">
              <w:rPr>
                <w:i/>
                <w:iCs/>
                <w:lang w:val="en-US"/>
              </w:rPr>
              <w:t xml:space="preserve"> of the time when ALL the following rules are true:</w:t>
            </w:r>
          </w:p>
          <w:p w14:paraId="05286049" w14:textId="77777777" w:rsidR="004F6BBB" w:rsidRPr="007C7ADB" w:rsidRDefault="004F6BBB" w:rsidP="00AA7DFA">
            <w:pPr>
              <w:pStyle w:val="Lijstalinea"/>
              <w:numPr>
                <w:ilvl w:val="0"/>
                <w:numId w:val="11"/>
              </w:numPr>
              <w:jc w:val="both"/>
              <w:rPr>
                <w:i/>
                <w:iCs/>
                <w:lang w:val="en-US"/>
              </w:rPr>
            </w:pPr>
            <w:r w:rsidRPr="007C7ADB">
              <w:rPr>
                <w:i/>
                <w:iCs/>
                <w:lang w:val="en-US"/>
              </w:rPr>
              <w:t>Allele count std. &lt;= 0.83</w:t>
            </w:r>
          </w:p>
          <w:p w14:paraId="7902892A" w14:textId="77777777" w:rsidR="004F6BBB" w:rsidRPr="007C7ADB" w:rsidRDefault="004F6BBB" w:rsidP="00AA7DFA">
            <w:pPr>
              <w:pStyle w:val="Lijstalinea"/>
              <w:numPr>
                <w:ilvl w:val="0"/>
                <w:numId w:val="11"/>
              </w:numPr>
              <w:jc w:val="both"/>
              <w:rPr>
                <w:i/>
                <w:iCs/>
                <w:lang w:val="en-US"/>
              </w:rPr>
            </w:pPr>
            <w:r w:rsidRPr="007C7ADB">
              <w:rPr>
                <w:i/>
                <w:iCs/>
                <w:lang w:val="en-US"/>
              </w:rPr>
              <w:t>TAC &lt;= 79.00</w:t>
            </w:r>
          </w:p>
          <w:p w14:paraId="7154F662" w14:textId="77777777" w:rsidR="004F6BBB" w:rsidRPr="007C7ADB" w:rsidRDefault="004F6BBB" w:rsidP="00AA7DFA">
            <w:pPr>
              <w:pStyle w:val="Lijstalinea"/>
              <w:numPr>
                <w:ilvl w:val="0"/>
                <w:numId w:val="11"/>
              </w:numPr>
              <w:jc w:val="both"/>
              <w:rPr>
                <w:i/>
                <w:iCs/>
                <w:lang w:val="en-US"/>
              </w:rPr>
            </w:pPr>
            <w:proofErr w:type="spellStart"/>
            <w:r w:rsidRPr="007C7ADB">
              <w:rPr>
                <w:i/>
                <w:iCs/>
                <w:lang w:val="en-US"/>
              </w:rPr>
              <w:t>vWa</w:t>
            </w:r>
            <w:proofErr w:type="spellEnd"/>
            <w:r w:rsidRPr="007C7ADB">
              <w:rPr>
                <w:i/>
                <w:iCs/>
                <w:lang w:val="en-US"/>
              </w:rPr>
              <w:t xml:space="preserve"> peak height std. &gt; 3024.43</w:t>
            </w:r>
          </w:p>
          <w:p w14:paraId="4B9050DE" w14:textId="053076EF" w:rsidR="004F6BBB" w:rsidRPr="007C7ADB" w:rsidRDefault="004F6BBB" w:rsidP="00AA7DFA">
            <w:pPr>
              <w:jc w:val="both"/>
              <w:rPr>
                <w:lang w:val="en-US"/>
              </w:rPr>
            </w:pPr>
            <w:r w:rsidRPr="007C7ADB">
              <w:rPr>
                <w:i/>
                <w:iCs/>
                <w:lang w:val="en-US"/>
              </w:rPr>
              <w:t xml:space="preserve">These rules </w:t>
            </w:r>
            <w:r w:rsidR="008F69BB" w:rsidRPr="007C7ADB">
              <w:rPr>
                <w:i/>
                <w:iCs/>
                <w:lang w:val="en-US"/>
              </w:rPr>
              <w:t>hold for the</w:t>
            </w:r>
            <w:r w:rsidRPr="007C7ADB">
              <w:rPr>
                <w:i/>
                <w:iCs/>
                <w:lang w:val="en-US"/>
              </w:rPr>
              <w:t xml:space="preserve"> original data with a probability of 0.01</w:t>
            </w:r>
            <w:r w:rsidR="00D40050" w:rsidRPr="007C7ADB">
              <w:rPr>
                <w:i/>
                <w:iCs/>
                <w:lang w:val="en-US"/>
              </w:rPr>
              <w:t>.</w:t>
            </w:r>
          </w:p>
        </w:tc>
      </w:tr>
    </w:tbl>
    <w:p w14:paraId="541EC586" w14:textId="0229CAD9" w:rsidR="00BA3385" w:rsidRDefault="00BA3385" w:rsidP="00BA3385">
      <w:pPr>
        <w:rPr>
          <w:color w:val="44546A" w:themeColor="text2"/>
          <w:sz w:val="18"/>
          <w:szCs w:val="18"/>
          <w:lang w:val="en-US"/>
        </w:rPr>
      </w:pPr>
      <w:bookmarkStart w:id="108" w:name="_Ref72343695"/>
      <w:r w:rsidRPr="00DB757E">
        <w:rPr>
          <w:color w:val="44546A" w:themeColor="text2"/>
          <w:sz w:val="18"/>
          <w:szCs w:val="18"/>
          <w:lang w:val="en-US"/>
        </w:rPr>
        <w:t xml:space="preserve">Table </w:t>
      </w:r>
      <w:r w:rsidRPr="00DB757E">
        <w:rPr>
          <w:color w:val="44546A" w:themeColor="text2"/>
          <w:sz w:val="18"/>
          <w:szCs w:val="18"/>
          <w:lang w:val="en-US"/>
        </w:rPr>
        <w:fldChar w:fldCharType="begin"/>
      </w:r>
      <w:r w:rsidRPr="00DB757E">
        <w:rPr>
          <w:color w:val="44546A" w:themeColor="text2"/>
          <w:sz w:val="18"/>
          <w:szCs w:val="18"/>
          <w:lang w:val="en-US"/>
        </w:rPr>
        <w:instrText xml:space="preserve"> SEQ Table \* ARABIC </w:instrText>
      </w:r>
      <w:r w:rsidRPr="00DB757E">
        <w:rPr>
          <w:color w:val="44546A" w:themeColor="text2"/>
          <w:sz w:val="18"/>
          <w:szCs w:val="18"/>
          <w:lang w:val="en-US"/>
        </w:rPr>
        <w:fldChar w:fldCharType="separate"/>
      </w:r>
      <w:r w:rsidRPr="00DB757E">
        <w:rPr>
          <w:noProof/>
          <w:color w:val="44546A" w:themeColor="text2"/>
          <w:sz w:val="18"/>
          <w:szCs w:val="18"/>
          <w:lang w:val="en-US"/>
        </w:rPr>
        <w:t>4</w:t>
      </w:r>
      <w:r w:rsidRPr="00DB757E">
        <w:rPr>
          <w:color w:val="44546A" w:themeColor="text2"/>
          <w:sz w:val="18"/>
          <w:szCs w:val="18"/>
          <w:lang w:val="en-US"/>
        </w:rPr>
        <w:fldChar w:fldCharType="end"/>
      </w:r>
      <w:bookmarkEnd w:id="108"/>
      <w:r w:rsidRPr="00DB757E">
        <w:rPr>
          <w:color w:val="44546A" w:themeColor="text2"/>
          <w:sz w:val="18"/>
          <w:szCs w:val="18"/>
          <w:lang w:val="en-US"/>
        </w:rPr>
        <w:t>: Two Anchors for Experiment 1 that did not lead to a successful result</w:t>
      </w:r>
      <w:r w:rsidR="00DB757E">
        <w:rPr>
          <w:color w:val="44546A" w:themeColor="text2"/>
          <w:sz w:val="18"/>
          <w:szCs w:val="18"/>
          <w:lang w:val="en-US"/>
        </w:rPr>
        <w:t>.</w:t>
      </w:r>
    </w:p>
    <w:p w14:paraId="18578E06" w14:textId="71F02F95" w:rsidR="00DB757E" w:rsidRDefault="00DB757E" w:rsidP="00BA3385">
      <w:pPr>
        <w:rPr>
          <w:color w:val="44546A" w:themeColor="text2"/>
          <w:sz w:val="18"/>
          <w:szCs w:val="18"/>
          <w:lang w:val="en-US"/>
        </w:rPr>
      </w:pPr>
    </w:p>
    <w:p w14:paraId="265E48D6" w14:textId="0A1D0E31" w:rsidR="00DB757E" w:rsidRDefault="00DB757E" w:rsidP="00BA3385">
      <w:pPr>
        <w:rPr>
          <w:color w:val="44546A" w:themeColor="text2"/>
          <w:sz w:val="18"/>
          <w:szCs w:val="18"/>
          <w:lang w:val="en-US"/>
        </w:rPr>
      </w:pPr>
    </w:p>
    <w:p w14:paraId="726376E9" w14:textId="77777777" w:rsidR="00DB757E" w:rsidRPr="00DB757E" w:rsidRDefault="00DB757E" w:rsidP="00BA3385">
      <w:pPr>
        <w:rPr>
          <w:color w:val="44546A" w:themeColor="text2"/>
          <w:lang w:val="en-US"/>
        </w:rPr>
      </w:pPr>
    </w:p>
    <w:tbl>
      <w:tblPr>
        <w:tblStyle w:val="Tabelraster"/>
        <w:tblW w:w="0" w:type="auto"/>
        <w:tblLook w:val="04A0" w:firstRow="1" w:lastRow="0" w:firstColumn="1" w:lastColumn="0" w:noHBand="0" w:noVBand="1"/>
      </w:tblPr>
      <w:tblGrid>
        <w:gridCol w:w="3020"/>
        <w:gridCol w:w="3021"/>
        <w:gridCol w:w="3021"/>
      </w:tblGrid>
      <w:tr w:rsidR="004F6BBB" w:rsidRPr="007C7ADB" w14:paraId="049EAA2E" w14:textId="77777777" w:rsidTr="0090499E">
        <w:tc>
          <w:tcPr>
            <w:tcW w:w="3020" w:type="dxa"/>
          </w:tcPr>
          <w:p w14:paraId="48D5762E" w14:textId="77777777" w:rsidR="004F6BBB" w:rsidRPr="007C7ADB" w:rsidRDefault="004F6BBB" w:rsidP="00AA7DFA">
            <w:pPr>
              <w:jc w:val="both"/>
              <w:rPr>
                <w:lang w:val="en-US"/>
              </w:rPr>
            </w:pPr>
          </w:p>
        </w:tc>
        <w:tc>
          <w:tcPr>
            <w:tcW w:w="3021" w:type="dxa"/>
          </w:tcPr>
          <w:p w14:paraId="40239E33" w14:textId="77777777" w:rsidR="004F6BBB" w:rsidRPr="007C7ADB" w:rsidRDefault="004F6BBB" w:rsidP="00AA7DFA">
            <w:pPr>
              <w:jc w:val="both"/>
              <w:rPr>
                <w:lang w:val="en-US"/>
              </w:rPr>
            </w:pPr>
            <w:r w:rsidRPr="007C7ADB">
              <w:rPr>
                <w:lang w:val="en-US"/>
              </w:rPr>
              <w:t>Input value</w:t>
            </w:r>
          </w:p>
        </w:tc>
        <w:tc>
          <w:tcPr>
            <w:tcW w:w="3021" w:type="dxa"/>
          </w:tcPr>
          <w:p w14:paraId="3178DC0D" w14:textId="77777777" w:rsidR="004F6BBB" w:rsidRPr="007C7ADB" w:rsidRDefault="004F6BBB" w:rsidP="00AA7DFA">
            <w:pPr>
              <w:jc w:val="both"/>
              <w:rPr>
                <w:lang w:val="en-US"/>
              </w:rPr>
            </w:pPr>
            <w:r w:rsidRPr="007C7ADB">
              <w:rPr>
                <w:lang w:val="en-US"/>
              </w:rPr>
              <w:t>New value</w:t>
            </w:r>
          </w:p>
        </w:tc>
      </w:tr>
      <w:tr w:rsidR="004F6BBB" w:rsidRPr="007C7ADB" w14:paraId="2389656A" w14:textId="77777777" w:rsidTr="0090499E">
        <w:tc>
          <w:tcPr>
            <w:tcW w:w="3020" w:type="dxa"/>
          </w:tcPr>
          <w:p w14:paraId="55F356D0" w14:textId="77221506" w:rsidR="004F6BBB" w:rsidRPr="007C7ADB" w:rsidRDefault="004F6BBB" w:rsidP="00AA7DFA">
            <w:pPr>
              <w:jc w:val="both"/>
              <w:rPr>
                <w:lang w:val="en-US"/>
              </w:rPr>
            </w:pPr>
            <w:proofErr w:type="spellStart"/>
            <w:r w:rsidRPr="007C7ADB">
              <w:rPr>
                <w:lang w:val="en-US"/>
              </w:rPr>
              <w:t>vWa</w:t>
            </w:r>
            <w:proofErr w:type="spellEnd"/>
            <w:r w:rsidRPr="007C7ADB">
              <w:rPr>
                <w:lang w:val="en-US"/>
              </w:rPr>
              <w:t xml:space="preserve"> peak height std.</w:t>
            </w:r>
          </w:p>
        </w:tc>
        <w:tc>
          <w:tcPr>
            <w:tcW w:w="3021" w:type="dxa"/>
          </w:tcPr>
          <w:p w14:paraId="73565AED" w14:textId="2FFAB73A" w:rsidR="004F6BBB" w:rsidRPr="007C7ADB" w:rsidRDefault="004F6BBB" w:rsidP="00AA7DFA">
            <w:pPr>
              <w:jc w:val="both"/>
              <w:rPr>
                <w:lang w:val="en-US"/>
              </w:rPr>
            </w:pPr>
            <w:r w:rsidRPr="007C7ADB">
              <w:rPr>
                <w:lang w:val="en-US"/>
              </w:rPr>
              <w:t>108</w:t>
            </w:r>
          </w:p>
        </w:tc>
        <w:tc>
          <w:tcPr>
            <w:tcW w:w="3021" w:type="dxa"/>
          </w:tcPr>
          <w:p w14:paraId="52EB2F7B" w14:textId="555CE8AE" w:rsidR="004F6BBB" w:rsidRPr="007C7ADB" w:rsidRDefault="004F6BBB" w:rsidP="00AA7DFA">
            <w:pPr>
              <w:jc w:val="both"/>
              <w:rPr>
                <w:lang w:val="en-US"/>
              </w:rPr>
            </w:pPr>
            <w:r w:rsidRPr="007C7ADB">
              <w:rPr>
                <w:lang w:val="en-US"/>
              </w:rPr>
              <w:t>5000</w:t>
            </w:r>
            <w:r w:rsidR="00786BC8" w:rsidRPr="007C7ADB">
              <w:rPr>
                <w:lang w:val="en-US"/>
              </w:rPr>
              <w:t xml:space="preserve"> (&gt; 3024)</w:t>
            </w:r>
          </w:p>
        </w:tc>
      </w:tr>
      <w:tr w:rsidR="00DB757E" w:rsidRPr="007C7ADB" w14:paraId="1854F467" w14:textId="77777777" w:rsidTr="0090499E">
        <w:tc>
          <w:tcPr>
            <w:tcW w:w="3020" w:type="dxa"/>
          </w:tcPr>
          <w:p w14:paraId="18045144" w14:textId="37248392" w:rsidR="00DB757E" w:rsidRPr="007C7ADB" w:rsidRDefault="00DB757E" w:rsidP="00AA7DFA">
            <w:pPr>
              <w:jc w:val="both"/>
              <w:rPr>
                <w:lang w:val="en-US"/>
              </w:rPr>
            </w:pPr>
            <w:r>
              <w:rPr>
                <w:lang w:val="en-US"/>
              </w:rPr>
              <w:t>Prediction</w:t>
            </w:r>
          </w:p>
        </w:tc>
        <w:tc>
          <w:tcPr>
            <w:tcW w:w="3021" w:type="dxa"/>
          </w:tcPr>
          <w:p w14:paraId="78AE5A8B" w14:textId="6EF26590" w:rsidR="00DB757E" w:rsidRPr="00DB757E" w:rsidRDefault="00DB757E" w:rsidP="00AA7DFA">
            <w:pPr>
              <w:jc w:val="both"/>
              <w:rPr>
                <w:b/>
                <w:bCs/>
                <w:lang w:val="en-US"/>
              </w:rPr>
            </w:pPr>
            <w:r w:rsidRPr="00DB757E">
              <w:rPr>
                <w:b/>
                <w:bCs/>
                <w:lang w:val="en-US"/>
              </w:rPr>
              <w:t>1.0</w:t>
            </w:r>
          </w:p>
        </w:tc>
        <w:tc>
          <w:tcPr>
            <w:tcW w:w="3021" w:type="dxa"/>
          </w:tcPr>
          <w:p w14:paraId="53D47337" w14:textId="56E5725D" w:rsidR="00DB757E" w:rsidRPr="00DB757E" w:rsidRDefault="00DB757E" w:rsidP="00AA7DFA">
            <w:pPr>
              <w:jc w:val="both"/>
              <w:rPr>
                <w:b/>
                <w:bCs/>
                <w:lang w:val="en-US"/>
              </w:rPr>
            </w:pPr>
            <w:r w:rsidRPr="00DB757E">
              <w:rPr>
                <w:b/>
                <w:bCs/>
                <w:lang w:val="en-US"/>
              </w:rPr>
              <w:t>1.0</w:t>
            </w:r>
          </w:p>
        </w:tc>
      </w:tr>
    </w:tbl>
    <w:p w14:paraId="00A30159" w14:textId="71A31EC9" w:rsidR="00BA3385" w:rsidRPr="00DB757E" w:rsidRDefault="00BA3385" w:rsidP="00BA3385">
      <w:pPr>
        <w:rPr>
          <w:color w:val="44546A" w:themeColor="text2"/>
          <w:lang w:val="en-US"/>
        </w:rPr>
      </w:pPr>
      <w:bookmarkStart w:id="109" w:name="_Ref72343696"/>
      <w:r w:rsidRPr="00DB757E">
        <w:rPr>
          <w:color w:val="44546A" w:themeColor="text2"/>
          <w:sz w:val="18"/>
          <w:szCs w:val="18"/>
          <w:lang w:val="en-US"/>
        </w:rPr>
        <w:t xml:space="preserve">Table </w:t>
      </w:r>
      <w:r w:rsidRPr="00DB757E">
        <w:rPr>
          <w:color w:val="44546A" w:themeColor="text2"/>
          <w:sz w:val="18"/>
          <w:szCs w:val="18"/>
          <w:lang w:val="en-US"/>
        </w:rPr>
        <w:fldChar w:fldCharType="begin"/>
      </w:r>
      <w:r w:rsidRPr="00DB757E">
        <w:rPr>
          <w:color w:val="44546A" w:themeColor="text2"/>
          <w:sz w:val="18"/>
          <w:szCs w:val="18"/>
          <w:lang w:val="en-US"/>
        </w:rPr>
        <w:instrText xml:space="preserve"> SEQ Table \* ARABIC </w:instrText>
      </w:r>
      <w:r w:rsidRPr="00DB757E">
        <w:rPr>
          <w:color w:val="44546A" w:themeColor="text2"/>
          <w:sz w:val="18"/>
          <w:szCs w:val="18"/>
          <w:lang w:val="en-US"/>
        </w:rPr>
        <w:fldChar w:fldCharType="separate"/>
      </w:r>
      <w:r w:rsidRPr="00DB757E">
        <w:rPr>
          <w:noProof/>
          <w:color w:val="44546A" w:themeColor="text2"/>
          <w:sz w:val="18"/>
          <w:szCs w:val="18"/>
          <w:lang w:val="en-US"/>
        </w:rPr>
        <w:t>5</w:t>
      </w:r>
      <w:r w:rsidRPr="00DB757E">
        <w:rPr>
          <w:color w:val="44546A" w:themeColor="text2"/>
          <w:sz w:val="18"/>
          <w:szCs w:val="18"/>
          <w:lang w:val="en-US"/>
        </w:rPr>
        <w:fldChar w:fldCharType="end"/>
      </w:r>
      <w:bookmarkEnd w:id="109"/>
      <w:r w:rsidRPr="00DB757E">
        <w:rPr>
          <w:color w:val="44546A" w:themeColor="text2"/>
          <w:sz w:val="18"/>
          <w:szCs w:val="18"/>
          <w:lang w:val="en-US"/>
        </w:rPr>
        <w:t>: Changing the input features that do not match the counterfactual Anchor caused the prediction to stay 1.0</w:t>
      </w:r>
      <w:r w:rsidR="00DB757E">
        <w:rPr>
          <w:color w:val="44546A" w:themeColor="text2"/>
          <w:sz w:val="18"/>
          <w:szCs w:val="18"/>
          <w:lang w:val="en-US"/>
        </w:rPr>
        <w:t>.</w:t>
      </w:r>
    </w:p>
    <w:p w14:paraId="77E555E5" w14:textId="049C7E11" w:rsidR="003B2D45" w:rsidRPr="007C7ADB" w:rsidRDefault="004F6BBB" w:rsidP="00AA7DFA">
      <w:pPr>
        <w:jc w:val="both"/>
        <w:rPr>
          <w:lang w:val="en-US"/>
        </w:rPr>
      </w:pPr>
      <w:r w:rsidRPr="007C7ADB">
        <w:rPr>
          <w:lang w:val="en-US"/>
        </w:rPr>
        <w:t xml:space="preserve">So even though the Anchors for the counterfactual prediction were fulfilled, the prediction stayed the same. </w:t>
      </w:r>
      <w:commentRangeStart w:id="110"/>
      <w:r w:rsidRPr="007C7ADB">
        <w:rPr>
          <w:lang w:val="en-US"/>
        </w:rPr>
        <w:t>Perhaps it was caused by the fact that the Anchors for the input also still held.</w:t>
      </w:r>
      <w:r w:rsidR="00CD0537" w:rsidRPr="007C7ADB">
        <w:rPr>
          <w:lang w:val="en-US"/>
        </w:rPr>
        <w:t xml:space="preserve"> </w:t>
      </w:r>
      <w:commentRangeEnd w:id="110"/>
      <w:r w:rsidR="00CB1B94">
        <w:rPr>
          <w:rStyle w:val="Verwijzingopmerking"/>
        </w:rPr>
        <w:commentReference w:id="110"/>
      </w:r>
      <w:r w:rsidR="008C0459" w:rsidRPr="007C7ADB">
        <w:rPr>
          <w:lang w:val="en-US"/>
        </w:rPr>
        <w:t>Therefore, we conducted a different experiment</w:t>
      </w:r>
      <w:r w:rsidR="009F6384" w:rsidRPr="007C7ADB">
        <w:rPr>
          <w:lang w:val="en-US"/>
        </w:rPr>
        <w:t>.</w:t>
      </w:r>
    </w:p>
    <w:p w14:paraId="4E07C1B1" w14:textId="58FB18A0" w:rsidR="004F6BBB" w:rsidRPr="007C7ADB" w:rsidRDefault="00DE7FF9" w:rsidP="00AA7DFA">
      <w:pPr>
        <w:pStyle w:val="Kop3"/>
        <w:jc w:val="both"/>
        <w:rPr>
          <w:lang w:val="en-US"/>
        </w:rPr>
      </w:pPr>
      <w:bookmarkStart w:id="111" w:name="_Ref72349025"/>
      <w:bookmarkStart w:id="112" w:name="_Toc73486320"/>
      <w:r>
        <w:rPr>
          <w:lang w:val="en-US"/>
        </w:rPr>
        <w:t>4.2.2 M</w:t>
      </w:r>
      <w:r w:rsidR="005951FB" w:rsidRPr="007C7ADB">
        <w:rPr>
          <w:lang w:val="en-US"/>
        </w:rPr>
        <w:t>ismatching the input Anchor</w:t>
      </w:r>
      <w:bookmarkEnd w:id="111"/>
      <w:bookmarkEnd w:id="112"/>
    </w:p>
    <w:p w14:paraId="6581A79E" w14:textId="76588F0D" w:rsidR="008C0459" w:rsidRPr="007C7ADB" w:rsidRDefault="005951FB" w:rsidP="00AA7DFA">
      <w:pPr>
        <w:jc w:val="both"/>
        <w:rPr>
          <w:lang w:val="en-US"/>
        </w:rPr>
      </w:pPr>
      <w:r w:rsidRPr="007C7ADB">
        <w:rPr>
          <w:lang w:val="en-US"/>
        </w:rPr>
        <w:t>The procedure is similar to the first experiment with the exception of step 4</w:t>
      </w:r>
      <w:r w:rsidR="00806DEE" w:rsidRPr="007C7ADB">
        <w:rPr>
          <w:lang w:val="en-US"/>
        </w:rPr>
        <w:t>;</w:t>
      </w:r>
      <w:r w:rsidRPr="007C7ADB">
        <w:rPr>
          <w:lang w:val="en-US"/>
        </w:rPr>
        <w:t xml:space="preserve"> here we also want to ensure that the instance no longer matches the input Anchor.</w:t>
      </w:r>
      <w:r w:rsidR="00DB757E">
        <w:rPr>
          <w:lang w:val="en-US"/>
        </w:rPr>
        <w:t xml:space="preserve"> We used the same profile as in</w:t>
      </w:r>
      <w:r w:rsidR="00DB757E" w:rsidRPr="00DB757E">
        <w:rPr>
          <w:lang w:val="en-US"/>
        </w:rPr>
        <w:t xml:space="preserve"> </w:t>
      </w:r>
      <w:r w:rsidR="00DB757E" w:rsidRPr="00DB757E">
        <w:rPr>
          <w:lang w:val="en-US"/>
        </w:rPr>
        <w:fldChar w:fldCharType="begin"/>
      </w:r>
      <w:r w:rsidR="00DB757E" w:rsidRPr="00DB757E">
        <w:rPr>
          <w:lang w:val="en-US"/>
        </w:rPr>
        <w:instrText xml:space="preserve"> REF _Ref72343696 \h  \* MERGEFORMAT </w:instrText>
      </w:r>
      <w:r w:rsidR="00DB757E" w:rsidRPr="00DB757E">
        <w:rPr>
          <w:lang w:val="en-US"/>
        </w:rPr>
      </w:r>
      <w:r w:rsidR="00DB757E" w:rsidRPr="00DB757E">
        <w:rPr>
          <w:lang w:val="en-US"/>
        </w:rPr>
        <w:fldChar w:fldCharType="separate"/>
      </w:r>
      <w:r w:rsidR="00DB757E" w:rsidRPr="00DB757E">
        <w:rPr>
          <w:lang w:val="en-US"/>
        </w:rPr>
        <w:t xml:space="preserve">Table </w:t>
      </w:r>
      <w:r w:rsidR="00DB757E" w:rsidRPr="00DB757E">
        <w:rPr>
          <w:noProof/>
          <w:lang w:val="en-US"/>
        </w:rPr>
        <w:t>5</w:t>
      </w:r>
      <w:r w:rsidR="00DB757E" w:rsidRPr="00DB757E">
        <w:rPr>
          <w:lang w:val="en-US"/>
        </w:rPr>
        <w:fldChar w:fldCharType="end"/>
      </w:r>
      <w:r w:rsidR="00DB757E">
        <w:rPr>
          <w:lang w:val="en-US"/>
        </w:rPr>
        <w:t>.</w:t>
      </w:r>
    </w:p>
    <w:p w14:paraId="41379501" w14:textId="360B5F99" w:rsidR="004F6BBB" w:rsidRPr="007C7ADB" w:rsidRDefault="004F6BBB" w:rsidP="00AA7DFA">
      <w:pPr>
        <w:pStyle w:val="Lijstalinea"/>
        <w:numPr>
          <w:ilvl w:val="0"/>
          <w:numId w:val="12"/>
        </w:numPr>
        <w:jc w:val="both"/>
        <w:rPr>
          <w:lang w:val="en-US"/>
        </w:rPr>
      </w:pPr>
      <w:r w:rsidRPr="007C7ADB">
        <w:rPr>
          <w:lang w:val="en-US"/>
        </w:rPr>
        <w:t>Generate an Anchor for the input</w:t>
      </w:r>
      <w:r w:rsidR="00466674">
        <w:rPr>
          <w:lang w:val="en-US"/>
        </w:rPr>
        <w:t xml:space="preserve"> (left side of </w:t>
      </w:r>
      <w:r w:rsidR="00466674" w:rsidRPr="00DB757E">
        <w:rPr>
          <w:lang w:val="en-US"/>
        </w:rPr>
        <w:fldChar w:fldCharType="begin"/>
      </w:r>
      <w:r w:rsidR="00466674" w:rsidRPr="00DB757E">
        <w:rPr>
          <w:lang w:val="en-US"/>
        </w:rPr>
        <w:instrText xml:space="preserve"> REF _Ref72343695 \h  \* MERGEFORMAT </w:instrText>
      </w:r>
      <w:r w:rsidR="00466674" w:rsidRPr="00DB757E">
        <w:rPr>
          <w:lang w:val="en-US"/>
        </w:rPr>
      </w:r>
      <w:r w:rsidR="00466674" w:rsidRPr="00DB757E">
        <w:rPr>
          <w:lang w:val="en-US"/>
        </w:rPr>
        <w:fldChar w:fldCharType="separate"/>
      </w:r>
      <w:r w:rsidR="00466674" w:rsidRPr="00DB757E">
        <w:rPr>
          <w:lang w:val="en-US"/>
        </w:rPr>
        <w:t xml:space="preserve">Table </w:t>
      </w:r>
      <w:r w:rsidR="00466674" w:rsidRPr="00DB757E">
        <w:rPr>
          <w:noProof/>
          <w:lang w:val="en-US"/>
        </w:rPr>
        <w:t>4</w:t>
      </w:r>
      <w:r w:rsidR="00466674" w:rsidRPr="00DB757E">
        <w:rPr>
          <w:lang w:val="en-US"/>
        </w:rPr>
        <w:fldChar w:fldCharType="end"/>
      </w:r>
      <w:r w:rsidR="00466674">
        <w:rPr>
          <w:lang w:val="en-US"/>
        </w:rPr>
        <w:t>)</w:t>
      </w:r>
      <w:r w:rsidRPr="007C7ADB">
        <w:rPr>
          <w:lang w:val="en-US"/>
        </w:rPr>
        <w:t>.</w:t>
      </w:r>
    </w:p>
    <w:p w14:paraId="0C5C1930" w14:textId="77777777" w:rsidR="004F6BBB" w:rsidRPr="007C7ADB" w:rsidRDefault="004F6BBB" w:rsidP="00AA7DFA">
      <w:pPr>
        <w:pStyle w:val="Lijstalinea"/>
        <w:numPr>
          <w:ilvl w:val="0"/>
          <w:numId w:val="12"/>
        </w:numPr>
        <w:jc w:val="both"/>
        <w:rPr>
          <w:lang w:val="en-US"/>
        </w:rPr>
      </w:pPr>
      <w:r w:rsidRPr="007C7ADB">
        <w:rPr>
          <w:lang w:val="en-US"/>
        </w:rPr>
        <w:t>Find the closest training point with a target prediction to the be counterfactual.</w:t>
      </w:r>
    </w:p>
    <w:p w14:paraId="443F0767" w14:textId="52B1C558" w:rsidR="004F6BBB" w:rsidRPr="007C7ADB" w:rsidRDefault="004F6BBB" w:rsidP="00AA7DFA">
      <w:pPr>
        <w:pStyle w:val="Lijstalinea"/>
        <w:numPr>
          <w:ilvl w:val="0"/>
          <w:numId w:val="12"/>
        </w:numPr>
        <w:jc w:val="both"/>
        <w:rPr>
          <w:lang w:val="en-US"/>
        </w:rPr>
      </w:pPr>
      <w:r w:rsidRPr="007C7ADB">
        <w:rPr>
          <w:lang w:val="en-US"/>
        </w:rPr>
        <w:t>Generate an Anchor for that counterfactual</w:t>
      </w:r>
      <w:r w:rsidR="00466674">
        <w:rPr>
          <w:lang w:val="en-US"/>
        </w:rPr>
        <w:t xml:space="preserve"> (right side of </w:t>
      </w:r>
      <w:r w:rsidR="00466674" w:rsidRPr="00DB757E">
        <w:rPr>
          <w:lang w:val="en-US"/>
        </w:rPr>
        <w:fldChar w:fldCharType="begin"/>
      </w:r>
      <w:r w:rsidR="00466674" w:rsidRPr="00DB757E">
        <w:rPr>
          <w:lang w:val="en-US"/>
        </w:rPr>
        <w:instrText xml:space="preserve"> REF _Ref72343695 \h  \* MERGEFORMAT </w:instrText>
      </w:r>
      <w:r w:rsidR="00466674" w:rsidRPr="00DB757E">
        <w:rPr>
          <w:lang w:val="en-US"/>
        </w:rPr>
      </w:r>
      <w:r w:rsidR="00466674" w:rsidRPr="00DB757E">
        <w:rPr>
          <w:lang w:val="en-US"/>
        </w:rPr>
        <w:fldChar w:fldCharType="separate"/>
      </w:r>
      <w:r w:rsidR="00466674" w:rsidRPr="00DB757E">
        <w:rPr>
          <w:lang w:val="en-US"/>
        </w:rPr>
        <w:t xml:space="preserve">Table </w:t>
      </w:r>
      <w:r w:rsidR="00466674" w:rsidRPr="00DB757E">
        <w:rPr>
          <w:noProof/>
          <w:lang w:val="en-US"/>
        </w:rPr>
        <w:t>4</w:t>
      </w:r>
      <w:r w:rsidR="00466674" w:rsidRPr="00DB757E">
        <w:rPr>
          <w:lang w:val="en-US"/>
        </w:rPr>
        <w:fldChar w:fldCharType="end"/>
      </w:r>
      <w:r w:rsidR="00466674">
        <w:rPr>
          <w:lang w:val="en-US"/>
        </w:rPr>
        <w:t>)</w:t>
      </w:r>
      <w:r w:rsidR="00466674" w:rsidRPr="007C7ADB">
        <w:rPr>
          <w:lang w:val="en-US"/>
        </w:rPr>
        <w:t>.</w:t>
      </w:r>
    </w:p>
    <w:p w14:paraId="410BC067" w14:textId="78C91BBE" w:rsidR="004F6BBB" w:rsidRPr="00DB757E" w:rsidRDefault="004F6BBB" w:rsidP="00AA7DFA">
      <w:pPr>
        <w:pStyle w:val="Lijstalinea"/>
        <w:numPr>
          <w:ilvl w:val="0"/>
          <w:numId w:val="12"/>
        </w:numPr>
        <w:jc w:val="both"/>
        <w:rPr>
          <w:lang w:val="en-US"/>
        </w:rPr>
      </w:pPr>
      <w:r w:rsidRPr="007C7ADB">
        <w:rPr>
          <w:lang w:val="en-US"/>
        </w:rPr>
        <w:t>Change the input to match the counterfactual Anchor</w:t>
      </w:r>
      <w:r w:rsidR="00CD0537" w:rsidRPr="007C7ADB">
        <w:rPr>
          <w:lang w:val="en-US"/>
        </w:rPr>
        <w:t xml:space="preserve"> </w:t>
      </w:r>
      <w:r w:rsidR="00CD0537" w:rsidRPr="007C7ADB">
        <w:rPr>
          <w:b/>
          <w:bCs/>
          <w:lang w:val="en-US"/>
        </w:rPr>
        <w:t>and to no longer match the input Anchor</w:t>
      </w:r>
      <w:r w:rsidR="00466674" w:rsidRPr="00466674">
        <w:rPr>
          <w:b/>
          <w:bCs/>
          <w:lang w:val="en-US"/>
        </w:rPr>
        <w:t xml:space="preserve"> </w:t>
      </w:r>
      <w:r w:rsidR="00466674" w:rsidRPr="00466674">
        <w:rPr>
          <w:lang w:val="en-US"/>
        </w:rPr>
        <w:t>(</w:t>
      </w:r>
      <w:r w:rsidR="00466674" w:rsidRPr="00466674">
        <w:rPr>
          <w:lang w:val="en-US"/>
        </w:rPr>
        <w:fldChar w:fldCharType="begin"/>
      </w:r>
      <w:r w:rsidR="00466674" w:rsidRPr="00466674">
        <w:rPr>
          <w:lang w:val="en-US"/>
        </w:rPr>
        <w:instrText xml:space="preserve"> REF _Ref73480859 \h  \* MERGEFORMAT </w:instrText>
      </w:r>
      <w:r w:rsidR="00466674" w:rsidRPr="00466674">
        <w:rPr>
          <w:lang w:val="en-US"/>
        </w:rPr>
      </w:r>
      <w:r w:rsidR="00466674" w:rsidRPr="00466674">
        <w:rPr>
          <w:lang w:val="en-US"/>
        </w:rPr>
        <w:fldChar w:fldCharType="separate"/>
      </w:r>
      <w:r w:rsidR="00466674" w:rsidRPr="00466674">
        <w:rPr>
          <w:lang w:val="en-US"/>
        </w:rPr>
        <w:t xml:space="preserve">Table </w:t>
      </w:r>
      <w:r w:rsidR="00466674" w:rsidRPr="00466674">
        <w:rPr>
          <w:noProof/>
          <w:lang w:val="en-US"/>
        </w:rPr>
        <w:t>6</w:t>
      </w:r>
      <w:r w:rsidR="00466674" w:rsidRPr="00466674">
        <w:rPr>
          <w:lang w:val="en-US"/>
        </w:rPr>
        <w:fldChar w:fldCharType="end"/>
      </w:r>
      <w:r w:rsidR="00466674" w:rsidRPr="00466674">
        <w:rPr>
          <w:lang w:val="en-US"/>
        </w:rPr>
        <w:t>)</w:t>
      </w:r>
      <w:r w:rsidR="00CD0537" w:rsidRPr="00466674">
        <w:rPr>
          <w:lang w:val="en-US"/>
        </w:rPr>
        <w:t>.</w:t>
      </w:r>
    </w:p>
    <w:p w14:paraId="7B07CDE8" w14:textId="5264241F" w:rsidR="00DB757E" w:rsidRPr="00DB757E" w:rsidRDefault="00DB757E" w:rsidP="00DB757E">
      <w:pPr>
        <w:pStyle w:val="Lijstalinea"/>
        <w:numPr>
          <w:ilvl w:val="0"/>
          <w:numId w:val="12"/>
        </w:numPr>
        <w:rPr>
          <w:lang w:val="en-US"/>
        </w:rPr>
      </w:pPr>
      <w:r w:rsidRPr="003932DE">
        <w:rPr>
          <w:lang w:val="en-US"/>
        </w:rPr>
        <w:t>Check that the prediction changes to the target.</w:t>
      </w:r>
    </w:p>
    <w:tbl>
      <w:tblPr>
        <w:tblStyle w:val="Tabelraster"/>
        <w:tblW w:w="0" w:type="auto"/>
        <w:tblLook w:val="04A0" w:firstRow="1" w:lastRow="0" w:firstColumn="1" w:lastColumn="0" w:noHBand="0" w:noVBand="1"/>
      </w:tblPr>
      <w:tblGrid>
        <w:gridCol w:w="3020"/>
        <w:gridCol w:w="3021"/>
        <w:gridCol w:w="3021"/>
      </w:tblGrid>
      <w:tr w:rsidR="00786BC8" w:rsidRPr="007C7ADB" w14:paraId="0DB73867" w14:textId="77777777" w:rsidTr="0090499E">
        <w:tc>
          <w:tcPr>
            <w:tcW w:w="3020" w:type="dxa"/>
          </w:tcPr>
          <w:p w14:paraId="184DF8D9" w14:textId="77777777" w:rsidR="00786BC8" w:rsidRPr="007C7ADB" w:rsidRDefault="00786BC8" w:rsidP="00AA7DFA">
            <w:pPr>
              <w:jc w:val="both"/>
              <w:rPr>
                <w:lang w:val="en-US"/>
              </w:rPr>
            </w:pPr>
          </w:p>
        </w:tc>
        <w:tc>
          <w:tcPr>
            <w:tcW w:w="3021" w:type="dxa"/>
          </w:tcPr>
          <w:p w14:paraId="0250491E" w14:textId="77777777" w:rsidR="00786BC8" w:rsidRPr="007C7ADB" w:rsidRDefault="00786BC8" w:rsidP="00AA7DFA">
            <w:pPr>
              <w:jc w:val="both"/>
              <w:rPr>
                <w:lang w:val="en-US"/>
              </w:rPr>
            </w:pPr>
            <w:r w:rsidRPr="007C7ADB">
              <w:rPr>
                <w:lang w:val="en-US"/>
              </w:rPr>
              <w:t>Input value</w:t>
            </w:r>
          </w:p>
        </w:tc>
        <w:tc>
          <w:tcPr>
            <w:tcW w:w="3021" w:type="dxa"/>
          </w:tcPr>
          <w:p w14:paraId="5D11C4C9" w14:textId="77777777" w:rsidR="00786BC8" w:rsidRPr="007C7ADB" w:rsidRDefault="00786BC8" w:rsidP="00AA7DFA">
            <w:pPr>
              <w:jc w:val="both"/>
              <w:rPr>
                <w:lang w:val="en-US"/>
              </w:rPr>
            </w:pPr>
            <w:r w:rsidRPr="007C7ADB">
              <w:rPr>
                <w:lang w:val="en-US"/>
              </w:rPr>
              <w:t>New value</w:t>
            </w:r>
          </w:p>
        </w:tc>
      </w:tr>
      <w:tr w:rsidR="00786BC8" w:rsidRPr="007C7ADB" w14:paraId="20B22F75" w14:textId="77777777" w:rsidTr="0090499E">
        <w:tc>
          <w:tcPr>
            <w:tcW w:w="3020" w:type="dxa"/>
          </w:tcPr>
          <w:p w14:paraId="48FB88AE" w14:textId="77777777" w:rsidR="00786BC8" w:rsidRPr="007C7ADB" w:rsidRDefault="00786BC8" w:rsidP="00AA7DFA">
            <w:pPr>
              <w:jc w:val="both"/>
              <w:rPr>
                <w:lang w:val="en-US"/>
              </w:rPr>
            </w:pPr>
            <w:proofErr w:type="spellStart"/>
            <w:r w:rsidRPr="007C7ADB">
              <w:rPr>
                <w:lang w:val="en-US"/>
              </w:rPr>
              <w:t>vWa</w:t>
            </w:r>
            <w:proofErr w:type="spellEnd"/>
            <w:r w:rsidRPr="007C7ADB">
              <w:rPr>
                <w:lang w:val="en-US"/>
              </w:rPr>
              <w:t xml:space="preserve"> peak height std.</w:t>
            </w:r>
          </w:p>
        </w:tc>
        <w:tc>
          <w:tcPr>
            <w:tcW w:w="3021" w:type="dxa"/>
          </w:tcPr>
          <w:p w14:paraId="74B75D10" w14:textId="77777777" w:rsidR="00786BC8" w:rsidRPr="007C7ADB" w:rsidRDefault="00786BC8" w:rsidP="00AA7DFA">
            <w:pPr>
              <w:jc w:val="both"/>
              <w:rPr>
                <w:lang w:val="en-US"/>
              </w:rPr>
            </w:pPr>
            <w:r w:rsidRPr="007C7ADB">
              <w:rPr>
                <w:lang w:val="en-US"/>
              </w:rPr>
              <w:t>108</w:t>
            </w:r>
          </w:p>
        </w:tc>
        <w:tc>
          <w:tcPr>
            <w:tcW w:w="3021" w:type="dxa"/>
          </w:tcPr>
          <w:p w14:paraId="397A378F" w14:textId="389A1909" w:rsidR="00786BC8" w:rsidRPr="007C7ADB" w:rsidRDefault="00786BC8" w:rsidP="00AA7DFA">
            <w:pPr>
              <w:jc w:val="both"/>
              <w:rPr>
                <w:lang w:val="en-US"/>
              </w:rPr>
            </w:pPr>
            <w:r w:rsidRPr="007C7ADB">
              <w:rPr>
                <w:lang w:val="en-US"/>
              </w:rPr>
              <w:t>5000</w:t>
            </w:r>
            <w:r w:rsidR="005F011F" w:rsidRPr="007C7ADB">
              <w:rPr>
                <w:lang w:val="en-US"/>
              </w:rPr>
              <w:t xml:space="preserve"> (&gt; 3024)</w:t>
            </w:r>
          </w:p>
        </w:tc>
      </w:tr>
      <w:tr w:rsidR="00786BC8" w:rsidRPr="007C7ADB" w14:paraId="51D13D8B" w14:textId="77777777" w:rsidTr="0090499E">
        <w:tc>
          <w:tcPr>
            <w:tcW w:w="3020" w:type="dxa"/>
          </w:tcPr>
          <w:p w14:paraId="56DA1611" w14:textId="33B4CACC" w:rsidR="00786BC8" w:rsidRPr="007C7ADB" w:rsidRDefault="00786BC8" w:rsidP="00AA7DFA">
            <w:pPr>
              <w:jc w:val="both"/>
              <w:rPr>
                <w:lang w:val="en-US"/>
              </w:rPr>
            </w:pPr>
            <w:r w:rsidRPr="007C7ADB">
              <w:rPr>
                <w:lang w:val="en-US"/>
              </w:rPr>
              <w:t>Allele count std.</w:t>
            </w:r>
          </w:p>
        </w:tc>
        <w:tc>
          <w:tcPr>
            <w:tcW w:w="3021" w:type="dxa"/>
          </w:tcPr>
          <w:p w14:paraId="078D62F8" w14:textId="66A979C5" w:rsidR="00786BC8" w:rsidRPr="007C7ADB" w:rsidRDefault="00786BC8" w:rsidP="00AA7DFA">
            <w:pPr>
              <w:jc w:val="both"/>
              <w:rPr>
                <w:lang w:val="en-US"/>
              </w:rPr>
            </w:pPr>
            <w:r w:rsidRPr="007C7ADB">
              <w:rPr>
                <w:lang w:val="en-US"/>
              </w:rPr>
              <w:t>0.46</w:t>
            </w:r>
          </w:p>
        </w:tc>
        <w:tc>
          <w:tcPr>
            <w:tcW w:w="3021" w:type="dxa"/>
          </w:tcPr>
          <w:p w14:paraId="561A80EF" w14:textId="1258D749" w:rsidR="00786BC8" w:rsidRPr="007C7ADB" w:rsidRDefault="00786BC8" w:rsidP="00AA7DFA">
            <w:pPr>
              <w:jc w:val="both"/>
              <w:rPr>
                <w:lang w:val="en-US"/>
              </w:rPr>
            </w:pPr>
            <w:r w:rsidRPr="00FB3AEC">
              <w:rPr>
                <w:b/>
                <w:bCs/>
                <w:lang w:val="en-US"/>
              </w:rPr>
              <w:t>0.79</w:t>
            </w:r>
            <w:r w:rsidR="005F011F" w:rsidRPr="00FB3AEC">
              <w:rPr>
                <w:b/>
                <w:bCs/>
                <w:lang w:val="en-US"/>
              </w:rPr>
              <w:t xml:space="preserve">  (&lt;= 0.83</w:t>
            </w:r>
            <w:r w:rsidR="005F011F" w:rsidRPr="007C7ADB">
              <w:rPr>
                <w:lang w:val="en-US"/>
              </w:rPr>
              <w:t xml:space="preserve"> </w:t>
            </w:r>
            <w:r w:rsidR="005F011F" w:rsidRPr="007C7ADB">
              <w:rPr>
                <w:b/>
                <w:bCs/>
                <w:lang w:val="en-US"/>
              </w:rPr>
              <w:t>but not &lt;= 0.65</w:t>
            </w:r>
            <w:r w:rsidR="005F011F" w:rsidRPr="007C7ADB">
              <w:rPr>
                <w:lang w:val="en-US"/>
              </w:rPr>
              <w:t>)</w:t>
            </w:r>
          </w:p>
        </w:tc>
      </w:tr>
      <w:tr w:rsidR="00DB757E" w:rsidRPr="007C7ADB" w14:paraId="7CDEB9AE" w14:textId="77777777" w:rsidTr="0090499E">
        <w:tc>
          <w:tcPr>
            <w:tcW w:w="3020" w:type="dxa"/>
          </w:tcPr>
          <w:p w14:paraId="65A5AF3C" w14:textId="222CA527" w:rsidR="00DB757E" w:rsidRPr="007C7ADB" w:rsidRDefault="00DB757E" w:rsidP="00AA7DFA">
            <w:pPr>
              <w:jc w:val="both"/>
              <w:rPr>
                <w:lang w:val="en-US"/>
              </w:rPr>
            </w:pPr>
            <w:r>
              <w:rPr>
                <w:lang w:val="en-US"/>
              </w:rPr>
              <w:t>Prediction</w:t>
            </w:r>
          </w:p>
        </w:tc>
        <w:tc>
          <w:tcPr>
            <w:tcW w:w="3021" w:type="dxa"/>
          </w:tcPr>
          <w:p w14:paraId="204088E9" w14:textId="3E1205A4" w:rsidR="00DB757E" w:rsidRPr="00DB64F2" w:rsidRDefault="00DB64F2" w:rsidP="00AA7DFA">
            <w:pPr>
              <w:jc w:val="both"/>
              <w:rPr>
                <w:b/>
                <w:bCs/>
                <w:lang w:val="en-US"/>
              </w:rPr>
            </w:pPr>
            <w:r w:rsidRPr="00DB64F2">
              <w:rPr>
                <w:b/>
                <w:bCs/>
                <w:lang w:val="en-US"/>
              </w:rPr>
              <w:t>1.0</w:t>
            </w:r>
          </w:p>
        </w:tc>
        <w:tc>
          <w:tcPr>
            <w:tcW w:w="3021" w:type="dxa"/>
          </w:tcPr>
          <w:p w14:paraId="66D10CA3" w14:textId="67A61D14" w:rsidR="00DB757E" w:rsidRPr="00DB64F2" w:rsidRDefault="00DB64F2" w:rsidP="00AA7DFA">
            <w:pPr>
              <w:jc w:val="both"/>
              <w:rPr>
                <w:b/>
                <w:bCs/>
                <w:lang w:val="en-US"/>
              </w:rPr>
            </w:pPr>
            <w:r w:rsidRPr="00DB64F2">
              <w:rPr>
                <w:b/>
                <w:bCs/>
                <w:lang w:val="en-US"/>
              </w:rPr>
              <w:t>2.0</w:t>
            </w:r>
          </w:p>
        </w:tc>
      </w:tr>
    </w:tbl>
    <w:p w14:paraId="1FA9134E" w14:textId="3BDFF61F" w:rsidR="00BA3385" w:rsidRDefault="00BA3385" w:rsidP="00BA3385">
      <w:pPr>
        <w:rPr>
          <w:color w:val="44546A" w:themeColor="text2"/>
          <w:sz w:val="18"/>
          <w:szCs w:val="18"/>
          <w:lang w:val="en-US"/>
        </w:rPr>
      </w:pPr>
      <w:bookmarkStart w:id="113" w:name="_Ref73480859"/>
      <w:r w:rsidRPr="00DB64F2">
        <w:rPr>
          <w:color w:val="44546A" w:themeColor="text2"/>
          <w:sz w:val="18"/>
          <w:szCs w:val="18"/>
          <w:lang w:val="en-US"/>
        </w:rPr>
        <w:t xml:space="preserve">Table </w:t>
      </w:r>
      <w:r w:rsidRPr="00DB64F2">
        <w:rPr>
          <w:color w:val="44546A" w:themeColor="text2"/>
          <w:sz w:val="18"/>
          <w:szCs w:val="18"/>
          <w:lang w:val="en-US"/>
        </w:rPr>
        <w:fldChar w:fldCharType="begin"/>
      </w:r>
      <w:r w:rsidRPr="00DB64F2">
        <w:rPr>
          <w:color w:val="44546A" w:themeColor="text2"/>
          <w:sz w:val="18"/>
          <w:szCs w:val="18"/>
          <w:lang w:val="en-US"/>
        </w:rPr>
        <w:instrText xml:space="preserve"> SEQ Table \* ARABIC </w:instrText>
      </w:r>
      <w:r w:rsidRPr="00DB64F2">
        <w:rPr>
          <w:color w:val="44546A" w:themeColor="text2"/>
          <w:sz w:val="18"/>
          <w:szCs w:val="18"/>
          <w:lang w:val="en-US"/>
        </w:rPr>
        <w:fldChar w:fldCharType="separate"/>
      </w:r>
      <w:r w:rsidRPr="00DB64F2">
        <w:rPr>
          <w:noProof/>
          <w:color w:val="44546A" w:themeColor="text2"/>
          <w:sz w:val="18"/>
          <w:szCs w:val="18"/>
          <w:lang w:val="en-US"/>
        </w:rPr>
        <w:t>6</w:t>
      </w:r>
      <w:r w:rsidRPr="00DB64F2">
        <w:rPr>
          <w:color w:val="44546A" w:themeColor="text2"/>
          <w:sz w:val="18"/>
          <w:szCs w:val="18"/>
          <w:lang w:val="en-US"/>
        </w:rPr>
        <w:fldChar w:fldCharType="end"/>
      </w:r>
      <w:bookmarkEnd w:id="113"/>
      <w:r w:rsidRPr="00DB64F2">
        <w:rPr>
          <w:color w:val="44546A" w:themeColor="text2"/>
          <w:sz w:val="18"/>
          <w:szCs w:val="18"/>
          <w:lang w:val="en-US"/>
        </w:rPr>
        <w:t>: Changing the input features that do not match the counterfactual Anchor, and did match the original Anchor caused the prediction t</w:t>
      </w:r>
      <w:r w:rsidR="00DB64F2">
        <w:rPr>
          <w:color w:val="44546A" w:themeColor="text2"/>
          <w:sz w:val="18"/>
          <w:szCs w:val="18"/>
          <w:lang w:val="en-US"/>
        </w:rPr>
        <w:t>o change to</w:t>
      </w:r>
      <w:r w:rsidRPr="00DB64F2">
        <w:rPr>
          <w:color w:val="44546A" w:themeColor="text2"/>
          <w:sz w:val="18"/>
          <w:szCs w:val="18"/>
          <w:lang w:val="en-US"/>
        </w:rPr>
        <w:t xml:space="preserve"> 2.0.</w:t>
      </w:r>
    </w:p>
    <w:p w14:paraId="19F1D8AF" w14:textId="19FCA5CB" w:rsidR="00FB3AEC" w:rsidRPr="00FB3AEC" w:rsidRDefault="00FB3AEC" w:rsidP="00BA3385">
      <w:pPr>
        <w:rPr>
          <w:lang w:val="en-US"/>
        </w:rPr>
      </w:pPr>
      <w:r w:rsidRPr="00FB3AEC">
        <w:rPr>
          <w:lang w:val="en-US"/>
        </w:rPr>
        <w:t xml:space="preserve">However, it apparently matters how much this value is changed. In </w:t>
      </w:r>
      <w:r w:rsidRPr="00FB3AEC">
        <w:rPr>
          <w:lang w:val="en-US"/>
        </w:rPr>
        <w:fldChar w:fldCharType="begin"/>
      </w:r>
      <w:r w:rsidRPr="00FB3AEC">
        <w:rPr>
          <w:lang w:val="en-US"/>
        </w:rPr>
        <w:instrText xml:space="preserve"> REF _Ref73480949 \h </w:instrText>
      </w:r>
      <w:r>
        <w:rPr>
          <w:lang w:val="en-US"/>
        </w:rPr>
        <w:instrText xml:space="preserve"> \* MERGEFORMAT </w:instrText>
      </w:r>
      <w:r w:rsidRPr="00FB3AEC">
        <w:rPr>
          <w:lang w:val="en-US"/>
        </w:rPr>
      </w:r>
      <w:r w:rsidRPr="00FB3AEC">
        <w:rPr>
          <w:lang w:val="en-US"/>
        </w:rPr>
        <w:fldChar w:fldCharType="separate"/>
      </w:r>
      <w:r w:rsidRPr="00FB3AEC">
        <w:rPr>
          <w:lang w:val="en-US"/>
        </w:rPr>
        <w:t xml:space="preserve">Table </w:t>
      </w:r>
      <w:r w:rsidRPr="00FB3AEC">
        <w:rPr>
          <w:noProof/>
          <w:lang w:val="en-US"/>
        </w:rPr>
        <w:t>7</w:t>
      </w:r>
      <w:r w:rsidRPr="00FB3AEC">
        <w:rPr>
          <w:lang w:val="en-US"/>
        </w:rPr>
        <w:fldChar w:fldCharType="end"/>
      </w:r>
      <w:r w:rsidRPr="00FB3AEC">
        <w:rPr>
          <w:lang w:val="en-US"/>
        </w:rPr>
        <w:t>, we see that it does not always work.</w:t>
      </w:r>
    </w:p>
    <w:tbl>
      <w:tblPr>
        <w:tblStyle w:val="Tabelraster"/>
        <w:tblW w:w="0" w:type="auto"/>
        <w:tblLook w:val="04A0" w:firstRow="1" w:lastRow="0" w:firstColumn="1" w:lastColumn="0" w:noHBand="0" w:noVBand="1"/>
      </w:tblPr>
      <w:tblGrid>
        <w:gridCol w:w="3020"/>
        <w:gridCol w:w="3021"/>
        <w:gridCol w:w="3021"/>
      </w:tblGrid>
      <w:tr w:rsidR="00DB5683" w:rsidRPr="007C7ADB" w14:paraId="086C3259" w14:textId="77777777" w:rsidTr="0090499E">
        <w:tc>
          <w:tcPr>
            <w:tcW w:w="3020" w:type="dxa"/>
          </w:tcPr>
          <w:p w14:paraId="23FA7912" w14:textId="77777777" w:rsidR="00DB5683" w:rsidRPr="007C7ADB" w:rsidRDefault="00DB5683" w:rsidP="00AA7DFA">
            <w:pPr>
              <w:jc w:val="both"/>
              <w:rPr>
                <w:lang w:val="en-US"/>
              </w:rPr>
            </w:pPr>
          </w:p>
        </w:tc>
        <w:tc>
          <w:tcPr>
            <w:tcW w:w="3021" w:type="dxa"/>
          </w:tcPr>
          <w:p w14:paraId="5B035F96" w14:textId="77777777" w:rsidR="00DB5683" w:rsidRPr="007C7ADB" w:rsidRDefault="00DB5683" w:rsidP="00AA7DFA">
            <w:pPr>
              <w:jc w:val="both"/>
              <w:rPr>
                <w:lang w:val="en-US"/>
              </w:rPr>
            </w:pPr>
            <w:r w:rsidRPr="007C7ADB">
              <w:rPr>
                <w:lang w:val="en-US"/>
              </w:rPr>
              <w:t>Input value</w:t>
            </w:r>
          </w:p>
        </w:tc>
        <w:tc>
          <w:tcPr>
            <w:tcW w:w="3021" w:type="dxa"/>
          </w:tcPr>
          <w:p w14:paraId="2B76D23D" w14:textId="77777777" w:rsidR="00DB5683" w:rsidRPr="007C7ADB" w:rsidRDefault="00DB5683" w:rsidP="00AA7DFA">
            <w:pPr>
              <w:jc w:val="both"/>
              <w:rPr>
                <w:lang w:val="en-US"/>
              </w:rPr>
            </w:pPr>
            <w:r w:rsidRPr="007C7ADB">
              <w:rPr>
                <w:lang w:val="en-US"/>
              </w:rPr>
              <w:t>New value</w:t>
            </w:r>
          </w:p>
        </w:tc>
      </w:tr>
      <w:tr w:rsidR="00DB5683" w:rsidRPr="007C7ADB" w14:paraId="161FF510" w14:textId="77777777" w:rsidTr="0090499E">
        <w:tc>
          <w:tcPr>
            <w:tcW w:w="3020" w:type="dxa"/>
          </w:tcPr>
          <w:p w14:paraId="39D43F0C" w14:textId="77777777" w:rsidR="00DB5683" w:rsidRPr="007C7ADB" w:rsidRDefault="00DB5683" w:rsidP="00AA7DFA">
            <w:pPr>
              <w:jc w:val="both"/>
              <w:rPr>
                <w:lang w:val="en-US"/>
              </w:rPr>
            </w:pPr>
            <w:proofErr w:type="spellStart"/>
            <w:r w:rsidRPr="007C7ADB">
              <w:rPr>
                <w:lang w:val="en-US"/>
              </w:rPr>
              <w:t>vWa</w:t>
            </w:r>
            <w:proofErr w:type="spellEnd"/>
            <w:r w:rsidRPr="007C7ADB">
              <w:rPr>
                <w:lang w:val="en-US"/>
              </w:rPr>
              <w:t xml:space="preserve"> peak height std.</w:t>
            </w:r>
          </w:p>
        </w:tc>
        <w:tc>
          <w:tcPr>
            <w:tcW w:w="3021" w:type="dxa"/>
          </w:tcPr>
          <w:p w14:paraId="1E838A79" w14:textId="77777777" w:rsidR="00DB5683" w:rsidRPr="007C7ADB" w:rsidRDefault="00DB5683" w:rsidP="00AA7DFA">
            <w:pPr>
              <w:jc w:val="both"/>
              <w:rPr>
                <w:lang w:val="en-US"/>
              </w:rPr>
            </w:pPr>
            <w:r w:rsidRPr="007C7ADB">
              <w:rPr>
                <w:lang w:val="en-US"/>
              </w:rPr>
              <w:t>108</w:t>
            </w:r>
          </w:p>
        </w:tc>
        <w:tc>
          <w:tcPr>
            <w:tcW w:w="3021" w:type="dxa"/>
          </w:tcPr>
          <w:p w14:paraId="37641900" w14:textId="77777777" w:rsidR="00DB5683" w:rsidRPr="007C7ADB" w:rsidRDefault="00DB5683" w:rsidP="00AA7DFA">
            <w:pPr>
              <w:jc w:val="both"/>
              <w:rPr>
                <w:lang w:val="en-US"/>
              </w:rPr>
            </w:pPr>
            <w:r w:rsidRPr="007C7ADB">
              <w:rPr>
                <w:lang w:val="en-US"/>
              </w:rPr>
              <w:t>5000 (&gt; 3024)</w:t>
            </w:r>
          </w:p>
        </w:tc>
      </w:tr>
      <w:tr w:rsidR="00DB5683" w:rsidRPr="007C7ADB" w14:paraId="1E04A0EE" w14:textId="77777777" w:rsidTr="0090499E">
        <w:tc>
          <w:tcPr>
            <w:tcW w:w="3020" w:type="dxa"/>
          </w:tcPr>
          <w:p w14:paraId="6309150B" w14:textId="77777777" w:rsidR="00DB5683" w:rsidRPr="007C7ADB" w:rsidRDefault="00DB5683" w:rsidP="00AA7DFA">
            <w:pPr>
              <w:jc w:val="both"/>
              <w:rPr>
                <w:lang w:val="en-US"/>
              </w:rPr>
            </w:pPr>
            <w:r w:rsidRPr="007C7ADB">
              <w:rPr>
                <w:lang w:val="en-US"/>
              </w:rPr>
              <w:t>Allele count std.</w:t>
            </w:r>
          </w:p>
        </w:tc>
        <w:tc>
          <w:tcPr>
            <w:tcW w:w="3021" w:type="dxa"/>
          </w:tcPr>
          <w:p w14:paraId="6E79239B" w14:textId="77777777" w:rsidR="00DB5683" w:rsidRPr="007C7ADB" w:rsidRDefault="00DB5683" w:rsidP="00AA7DFA">
            <w:pPr>
              <w:jc w:val="both"/>
              <w:rPr>
                <w:lang w:val="en-US"/>
              </w:rPr>
            </w:pPr>
            <w:r w:rsidRPr="007C7ADB">
              <w:rPr>
                <w:lang w:val="en-US"/>
              </w:rPr>
              <w:t>0.46</w:t>
            </w:r>
          </w:p>
        </w:tc>
        <w:tc>
          <w:tcPr>
            <w:tcW w:w="3021" w:type="dxa"/>
          </w:tcPr>
          <w:p w14:paraId="3857DEA1" w14:textId="6255A7A2" w:rsidR="00DB5683" w:rsidRPr="007C7ADB" w:rsidRDefault="00DB5683" w:rsidP="00AA7DFA">
            <w:pPr>
              <w:jc w:val="both"/>
              <w:rPr>
                <w:lang w:val="en-US"/>
              </w:rPr>
            </w:pPr>
            <w:r w:rsidRPr="007C7ADB">
              <w:rPr>
                <w:b/>
                <w:bCs/>
                <w:lang w:val="en-US"/>
              </w:rPr>
              <w:t>0.70</w:t>
            </w:r>
            <w:r w:rsidRPr="007C7ADB">
              <w:rPr>
                <w:lang w:val="en-US"/>
              </w:rPr>
              <w:t xml:space="preserve">  (&lt;= 0.83 but not &lt;= 0.65)</w:t>
            </w:r>
          </w:p>
        </w:tc>
      </w:tr>
      <w:tr w:rsidR="00466674" w:rsidRPr="007C7ADB" w14:paraId="1E02DE55" w14:textId="77777777" w:rsidTr="0090499E">
        <w:tc>
          <w:tcPr>
            <w:tcW w:w="3020" w:type="dxa"/>
          </w:tcPr>
          <w:p w14:paraId="30302091" w14:textId="4D4CD4D9" w:rsidR="00466674" w:rsidRPr="007C7ADB" w:rsidRDefault="00466674" w:rsidP="00466674">
            <w:pPr>
              <w:jc w:val="both"/>
              <w:rPr>
                <w:lang w:val="en-US"/>
              </w:rPr>
            </w:pPr>
            <w:r>
              <w:rPr>
                <w:lang w:val="en-US"/>
              </w:rPr>
              <w:t>Prediction</w:t>
            </w:r>
          </w:p>
        </w:tc>
        <w:tc>
          <w:tcPr>
            <w:tcW w:w="3021" w:type="dxa"/>
          </w:tcPr>
          <w:p w14:paraId="415E1EB6" w14:textId="178E5590" w:rsidR="00466674" w:rsidRPr="007C7ADB" w:rsidRDefault="00466674" w:rsidP="00466674">
            <w:pPr>
              <w:jc w:val="both"/>
              <w:rPr>
                <w:lang w:val="en-US"/>
              </w:rPr>
            </w:pPr>
            <w:r w:rsidRPr="00DB64F2">
              <w:rPr>
                <w:b/>
                <w:bCs/>
                <w:lang w:val="en-US"/>
              </w:rPr>
              <w:t>1.0</w:t>
            </w:r>
          </w:p>
        </w:tc>
        <w:tc>
          <w:tcPr>
            <w:tcW w:w="3021" w:type="dxa"/>
          </w:tcPr>
          <w:p w14:paraId="52CD0342" w14:textId="2BA4B57A" w:rsidR="00466674" w:rsidRPr="007C7ADB" w:rsidRDefault="00466674" w:rsidP="00466674">
            <w:pPr>
              <w:jc w:val="both"/>
              <w:rPr>
                <w:b/>
                <w:bCs/>
                <w:lang w:val="en-US"/>
              </w:rPr>
            </w:pPr>
            <w:r>
              <w:rPr>
                <w:b/>
                <w:bCs/>
                <w:lang w:val="en-US"/>
              </w:rPr>
              <w:t>1</w:t>
            </w:r>
            <w:r w:rsidRPr="00DB64F2">
              <w:rPr>
                <w:b/>
                <w:bCs/>
                <w:lang w:val="en-US"/>
              </w:rPr>
              <w:t>.0</w:t>
            </w:r>
          </w:p>
        </w:tc>
      </w:tr>
    </w:tbl>
    <w:p w14:paraId="742E8B67" w14:textId="152F2C0D" w:rsidR="00BA3385" w:rsidRPr="00466674" w:rsidRDefault="00BA3385" w:rsidP="00BA3385">
      <w:pPr>
        <w:rPr>
          <w:color w:val="44546A" w:themeColor="text2"/>
          <w:lang w:val="en-US"/>
        </w:rPr>
      </w:pPr>
      <w:bookmarkStart w:id="114" w:name="_Ref73480949"/>
      <w:r w:rsidRPr="00466674">
        <w:rPr>
          <w:color w:val="44546A" w:themeColor="text2"/>
          <w:sz w:val="18"/>
          <w:szCs w:val="18"/>
          <w:lang w:val="en-US"/>
        </w:rPr>
        <w:t xml:space="preserve">Table </w:t>
      </w:r>
      <w:r w:rsidRPr="00466674">
        <w:rPr>
          <w:color w:val="44546A" w:themeColor="text2"/>
          <w:sz w:val="18"/>
          <w:szCs w:val="18"/>
          <w:lang w:val="en-US"/>
        </w:rPr>
        <w:fldChar w:fldCharType="begin"/>
      </w:r>
      <w:r w:rsidRPr="00466674">
        <w:rPr>
          <w:color w:val="44546A" w:themeColor="text2"/>
          <w:sz w:val="18"/>
          <w:szCs w:val="18"/>
          <w:lang w:val="en-US"/>
        </w:rPr>
        <w:instrText xml:space="preserve"> SEQ Table \* ARABIC </w:instrText>
      </w:r>
      <w:r w:rsidRPr="00466674">
        <w:rPr>
          <w:color w:val="44546A" w:themeColor="text2"/>
          <w:sz w:val="18"/>
          <w:szCs w:val="18"/>
          <w:lang w:val="en-US"/>
        </w:rPr>
        <w:fldChar w:fldCharType="separate"/>
      </w:r>
      <w:r w:rsidRPr="00466674">
        <w:rPr>
          <w:noProof/>
          <w:color w:val="44546A" w:themeColor="text2"/>
          <w:sz w:val="18"/>
          <w:szCs w:val="18"/>
          <w:lang w:val="en-US"/>
        </w:rPr>
        <w:t>7</w:t>
      </w:r>
      <w:r w:rsidRPr="00466674">
        <w:rPr>
          <w:color w:val="44546A" w:themeColor="text2"/>
          <w:sz w:val="18"/>
          <w:szCs w:val="18"/>
          <w:lang w:val="en-US"/>
        </w:rPr>
        <w:fldChar w:fldCharType="end"/>
      </w:r>
      <w:bookmarkEnd w:id="114"/>
      <w:r w:rsidRPr="00466674">
        <w:rPr>
          <w:color w:val="44546A" w:themeColor="text2"/>
          <w:sz w:val="18"/>
          <w:szCs w:val="18"/>
          <w:lang w:val="en-US"/>
        </w:rPr>
        <w:t>: By changing the value of Allele count std. slightly less that in the previous attempt, the prediction stayed at 1.0.</w:t>
      </w:r>
    </w:p>
    <w:p w14:paraId="3B2FA195" w14:textId="73DC050A" w:rsidR="00DB5683" w:rsidRPr="007C7ADB" w:rsidRDefault="00DB5683" w:rsidP="00AA7DFA">
      <w:pPr>
        <w:jc w:val="both"/>
        <w:rPr>
          <w:lang w:val="en-US"/>
        </w:rPr>
      </w:pPr>
      <w:r w:rsidRPr="007C7ADB">
        <w:rPr>
          <w:lang w:val="en-US"/>
        </w:rPr>
        <w:t xml:space="preserve">Perhaps this has to do with how </w:t>
      </w:r>
      <w:r w:rsidR="00157A33" w:rsidRPr="007C7ADB">
        <w:rPr>
          <w:lang w:val="en-US"/>
        </w:rPr>
        <w:t>A</w:t>
      </w:r>
      <w:r w:rsidRPr="007C7ADB">
        <w:rPr>
          <w:lang w:val="en-US"/>
        </w:rPr>
        <w:t>nchors are binned</w:t>
      </w:r>
      <w:r w:rsidR="00157A33" w:rsidRPr="007C7ADB">
        <w:rPr>
          <w:lang w:val="en-US"/>
        </w:rPr>
        <w:t>; all data is discretized before Anchors are generated</w:t>
      </w:r>
      <w:r w:rsidRPr="007C7ADB">
        <w:rPr>
          <w:lang w:val="en-US"/>
        </w:rPr>
        <w:t xml:space="preserve">. </w:t>
      </w:r>
      <w:r w:rsidR="008C0459" w:rsidRPr="007C7ADB">
        <w:rPr>
          <w:lang w:val="en-US"/>
        </w:rPr>
        <w:t>However,</w:t>
      </w:r>
      <w:r w:rsidRPr="007C7ADB">
        <w:rPr>
          <w:lang w:val="en-US"/>
        </w:rPr>
        <w:t xml:space="preserve"> looking at the bins for feature Allele count std., 0.79 and 0.70 do not belong to a different bin.</w:t>
      </w:r>
    </w:p>
    <w:p w14:paraId="2A615444" w14:textId="77777777" w:rsidR="00DB5683" w:rsidRPr="007C7ADB" w:rsidRDefault="00DB5683" w:rsidP="00AA7DFA">
      <w:pPr>
        <w:pStyle w:val="Lijstalinea"/>
        <w:numPr>
          <w:ilvl w:val="0"/>
          <w:numId w:val="11"/>
        </w:numPr>
        <w:jc w:val="both"/>
        <w:rPr>
          <w:lang w:val="en-US"/>
        </w:rPr>
      </w:pPr>
      <w:r w:rsidRPr="007C7ADB">
        <w:rPr>
          <w:lang w:val="en-US"/>
        </w:rPr>
        <w:t>0:'Allele count std. &lt;= 0.38'</w:t>
      </w:r>
    </w:p>
    <w:p w14:paraId="72EA77B0" w14:textId="77777777" w:rsidR="00DB5683" w:rsidRPr="007C7ADB" w:rsidRDefault="00DB5683" w:rsidP="00AA7DFA">
      <w:pPr>
        <w:pStyle w:val="Lijstalinea"/>
        <w:numPr>
          <w:ilvl w:val="0"/>
          <w:numId w:val="11"/>
        </w:numPr>
        <w:jc w:val="both"/>
        <w:rPr>
          <w:lang w:val="en-US"/>
        </w:rPr>
      </w:pPr>
      <w:r w:rsidRPr="007C7ADB">
        <w:rPr>
          <w:lang w:val="en-US"/>
        </w:rPr>
        <w:t>1:'0.38 &lt; Allele count std. &lt;= 0.45'</w:t>
      </w:r>
    </w:p>
    <w:p w14:paraId="27FE839D" w14:textId="77777777" w:rsidR="00DB5683" w:rsidRPr="007C7ADB" w:rsidRDefault="00DB5683" w:rsidP="00AA7DFA">
      <w:pPr>
        <w:pStyle w:val="Lijstalinea"/>
        <w:numPr>
          <w:ilvl w:val="0"/>
          <w:numId w:val="11"/>
        </w:numPr>
        <w:jc w:val="both"/>
        <w:rPr>
          <w:lang w:val="en-US"/>
        </w:rPr>
      </w:pPr>
      <w:r w:rsidRPr="007C7ADB">
        <w:rPr>
          <w:lang w:val="en-US"/>
        </w:rPr>
        <w:t>2:'0.45 &lt; Allele count std. &lt;= 0.65'</w:t>
      </w:r>
    </w:p>
    <w:p w14:paraId="6A0BEE6E" w14:textId="77777777" w:rsidR="00DB5683" w:rsidRPr="007C7ADB" w:rsidRDefault="00DB5683" w:rsidP="00AA7DFA">
      <w:pPr>
        <w:pStyle w:val="Lijstalinea"/>
        <w:numPr>
          <w:ilvl w:val="0"/>
          <w:numId w:val="11"/>
        </w:numPr>
        <w:jc w:val="both"/>
        <w:rPr>
          <w:b/>
          <w:bCs/>
          <w:lang w:val="en-US"/>
        </w:rPr>
      </w:pPr>
      <w:r w:rsidRPr="007C7ADB">
        <w:rPr>
          <w:b/>
          <w:bCs/>
          <w:lang w:val="en-US"/>
        </w:rPr>
        <w:t>3:'0.65 &lt; Allele count std. &lt;= 0.83'</w:t>
      </w:r>
    </w:p>
    <w:p w14:paraId="66C6EE57" w14:textId="77777777" w:rsidR="00DB5683" w:rsidRPr="007C7ADB" w:rsidRDefault="00DB5683" w:rsidP="00AA7DFA">
      <w:pPr>
        <w:pStyle w:val="Lijstalinea"/>
        <w:numPr>
          <w:ilvl w:val="0"/>
          <w:numId w:val="11"/>
        </w:numPr>
        <w:jc w:val="both"/>
        <w:rPr>
          <w:lang w:val="en-US"/>
        </w:rPr>
      </w:pPr>
      <w:r w:rsidRPr="007C7ADB">
        <w:rPr>
          <w:lang w:val="en-US"/>
        </w:rPr>
        <w:t>4:'0.83 &lt; Allele count std. &lt;= 0.93'</w:t>
      </w:r>
    </w:p>
    <w:p w14:paraId="5075472A" w14:textId="6D03DAE6" w:rsidR="00DB5683" w:rsidRPr="007C7ADB" w:rsidRDefault="00DB5683" w:rsidP="00AA7DFA">
      <w:pPr>
        <w:pStyle w:val="Lijstalinea"/>
        <w:numPr>
          <w:ilvl w:val="0"/>
          <w:numId w:val="11"/>
        </w:numPr>
        <w:jc w:val="both"/>
        <w:rPr>
          <w:lang w:val="en-US"/>
        </w:rPr>
      </w:pPr>
      <w:r w:rsidRPr="007C7ADB">
        <w:rPr>
          <w:lang w:val="en-US"/>
        </w:rPr>
        <w:t>5:'0.93 &lt; Allele count std. &lt;= 1.05'</w:t>
      </w:r>
    </w:p>
    <w:p w14:paraId="34FA84ED" w14:textId="77777777" w:rsidR="00DB5683" w:rsidRPr="007C7ADB" w:rsidRDefault="00DB5683" w:rsidP="00AA7DFA">
      <w:pPr>
        <w:pStyle w:val="Lijstalinea"/>
        <w:numPr>
          <w:ilvl w:val="0"/>
          <w:numId w:val="11"/>
        </w:numPr>
        <w:jc w:val="both"/>
        <w:rPr>
          <w:lang w:val="en-US"/>
        </w:rPr>
      </w:pPr>
      <w:r w:rsidRPr="007C7ADB">
        <w:rPr>
          <w:lang w:val="en-US"/>
        </w:rPr>
        <w:t>6:'1.05 &lt; Allele count std. &lt;= 1.17'</w:t>
      </w:r>
    </w:p>
    <w:p w14:paraId="09CA578F" w14:textId="77777777" w:rsidR="00DB5683" w:rsidRPr="007C7ADB" w:rsidRDefault="00DB5683" w:rsidP="00AA7DFA">
      <w:pPr>
        <w:pStyle w:val="Lijstalinea"/>
        <w:numPr>
          <w:ilvl w:val="0"/>
          <w:numId w:val="11"/>
        </w:numPr>
        <w:jc w:val="both"/>
        <w:rPr>
          <w:lang w:val="en-US"/>
        </w:rPr>
      </w:pPr>
      <w:r w:rsidRPr="007C7ADB">
        <w:rPr>
          <w:lang w:val="en-US"/>
        </w:rPr>
        <w:t>7:'1.17 &lt; Allele count std. &lt;= 1.28'</w:t>
      </w:r>
    </w:p>
    <w:p w14:paraId="328DCC29" w14:textId="77777777" w:rsidR="00DB5683" w:rsidRPr="007C7ADB" w:rsidRDefault="00DB5683" w:rsidP="00AA7DFA">
      <w:pPr>
        <w:pStyle w:val="Lijstalinea"/>
        <w:numPr>
          <w:ilvl w:val="0"/>
          <w:numId w:val="11"/>
        </w:numPr>
        <w:jc w:val="both"/>
        <w:rPr>
          <w:lang w:val="en-US"/>
        </w:rPr>
      </w:pPr>
      <w:r w:rsidRPr="007C7ADB">
        <w:rPr>
          <w:lang w:val="en-US"/>
        </w:rPr>
        <w:t>8:'1.28 &lt; Allele count std. &lt;= 1.44'</w:t>
      </w:r>
    </w:p>
    <w:p w14:paraId="3D5B8608" w14:textId="3D91F10D" w:rsidR="00DB5683" w:rsidRPr="007C7ADB" w:rsidRDefault="00DB5683" w:rsidP="00AA7DFA">
      <w:pPr>
        <w:pStyle w:val="Lijstalinea"/>
        <w:numPr>
          <w:ilvl w:val="0"/>
          <w:numId w:val="11"/>
        </w:numPr>
        <w:jc w:val="both"/>
        <w:rPr>
          <w:lang w:val="en-US"/>
        </w:rPr>
      </w:pPr>
      <w:r w:rsidRPr="007C7ADB">
        <w:rPr>
          <w:lang w:val="en-US"/>
        </w:rPr>
        <w:t>9:'Allele count std. &gt; 1.44'</w:t>
      </w:r>
    </w:p>
    <w:p w14:paraId="6019DA88" w14:textId="78C863BF" w:rsidR="002B30BC" w:rsidRPr="007C7ADB" w:rsidRDefault="00235EC7" w:rsidP="00AA7DFA">
      <w:pPr>
        <w:jc w:val="both"/>
        <w:rPr>
          <w:lang w:val="en-US"/>
        </w:rPr>
      </w:pPr>
      <w:r w:rsidRPr="007C7ADB">
        <w:rPr>
          <w:lang w:val="en-US"/>
        </w:rPr>
        <w:t>This seemed strange</w:t>
      </w:r>
      <w:r w:rsidR="00DE7FF9">
        <w:rPr>
          <w:lang w:val="en-US"/>
        </w:rPr>
        <w:t>;</w:t>
      </w:r>
      <w:r w:rsidRPr="007C7ADB">
        <w:rPr>
          <w:lang w:val="en-US"/>
        </w:rPr>
        <w:t xml:space="preserve"> the Anchor </w:t>
      </w:r>
      <w:r w:rsidR="00FB3AEC">
        <w:rPr>
          <w:lang w:val="en-US"/>
        </w:rPr>
        <w:t xml:space="preserve">on the right side of </w:t>
      </w:r>
      <w:r w:rsidR="00FB3AEC" w:rsidRPr="00DB757E">
        <w:rPr>
          <w:lang w:val="en-US"/>
        </w:rPr>
        <w:fldChar w:fldCharType="begin"/>
      </w:r>
      <w:r w:rsidR="00FB3AEC" w:rsidRPr="00DB757E">
        <w:rPr>
          <w:lang w:val="en-US"/>
        </w:rPr>
        <w:instrText xml:space="preserve"> REF _Ref72343695 \h  \* MERGEFORMAT </w:instrText>
      </w:r>
      <w:r w:rsidR="00FB3AEC" w:rsidRPr="00DB757E">
        <w:rPr>
          <w:lang w:val="en-US"/>
        </w:rPr>
      </w:r>
      <w:r w:rsidR="00FB3AEC" w:rsidRPr="00DB757E">
        <w:rPr>
          <w:lang w:val="en-US"/>
        </w:rPr>
        <w:fldChar w:fldCharType="separate"/>
      </w:r>
      <w:r w:rsidR="00FB3AEC" w:rsidRPr="00DB757E">
        <w:rPr>
          <w:lang w:val="en-US"/>
        </w:rPr>
        <w:t xml:space="preserve">Table </w:t>
      </w:r>
      <w:r w:rsidR="00FB3AEC" w:rsidRPr="00DB757E">
        <w:rPr>
          <w:noProof/>
          <w:lang w:val="en-US"/>
        </w:rPr>
        <w:t>4</w:t>
      </w:r>
      <w:r w:rsidR="00FB3AEC" w:rsidRPr="00DB757E">
        <w:rPr>
          <w:lang w:val="en-US"/>
        </w:rPr>
        <w:fldChar w:fldCharType="end"/>
      </w:r>
      <w:r w:rsidR="00FB3AEC">
        <w:rPr>
          <w:lang w:val="en-US"/>
        </w:rPr>
        <w:t xml:space="preserve"> </w:t>
      </w:r>
      <w:r w:rsidRPr="007C7ADB">
        <w:rPr>
          <w:lang w:val="en-US"/>
        </w:rPr>
        <w:t>states that it will predict 2 contributors 100% of the time when</w:t>
      </w:r>
      <w:r w:rsidR="00D40050" w:rsidRPr="007C7ADB">
        <w:rPr>
          <w:lang w:val="en-US"/>
        </w:rPr>
        <w:t xml:space="preserve"> the stated rules are true. This started a suspicion that this does not mean that </w:t>
      </w:r>
      <w:r w:rsidR="00D40050" w:rsidRPr="007C7ADB">
        <w:rPr>
          <w:lang w:val="en-US"/>
        </w:rPr>
        <w:lastRenderedPageBreak/>
        <w:t xml:space="preserve">all other feature values can have any random value. </w:t>
      </w:r>
      <w:r w:rsidR="002B30BC" w:rsidRPr="007C7ADB">
        <w:rPr>
          <w:lang w:val="en-US"/>
        </w:rPr>
        <w:t xml:space="preserve">Considering </w:t>
      </w:r>
      <w:r w:rsidR="00C90656">
        <w:rPr>
          <w:lang w:val="en-US"/>
        </w:rPr>
        <w:t>this same</w:t>
      </w:r>
      <w:r w:rsidR="002B30BC" w:rsidRPr="007C7ADB">
        <w:rPr>
          <w:lang w:val="en-US"/>
        </w:rPr>
        <w:t xml:space="preserve"> </w:t>
      </w:r>
      <w:r w:rsidR="001C3AEF" w:rsidRPr="007C7ADB">
        <w:rPr>
          <w:lang w:val="en-US"/>
        </w:rPr>
        <w:t xml:space="preserve">counterfactual </w:t>
      </w:r>
      <w:r w:rsidR="002B30BC" w:rsidRPr="007C7ADB">
        <w:rPr>
          <w:lang w:val="en-US"/>
        </w:rPr>
        <w:t>Anchor</w:t>
      </w:r>
      <w:r w:rsidR="001C3AEF" w:rsidRPr="007C7ADB">
        <w:rPr>
          <w:lang w:val="en-US"/>
        </w:rPr>
        <w:t xml:space="preserve"> from </w:t>
      </w:r>
      <w:r w:rsidR="001C3AEF" w:rsidRPr="00DE7FF9">
        <w:rPr>
          <w:lang w:val="en-US"/>
        </w:rPr>
        <w:fldChar w:fldCharType="begin"/>
      </w:r>
      <w:r w:rsidR="001C3AEF" w:rsidRPr="00DE7FF9">
        <w:rPr>
          <w:lang w:val="en-US"/>
        </w:rPr>
        <w:instrText xml:space="preserve"> REF _Ref72343695 \h </w:instrText>
      </w:r>
      <w:r w:rsidR="00DE7FF9">
        <w:rPr>
          <w:lang w:val="en-US"/>
        </w:rPr>
        <w:instrText xml:space="preserve"> \* MERGEFORMAT </w:instrText>
      </w:r>
      <w:r w:rsidR="001C3AEF" w:rsidRPr="00DE7FF9">
        <w:rPr>
          <w:lang w:val="en-US"/>
        </w:rPr>
      </w:r>
      <w:r w:rsidR="001C3AEF" w:rsidRPr="00DE7FF9">
        <w:rPr>
          <w:lang w:val="en-US"/>
        </w:rPr>
        <w:fldChar w:fldCharType="separate"/>
      </w:r>
      <w:r w:rsidR="00C90656" w:rsidRPr="00C90656">
        <w:rPr>
          <w:lang w:val="en-US"/>
        </w:rPr>
        <w:t xml:space="preserve">Table </w:t>
      </w:r>
      <w:r w:rsidR="00C90656" w:rsidRPr="00C90656">
        <w:rPr>
          <w:noProof/>
          <w:lang w:val="en-US"/>
        </w:rPr>
        <w:t>4</w:t>
      </w:r>
      <w:r w:rsidR="001C3AEF" w:rsidRPr="00DE7FF9">
        <w:rPr>
          <w:lang w:val="en-US"/>
        </w:rPr>
        <w:fldChar w:fldCharType="end"/>
      </w:r>
      <w:r w:rsidR="001C3AEF" w:rsidRPr="007C7ADB">
        <w:rPr>
          <w:lang w:val="en-US"/>
        </w:rPr>
        <w:t>, setting</w:t>
      </w:r>
      <w:r w:rsidR="002B30BC" w:rsidRPr="007C7ADB">
        <w:rPr>
          <w:lang w:val="en-US"/>
        </w:rPr>
        <w:t xml:space="preserve"> all other feature values to </w:t>
      </w:r>
      <w:r w:rsidR="006200C9" w:rsidRPr="007C7ADB">
        <w:rPr>
          <w:lang w:val="en-US"/>
        </w:rPr>
        <w:t>zero</w:t>
      </w:r>
      <w:r w:rsidR="002B30BC" w:rsidRPr="007C7ADB">
        <w:rPr>
          <w:lang w:val="en-US"/>
        </w:rPr>
        <w:t xml:space="preserve"> results in a prediction of 1.0</w:t>
      </w:r>
      <w:r w:rsidR="00DA3005" w:rsidRPr="007C7ADB">
        <w:rPr>
          <w:lang w:val="en-US"/>
        </w:rPr>
        <w:t>.</w:t>
      </w:r>
      <w:r w:rsidR="006C2D4A" w:rsidRPr="007C7ADB">
        <w:rPr>
          <w:lang w:val="en-US"/>
        </w:rPr>
        <w:t xml:space="preserve"> The </w:t>
      </w:r>
      <w:r w:rsidR="00A35AFB" w:rsidRPr="007C7ADB">
        <w:rPr>
          <w:lang w:val="en-US"/>
        </w:rPr>
        <w:t>same prediction</w:t>
      </w:r>
      <w:r w:rsidR="006C2D4A" w:rsidRPr="007C7ADB">
        <w:rPr>
          <w:lang w:val="en-US"/>
        </w:rPr>
        <w:t xml:space="preserve"> apparently does not </w:t>
      </w:r>
      <w:r w:rsidR="00A35AFB" w:rsidRPr="007C7ADB">
        <w:rPr>
          <w:lang w:val="en-US"/>
        </w:rPr>
        <w:t>apply</w:t>
      </w:r>
      <w:r w:rsidR="006C2D4A" w:rsidRPr="007C7ADB">
        <w:rPr>
          <w:lang w:val="en-US"/>
        </w:rPr>
        <w:t xml:space="preserve"> </w:t>
      </w:r>
      <w:r w:rsidR="00A35AFB" w:rsidRPr="007C7ADB">
        <w:rPr>
          <w:lang w:val="en-US"/>
        </w:rPr>
        <w:t>when arbitrary values for the features not included in the Anchor’s rules are chosen</w:t>
      </w:r>
      <w:r w:rsidR="00C90656">
        <w:rPr>
          <w:lang w:val="en-US"/>
        </w:rPr>
        <w:t>.</w:t>
      </w:r>
    </w:p>
    <w:p w14:paraId="6B12DAA7" w14:textId="0CE2D797" w:rsidR="00DA3005" w:rsidRPr="007C7ADB" w:rsidRDefault="00DE7FF9" w:rsidP="00AA7DFA">
      <w:pPr>
        <w:pStyle w:val="Kop3"/>
        <w:jc w:val="both"/>
        <w:rPr>
          <w:lang w:val="en-US"/>
        </w:rPr>
      </w:pPr>
      <w:bookmarkStart w:id="115" w:name="_Toc73486321"/>
      <w:r>
        <w:rPr>
          <w:lang w:val="en-US"/>
        </w:rPr>
        <w:t>4.2.</w:t>
      </w:r>
      <w:r w:rsidR="00B53270">
        <w:rPr>
          <w:lang w:val="en-US"/>
        </w:rPr>
        <w:t>3</w:t>
      </w:r>
      <w:r>
        <w:rPr>
          <w:lang w:val="en-US"/>
        </w:rPr>
        <w:t xml:space="preserve"> </w:t>
      </w:r>
      <w:r w:rsidR="001C3AEF" w:rsidRPr="007C7ADB">
        <w:rPr>
          <w:lang w:val="en-US"/>
        </w:rPr>
        <w:t>Analysis of experiments</w:t>
      </w:r>
      <w:bookmarkEnd w:id="115"/>
    </w:p>
    <w:p w14:paraId="2CD70A77" w14:textId="77777777" w:rsidR="00DE7FF9" w:rsidRDefault="00577A26" w:rsidP="00AA7DFA">
      <w:pPr>
        <w:jc w:val="both"/>
        <w:rPr>
          <w:lang w:val="en-US"/>
        </w:rPr>
      </w:pPr>
      <w:r w:rsidRPr="007C7ADB">
        <w:rPr>
          <w:lang w:val="en-US"/>
        </w:rPr>
        <w:t xml:space="preserve">From the experiments, some information had to be uncovered in some more detail. </w:t>
      </w:r>
    </w:p>
    <w:p w14:paraId="6E48A9A7" w14:textId="66129EF4" w:rsidR="00DE7FF9" w:rsidRDefault="00577A26" w:rsidP="00AA7DFA">
      <w:pPr>
        <w:jc w:val="both"/>
        <w:rPr>
          <w:lang w:val="en-US"/>
        </w:rPr>
      </w:pPr>
      <w:r w:rsidRPr="007C7ADB">
        <w:rPr>
          <w:lang w:val="en-US"/>
        </w:rPr>
        <w:t xml:space="preserve">First of all, </w:t>
      </w:r>
      <w:r w:rsidR="00A35AFB" w:rsidRPr="007C7ADB">
        <w:rPr>
          <w:lang w:val="en-US"/>
        </w:rPr>
        <w:t>though it is described that when an Anchor holds</w:t>
      </w:r>
      <w:r w:rsidR="002D7E61" w:rsidRPr="007C7ADB">
        <w:rPr>
          <w:lang w:val="en-US"/>
        </w:rPr>
        <w:t xml:space="preserve"> “changes to the rest of the feature values of the instance do not matter” </w:t>
      </w:r>
      <w:r w:rsidR="002D7E61" w:rsidRPr="007C7ADB">
        <w:rPr>
          <w:lang w:val="en-US"/>
        </w:rPr>
        <w:fldChar w:fldCharType="begin"/>
      </w:r>
      <w:r w:rsidR="00977250" w:rsidRPr="007C7ADB">
        <w:rPr>
          <w:lang w:val="en-US"/>
        </w:rPr>
        <w:instrText xml:space="preserve"> ADDIN EN.CITE &lt;EndNote&gt;&lt;Cite&gt;&lt;Author&gt;Ribeiro&lt;/Author&gt;&lt;Year&gt;2018&lt;/Year&gt;&lt;RecNum&gt;109&lt;/RecNum&gt;&lt;DisplayText&gt;[22]&lt;/DisplayText&gt;&lt;record&gt;&lt;rec-number&gt;109&lt;/rec-number&gt;&lt;foreign-keys&gt;&lt;key app="EN" db-id="p22005xv5srwpxeed275s99yfvez9tfr995s" timestamp="1606485190"&gt;109&lt;/key&gt;&lt;/foreign-keys&gt;&lt;ref-type name="Conference Proceedings"&gt;10&lt;/ref-type&gt;&lt;contributors&gt;&lt;authors&gt;&lt;author&gt;Ribeiro, Marco Tulio&lt;/author&gt;&lt;author&gt;Singh, Sameer&lt;/author&gt;&lt;author&gt;Guestrin, Carlos&lt;/author&gt;&lt;/authors&gt;&lt;/contributors&gt;&lt;titles&gt;&lt;title&gt;Anchors: High-Precision Model-Agnostic Explanations&lt;/title&gt;&lt;secondary-title&gt;AAAI&lt;/secondary-title&gt;&lt;/titles&gt;&lt;dates&gt;&lt;year&gt;2018&lt;/year&gt;&lt;/dates&gt;&lt;urls&gt;&lt;/urls&gt;&lt;/record&gt;&lt;/Cite&gt;&lt;/EndNote&gt;</w:instrText>
      </w:r>
      <w:r w:rsidR="002D7E61" w:rsidRPr="007C7ADB">
        <w:rPr>
          <w:lang w:val="en-US"/>
        </w:rPr>
        <w:fldChar w:fldCharType="separate"/>
      </w:r>
      <w:r w:rsidR="00977250" w:rsidRPr="007C7ADB">
        <w:rPr>
          <w:noProof/>
          <w:lang w:val="en-US"/>
        </w:rPr>
        <w:t>[22]</w:t>
      </w:r>
      <w:r w:rsidR="002D7E61" w:rsidRPr="007C7ADB">
        <w:rPr>
          <w:lang w:val="en-US"/>
        </w:rPr>
        <w:fldChar w:fldCharType="end"/>
      </w:r>
      <w:r w:rsidR="002D7E61" w:rsidRPr="007C7ADB">
        <w:rPr>
          <w:lang w:val="en-US"/>
        </w:rPr>
        <w:t xml:space="preserve">, we have seen that is not true for </w:t>
      </w:r>
      <w:r w:rsidR="002D7E61" w:rsidRPr="007C7ADB">
        <w:rPr>
          <w:i/>
          <w:iCs/>
          <w:lang w:val="en-US"/>
        </w:rPr>
        <w:t>all</w:t>
      </w:r>
      <w:r w:rsidR="002D7E61" w:rsidRPr="007C7ADB">
        <w:rPr>
          <w:lang w:val="en-US"/>
        </w:rPr>
        <w:t xml:space="preserve"> of the feature space. Within the more formal description of the method, </w:t>
      </w:r>
      <w:r w:rsidR="00360658">
        <w:rPr>
          <w:lang w:val="en-US"/>
        </w:rPr>
        <w:t>one can derive</w:t>
      </w:r>
      <w:r w:rsidR="002D7E61" w:rsidRPr="007C7ADB">
        <w:rPr>
          <w:lang w:val="en-US"/>
        </w:rPr>
        <w:t xml:space="preserve"> that an Anchor only holds for a </w:t>
      </w:r>
      <w:r w:rsidR="002D7E61" w:rsidRPr="00360658">
        <w:rPr>
          <w:lang w:val="en-US"/>
        </w:rPr>
        <w:t>sampled subspace</w:t>
      </w:r>
      <w:r w:rsidR="002D7E61" w:rsidRPr="007C7ADB">
        <w:rPr>
          <w:lang w:val="en-US"/>
        </w:rPr>
        <w:t xml:space="preserve"> around the input instance</w:t>
      </w:r>
      <w:r w:rsidR="006200C9" w:rsidRPr="007C7ADB">
        <w:rPr>
          <w:lang w:val="en-US"/>
        </w:rPr>
        <w:t xml:space="preserve">. </w:t>
      </w:r>
    </w:p>
    <w:p w14:paraId="1264BD92" w14:textId="355E461B" w:rsidR="00E90969" w:rsidRPr="007C7ADB" w:rsidRDefault="00EA0846" w:rsidP="00AA7DFA">
      <w:pPr>
        <w:jc w:val="both"/>
        <w:rPr>
          <w:lang w:val="en-US"/>
        </w:rPr>
      </w:pPr>
      <w:r w:rsidRPr="007C7ADB">
        <w:rPr>
          <w:lang w:val="en-US"/>
        </w:rPr>
        <w:t>Secondly, t</w:t>
      </w:r>
      <w:r w:rsidR="002D7E61" w:rsidRPr="007C7ADB">
        <w:rPr>
          <w:lang w:val="en-US"/>
        </w:rPr>
        <w:t xml:space="preserve">his subspace is generated by </w:t>
      </w:r>
      <w:r w:rsidR="002D7E61" w:rsidRPr="00360658">
        <w:rPr>
          <w:lang w:val="en-US"/>
        </w:rPr>
        <w:t>randomly sampling</w:t>
      </w:r>
      <w:r w:rsidR="002D7E61" w:rsidRPr="007C7ADB">
        <w:rPr>
          <w:lang w:val="en-US"/>
        </w:rPr>
        <w:t xml:space="preserve"> all feature values not included in the Anchor</w:t>
      </w:r>
      <w:r w:rsidR="006200C9" w:rsidRPr="007C7ADB">
        <w:rPr>
          <w:lang w:val="en-US"/>
        </w:rPr>
        <w:t xml:space="preserve">, </w:t>
      </w:r>
      <w:r w:rsidR="0046161B" w:rsidRPr="007C7ADB">
        <w:rPr>
          <w:lang w:val="en-US"/>
        </w:rPr>
        <w:t>which we only uncovered by analyzing the source code</w:t>
      </w:r>
      <w:r w:rsidR="002D7E61" w:rsidRPr="007C7ADB">
        <w:rPr>
          <w:lang w:val="en-US"/>
        </w:rPr>
        <w:t xml:space="preserve">. </w:t>
      </w:r>
      <w:r w:rsidR="0046161B" w:rsidRPr="007C7ADB">
        <w:rPr>
          <w:lang w:val="en-US"/>
        </w:rPr>
        <w:t>This process likely cannot generate realistic data points for our dataset of highly correlated features.</w:t>
      </w:r>
      <w:r w:rsidR="006200C9" w:rsidRPr="007C7ADB">
        <w:rPr>
          <w:lang w:val="en-US"/>
        </w:rPr>
        <w:t xml:space="preserve"> </w:t>
      </w:r>
      <w:r w:rsidR="0046161B" w:rsidRPr="007C7ADB">
        <w:rPr>
          <w:lang w:val="en-US"/>
        </w:rPr>
        <w:t>The method description does</w:t>
      </w:r>
      <w:r w:rsidR="002D7E61" w:rsidRPr="007C7ADB">
        <w:rPr>
          <w:lang w:val="en-US"/>
        </w:rPr>
        <w:t xml:space="preserve"> not clearly specify </w:t>
      </w:r>
      <w:r w:rsidR="0046161B" w:rsidRPr="007C7ADB">
        <w:rPr>
          <w:lang w:val="en-US"/>
        </w:rPr>
        <w:t>how sampling is done or</w:t>
      </w:r>
      <w:r w:rsidR="002D7E61" w:rsidRPr="007C7ADB">
        <w:rPr>
          <w:lang w:val="en-US"/>
        </w:rPr>
        <w:t xml:space="preserve"> how they determine what is still considered local. It is therefore quite difficult to determine for which part of the data the explanation holds. </w:t>
      </w:r>
      <w:r w:rsidR="006200C9" w:rsidRPr="007C7ADB">
        <w:rPr>
          <w:lang w:val="en-US"/>
        </w:rPr>
        <w:t>This provides the explanation as to why</w:t>
      </w:r>
      <w:r w:rsidR="00DE7FF9">
        <w:rPr>
          <w:lang w:val="en-US"/>
        </w:rPr>
        <w:t xml:space="preserve"> setting all feature values excluded from the Anchor </w:t>
      </w:r>
      <w:r w:rsidR="006C4CC5">
        <w:rPr>
          <w:lang w:val="en-US"/>
        </w:rPr>
        <w:t xml:space="preserve">to zero </w:t>
      </w:r>
      <w:r w:rsidR="00DE7FF9">
        <w:rPr>
          <w:lang w:val="en-US"/>
        </w:rPr>
        <w:t>did not work</w:t>
      </w:r>
      <w:r w:rsidR="006200C9" w:rsidRPr="007C7ADB">
        <w:rPr>
          <w:lang w:val="en-US"/>
        </w:rPr>
        <w:t xml:space="preserve">; an instance where most of the feature values are zero are not part of the local neighborhood of a normal input instance. </w:t>
      </w:r>
      <w:r w:rsidR="001C2F04" w:rsidRPr="007C7ADB">
        <w:rPr>
          <w:lang w:val="en-US"/>
        </w:rPr>
        <w:t>T</w:t>
      </w:r>
      <w:r w:rsidR="002D7E61" w:rsidRPr="007C7ADB">
        <w:rPr>
          <w:lang w:val="en-US"/>
        </w:rPr>
        <w:t xml:space="preserve">he precision and coverage that they denote with each Anchor are also based on this perturbation space. Looking at the counterfactual Anchor in </w:t>
      </w:r>
      <w:r w:rsidR="002D7E61" w:rsidRPr="007C7ADB">
        <w:rPr>
          <w:lang w:val="en-US"/>
        </w:rPr>
        <w:fldChar w:fldCharType="begin"/>
      </w:r>
      <w:r w:rsidR="002D7E61" w:rsidRPr="007C7ADB">
        <w:rPr>
          <w:lang w:val="en-US"/>
        </w:rPr>
        <w:instrText xml:space="preserve"> REF _Ref72343695 \h </w:instrText>
      </w:r>
      <w:r w:rsidR="00BD555B" w:rsidRPr="007C7ADB">
        <w:rPr>
          <w:lang w:val="en-US"/>
        </w:rPr>
        <w:instrText xml:space="preserve"> \* MERGEFORMAT </w:instrText>
      </w:r>
      <w:r w:rsidR="002D7E61" w:rsidRPr="007C7ADB">
        <w:rPr>
          <w:lang w:val="en-US"/>
        </w:rPr>
      </w:r>
      <w:r w:rsidR="002D7E61" w:rsidRPr="007C7ADB">
        <w:rPr>
          <w:lang w:val="en-US"/>
        </w:rPr>
        <w:fldChar w:fldCharType="separate"/>
      </w:r>
      <w:r w:rsidR="00360658" w:rsidRPr="00360658">
        <w:rPr>
          <w:lang w:val="en-US"/>
        </w:rPr>
        <w:t>Table 4</w:t>
      </w:r>
      <w:r w:rsidR="002D7E61" w:rsidRPr="007C7ADB">
        <w:rPr>
          <w:lang w:val="en-US"/>
        </w:rPr>
        <w:fldChar w:fldCharType="end"/>
      </w:r>
      <w:r w:rsidR="002D7E61" w:rsidRPr="007C7ADB">
        <w:rPr>
          <w:lang w:val="en-US"/>
        </w:rPr>
        <w:t xml:space="preserve">, it holds with a probability of 0.01 for the sampled data. If that Anchor holds, then the prediction of 2 contributors is 100% certain. </w:t>
      </w:r>
      <w:r w:rsidR="0046161B" w:rsidRPr="007C7ADB">
        <w:rPr>
          <w:lang w:val="en-US"/>
        </w:rPr>
        <w:t>This does not mean that it applies in the same way for the original data.</w:t>
      </w:r>
      <w:r w:rsidRPr="007C7ADB">
        <w:rPr>
          <w:lang w:val="en-US"/>
        </w:rPr>
        <w:t xml:space="preserve"> </w:t>
      </w:r>
      <w:r w:rsidR="00E90969" w:rsidRPr="007C7ADB">
        <w:rPr>
          <w:lang w:val="en-US"/>
        </w:rPr>
        <w:t xml:space="preserve">This could explain why </w:t>
      </w:r>
      <w:r w:rsidR="006C4CC5">
        <w:rPr>
          <w:lang w:val="en-US"/>
        </w:rPr>
        <w:t>the counterfactual Anchors</w:t>
      </w:r>
      <w:r w:rsidR="00E90969" w:rsidRPr="007C7ADB">
        <w:rPr>
          <w:lang w:val="en-US"/>
        </w:rPr>
        <w:t xml:space="preserve"> did not work out:</w:t>
      </w:r>
    </w:p>
    <w:p w14:paraId="6E88A8C2" w14:textId="54D53C4E" w:rsidR="00E90969" w:rsidRPr="007C7ADB" w:rsidRDefault="00E90969" w:rsidP="00360658">
      <w:pPr>
        <w:pStyle w:val="Lijstalinea"/>
        <w:numPr>
          <w:ilvl w:val="0"/>
          <w:numId w:val="11"/>
        </w:numPr>
        <w:jc w:val="both"/>
        <w:rPr>
          <w:lang w:val="en-US"/>
        </w:rPr>
      </w:pPr>
      <w:r w:rsidRPr="007C7ADB">
        <w:rPr>
          <w:lang w:val="en-US"/>
        </w:rPr>
        <w:t xml:space="preserve">The Anchors for seemingly similar instances did not fall into the same </w:t>
      </w:r>
      <w:r w:rsidRPr="00360658">
        <w:rPr>
          <w:i/>
          <w:iCs/>
          <w:lang w:val="en-US"/>
        </w:rPr>
        <w:t>local neighborhood</w:t>
      </w:r>
      <w:r w:rsidRPr="007C7ADB">
        <w:rPr>
          <w:lang w:val="en-US"/>
        </w:rPr>
        <w:t>.</w:t>
      </w:r>
    </w:p>
    <w:p w14:paraId="137753B5" w14:textId="0068B65A" w:rsidR="00360658" w:rsidRPr="007C7ADB" w:rsidRDefault="00E90969" w:rsidP="00360658">
      <w:pPr>
        <w:pStyle w:val="Lijstalinea"/>
        <w:numPr>
          <w:ilvl w:val="0"/>
          <w:numId w:val="11"/>
        </w:numPr>
        <w:jc w:val="both"/>
        <w:rPr>
          <w:lang w:val="en-US"/>
        </w:rPr>
      </w:pPr>
      <w:r w:rsidRPr="007C7ADB">
        <w:rPr>
          <w:lang w:val="en-US"/>
        </w:rPr>
        <w:t>The sampled data does not represent the dataset accurately</w:t>
      </w:r>
      <w:r w:rsidR="00360658">
        <w:rPr>
          <w:lang w:val="en-US"/>
        </w:rPr>
        <w:t xml:space="preserve">, especially since they use </w:t>
      </w:r>
      <w:r w:rsidR="00360658" w:rsidRPr="00360658">
        <w:rPr>
          <w:i/>
          <w:iCs/>
          <w:lang w:val="en-US"/>
        </w:rPr>
        <w:t>random sampling</w:t>
      </w:r>
      <w:r w:rsidR="00360658">
        <w:rPr>
          <w:lang w:val="en-US"/>
        </w:rPr>
        <w:t>,</w:t>
      </w:r>
      <w:r w:rsidRPr="007C7ADB">
        <w:rPr>
          <w:lang w:val="en-US"/>
        </w:rPr>
        <w:t xml:space="preserve"> and therefore the specific values of the Anchors do not hold for the dataset.</w:t>
      </w:r>
    </w:p>
    <w:p w14:paraId="2CA4977A" w14:textId="7270153A" w:rsidR="00E90969" w:rsidRPr="00360658" w:rsidRDefault="00360658" w:rsidP="00360658">
      <w:pPr>
        <w:pStyle w:val="Lijstalinea"/>
        <w:numPr>
          <w:ilvl w:val="0"/>
          <w:numId w:val="11"/>
        </w:numPr>
        <w:jc w:val="both"/>
        <w:rPr>
          <w:lang w:val="en-US"/>
        </w:rPr>
      </w:pPr>
      <w:r>
        <w:rPr>
          <w:lang w:val="en-US"/>
        </w:rPr>
        <w:t>Our approach of c</w:t>
      </w:r>
      <w:r w:rsidRPr="007C7ADB">
        <w:rPr>
          <w:lang w:val="en-US"/>
        </w:rPr>
        <w:t>hanging the input instance to match the counterfactual Anchor creates an instance that is unrealistic and/or does not match the perturbed data.</w:t>
      </w:r>
    </w:p>
    <w:p w14:paraId="2E20FC4D" w14:textId="5AD89320" w:rsidR="006200C9" w:rsidRPr="007C7ADB" w:rsidRDefault="00EA0846" w:rsidP="00AA7DFA">
      <w:pPr>
        <w:jc w:val="both"/>
        <w:rPr>
          <w:lang w:val="en-US"/>
        </w:rPr>
      </w:pPr>
      <w:r w:rsidRPr="007C7ADB">
        <w:rPr>
          <w:lang w:val="en-US"/>
        </w:rPr>
        <w:t>Lastly</w:t>
      </w:r>
      <w:r w:rsidR="002D7E61" w:rsidRPr="007C7ADB">
        <w:rPr>
          <w:lang w:val="en-US"/>
        </w:rPr>
        <w:t xml:space="preserve">, </w:t>
      </w:r>
      <w:r w:rsidR="003A2305" w:rsidRPr="007C7ADB">
        <w:rPr>
          <w:lang w:val="en-US"/>
        </w:rPr>
        <w:t xml:space="preserve">Anchors do not inform the user about the </w:t>
      </w:r>
      <w:r w:rsidR="002D7E61" w:rsidRPr="007C7ADB">
        <w:rPr>
          <w:lang w:val="en-US"/>
        </w:rPr>
        <w:t xml:space="preserve">most </w:t>
      </w:r>
      <w:r w:rsidR="002D7E61" w:rsidRPr="000E0357">
        <w:rPr>
          <w:i/>
          <w:iCs/>
          <w:lang w:val="en-US"/>
        </w:rPr>
        <w:t>influential features</w:t>
      </w:r>
      <w:r w:rsidR="003A2305" w:rsidRPr="007C7ADB">
        <w:rPr>
          <w:lang w:val="en-US"/>
        </w:rPr>
        <w:t xml:space="preserve"> </w:t>
      </w:r>
      <w:r w:rsidR="002D7E61" w:rsidRPr="007C7ADB">
        <w:rPr>
          <w:lang w:val="en-US"/>
        </w:rPr>
        <w:t>for</w:t>
      </w:r>
      <w:r w:rsidR="003A2305" w:rsidRPr="007C7ADB">
        <w:rPr>
          <w:lang w:val="en-US"/>
        </w:rPr>
        <w:t xml:space="preserve"> the current prediction</w:t>
      </w:r>
      <w:r w:rsidR="00E90969" w:rsidRPr="007C7ADB">
        <w:rPr>
          <w:lang w:val="en-US"/>
        </w:rPr>
        <w:t xml:space="preserve"> which was the initial goal of using Anchors; feature importance with the addition of ranges</w:t>
      </w:r>
      <w:r w:rsidR="003A2305" w:rsidRPr="007C7ADB">
        <w:rPr>
          <w:lang w:val="en-US"/>
        </w:rPr>
        <w:t>.</w:t>
      </w:r>
      <w:r w:rsidR="00E90969" w:rsidRPr="007C7ADB">
        <w:rPr>
          <w:lang w:val="en-US"/>
        </w:rPr>
        <w:t xml:space="preserve"> T</w:t>
      </w:r>
      <w:r w:rsidR="003A2305" w:rsidRPr="007C7ADB">
        <w:rPr>
          <w:lang w:val="en-US"/>
        </w:rPr>
        <w:t xml:space="preserve">he rules that are included in the Anchor are generated stochastically until a certain precision value is reached. This means that the features included in the Anchor are not necessarily the most important ones, but important enough to reach a certain precision. </w:t>
      </w:r>
      <w:r w:rsidR="000E0357">
        <w:rPr>
          <w:lang w:val="en-US"/>
        </w:rPr>
        <w:t>In this way,</w:t>
      </w:r>
      <w:r w:rsidR="003A2305" w:rsidRPr="007C7ADB">
        <w:rPr>
          <w:lang w:val="en-US"/>
        </w:rPr>
        <w:t xml:space="preserve"> major contributing features could be excluded from the explanation.</w:t>
      </w:r>
      <w:r w:rsidR="002D7E61" w:rsidRPr="007C7ADB">
        <w:rPr>
          <w:lang w:val="en-US"/>
        </w:rPr>
        <w:t xml:space="preserve"> </w:t>
      </w:r>
    </w:p>
    <w:p w14:paraId="08163373" w14:textId="34066F85" w:rsidR="00D40050" w:rsidRPr="007C7ADB" w:rsidRDefault="006C4CC5" w:rsidP="00AA7DFA">
      <w:pPr>
        <w:pStyle w:val="Kop3"/>
        <w:jc w:val="both"/>
        <w:rPr>
          <w:lang w:val="en-US"/>
        </w:rPr>
      </w:pPr>
      <w:bookmarkStart w:id="116" w:name="_Toc73486322"/>
      <w:r>
        <w:rPr>
          <w:lang w:val="en-US"/>
        </w:rPr>
        <w:t>4.2.</w:t>
      </w:r>
      <w:r w:rsidR="00B53270">
        <w:rPr>
          <w:lang w:val="en-US"/>
        </w:rPr>
        <w:t>4</w:t>
      </w:r>
      <w:r>
        <w:rPr>
          <w:lang w:val="en-US"/>
        </w:rPr>
        <w:t xml:space="preserve"> </w:t>
      </w:r>
      <w:r w:rsidR="009328E9" w:rsidRPr="007C7ADB">
        <w:rPr>
          <w:lang w:val="en-US"/>
        </w:rPr>
        <w:t>User interpretation</w:t>
      </w:r>
      <w:bookmarkEnd w:id="116"/>
    </w:p>
    <w:p w14:paraId="4968C498" w14:textId="00644C61" w:rsidR="009328E9" w:rsidRPr="007C7ADB" w:rsidRDefault="009328E9" w:rsidP="00AA7DFA">
      <w:pPr>
        <w:jc w:val="both"/>
        <w:rPr>
          <w:lang w:val="en-US"/>
        </w:rPr>
      </w:pPr>
      <w:r w:rsidRPr="007C7ADB">
        <w:rPr>
          <w:lang w:val="en-US"/>
        </w:rPr>
        <w:t xml:space="preserve">We presented the picture in </w:t>
      </w:r>
      <w:r w:rsidRPr="007C7ADB">
        <w:rPr>
          <w:lang w:val="en-US"/>
        </w:rPr>
        <w:fldChar w:fldCharType="begin"/>
      </w:r>
      <w:r w:rsidRPr="007C7ADB">
        <w:rPr>
          <w:lang w:val="en-US"/>
        </w:rPr>
        <w:instrText xml:space="preserve"> REF _Ref72341438 \h </w:instrText>
      </w:r>
      <w:r w:rsidR="00AA7DFA">
        <w:rPr>
          <w:lang w:val="en-US"/>
        </w:rPr>
        <w:instrText xml:space="preserve"> \* MERGEFORMAT </w:instrText>
      </w:r>
      <w:r w:rsidRPr="007C7ADB">
        <w:rPr>
          <w:lang w:val="en-US"/>
        </w:rPr>
      </w:r>
      <w:r w:rsidRPr="007C7ADB">
        <w:rPr>
          <w:lang w:val="en-US"/>
        </w:rPr>
        <w:fldChar w:fldCharType="separate"/>
      </w:r>
      <w:r w:rsidR="00E3594A" w:rsidRPr="00E3594A">
        <w:rPr>
          <w:lang w:val="en-US"/>
        </w:rPr>
        <w:t xml:space="preserve">Figure </w:t>
      </w:r>
      <w:r w:rsidR="00E3594A" w:rsidRPr="00E3594A">
        <w:rPr>
          <w:noProof/>
          <w:lang w:val="en-US"/>
        </w:rPr>
        <w:t>11</w:t>
      </w:r>
      <w:r w:rsidRPr="007C7ADB">
        <w:rPr>
          <w:lang w:val="en-US"/>
        </w:rPr>
        <w:fldChar w:fldCharType="end"/>
      </w:r>
      <w:r w:rsidRPr="007C7ADB">
        <w:rPr>
          <w:lang w:val="en-US"/>
        </w:rPr>
        <w:t xml:space="preserve"> to the </w:t>
      </w:r>
      <w:r w:rsidR="00CA44D1">
        <w:rPr>
          <w:lang w:val="en-US"/>
        </w:rPr>
        <w:t>DNA experts</w:t>
      </w:r>
      <w:r w:rsidRPr="007C7ADB">
        <w:rPr>
          <w:lang w:val="en-US"/>
        </w:rPr>
        <w:t xml:space="preserve"> in a brainstorming session about the visualization and asked how they interpreted it. </w:t>
      </w:r>
      <w:r w:rsidR="00316B71" w:rsidRPr="007C7ADB">
        <w:rPr>
          <w:lang w:val="en-US"/>
        </w:rPr>
        <w:t xml:space="preserve">Most users saw the Anchors as the most important features for the current prediction. As we determined, this is not the case due to the stochasticity with which the features are added to be part of an Anchor. This stochasticity has another undesirable effect; if the same profile is explained multiple times in a row, different Anchors will be shown. </w:t>
      </w:r>
      <w:r w:rsidR="006E5933" w:rsidRPr="007C7ADB">
        <w:rPr>
          <w:lang w:val="en-US"/>
        </w:rPr>
        <w:t xml:space="preserve">This not help with user interpretation. Other users have even interpreted that the Anchors represent the only features that </w:t>
      </w:r>
      <w:r w:rsidR="006E5933" w:rsidRPr="007C7ADB">
        <w:rPr>
          <w:i/>
          <w:iCs/>
          <w:lang w:val="en-US"/>
        </w:rPr>
        <w:t>could</w:t>
      </w:r>
      <w:r w:rsidR="006E5933" w:rsidRPr="007C7ADB">
        <w:rPr>
          <w:lang w:val="en-US"/>
        </w:rPr>
        <w:t xml:space="preserve"> be varied, while others should remain the same. Lastly, the precision of the Anchor was mostly misinterpreted as the certainty of the model’s current prediction.</w:t>
      </w:r>
    </w:p>
    <w:p w14:paraId="090FBEB2" w14:textId="4FD8685B" w:rsidR="006E5933" w:rsidRPr="007C7ADB" w:rsidRDefault="006E5933" w:rsidP="00AA7DFA">
      <w:pPr>
        <w:jc w:val="both"/>
        <w:rPr>
          <w:lang w:val="en-US"/>
        </w:rPr>
      </w:pPr>
      <w:r w:rsidRPr="007C7ADB">
        <w:rPr>
          <w:lang w:val="en-US"/>
        </w:rPr>
        <w:lastRenderedPageBreak/>
        <w:t xml:space="preserve">After attempting to explain how Anchors are generated, we noticed that idea of a local neighborhood cannot be translated to layperson-terms. Since the perturbation space cannot be communicated to the user, the </w:t>
      </w:r>
      <w:r w:rsidR="00E3594A">
        <w:rPr>
          <w:lang w:val="en-US"/>
        </w:rPr>
        <w:t>context</w:t>
      </w:r>
      <w:r w:rsidRPr="007C7ADB">
        <w:rPr>
          <w:lang w:val="en-US"/>
        </w:rPr>
        <w:t xml:space="preserve"> of this explanation </w:t>
      </w:r>
      <w:r w:rsidR="00E3594A">
        <w:rPr>
          <w:lang w:val="en-US"/>
        </w:rPr>
        <w:t>is unclear</w:t>
      </w:r>
      <w:r w:rsidRPr="007C7ADB">
        <w:rPr>
          <w:lang w:val="en-US"/>
        </w:rPr>
        <w:t>.</w:t>
      </w:r>
    </w:p>
    <w:p w14:paraId="061ED436" w14:textId="461CA435" w:rsidR="00316B71" w:rsidRPr="007C7ADB" w:rsidRDefault="00316B71" w:rsidP="00AA7DFA">
      <w:pPr>
        <w:jc w:val="both"/>
        <w:rPr>
          <w:lang w:val="en-US"/>
        </w:rPr>
      </w:pPr>
      <w:r w:rsidRPr="007C7ADB">
        <w:rPr>
          <w:lang w:val="en-US"/>
        </w:rPr>
        <w:t xml:space="preserve">The one positive remark about Anchors was the fact that it shows a range. One expert mentioned that in the example of </w:t>
      </w:r>
      <w:r w:rsidRPr="007C7ADB">
        <w:rPr>
          <w:lang w:val="en-US"/>
        </w:rPr>
        <w:fldChar w:fldCharType="begin"/>
      </w:r>
      <w:r w:rsidRPr="007C7ADB">
        <w:rPr>
          <w:lang w:val="en-US"/>
        </w:rPr>
        <w:instrText xml:space="preserve"> REF _Ref72341438 \h </w:instrText>
      </w:r>
      <w:r w:rsidR="002211D5" w:rsidRPr="007C7ADB">
        <w:rPr>
          <w:lang w:val="en-US"/>
        </w:rPr>
        <w:instrText xml:space="preserve"> \* MERGEFORMAT </w:instrText>
      </w:r>
      <w:r w:rsidRPr="007C7ADB">
        <w:rPr>
          <w:lang w:val="en-US"/>
        </w:rPr>
      </w:r>
      <w:r w:rsidRPr="007C7ADB">
        <w:rPr>
          <w:lang w:val="en-US"/>
        </w:rPr>
        <w:fldChar w:fldCharType="separate"/>
      </w:r>
      <w:r w:rsidR="00352876" w:rsidRPr="00352876">
        <w:rPr>
          <w:lang w:val="en-US"/>
        </w:rPr>
        <w:t xml:space="preserve">Figure </w:t>
      </w:r>
      <w:r w:rsidR="00352876" w:rsidRPr="00352876">
        <w:rPr>
          <w:noProof/>
          <w:lang w:val="en-US"/>
        </w:rPr>
        <w:t>11</w:t>
      </w:r>
      <w:r w:rsidRPr="007C7ADB">
        <w:rPr>
          <w:lang w:val="en-US"/>
        </w:rPr>
        <w:fldChar w:fldCharType="end"/>
      </w:r>
      <w:r w:rsidRPr="007C7ADB">
        <w:rPr>
          <w:lang w:val="en-US"/>
        </w:rPr>
        <w:t xml:space="preserve">, if more alleles were </w:t>
      </w:r>
      <w:r w:rsidR="00352876">
        <w:rPr>
          <w:lang w:val="en-US"/>
        </w:rPr>
        <w:t xml:space="preserve">present in the profile </w:t>
      </w:r>
      <w:r w:rsidRPr="007C7ADB">
        <w:rPr>
          <w:lang w:val="en-US"/>
        </w:rPr>
        <w:t>by for instance lowering the detection threshold, the TAC would increase. However, as the Anchor specifies that any TAC &gt; 103 holds for this prediction, the same output would occur. This could also be solved by simply inputting a different value into the model, and seeing if the same prediction holds.</w:t>
      </w:r>
    </w:p>
    <w:p w14:paraId="5D848585" w14:textId="3B55BA1A" w:rsidR="006E5933" w:rsidRPr="007C7ADB" w:rsidRDefault="006C4CC5" w:rsidP="00AA7DFA">
      <w:pPr>
        <w:pStyle w:val="Kop3"/>
        <w:jc w:val="both"/>
        <w:rPr>
          <w:lang w:val="en-US"/>
        </w:rPr>
      </w:pPr>
      <w:bookmarkStart w:id="117" w:name="_Toc73486323"/>
      <w:r>
        <w:rPr>
          <w:lang w:val="en-US"/>
        </w:rPr>
        <w:t>4.2.</w:t>
      </w:r>
      <w:r w:rsidR="00B53270">
        <w:rPr>
          <w:lang w:val="en-US"/>
        </w:rPr>
        <w:t>5</w:t>
      </w:r>
      <w:r>
        <w:rPr>
          <w:lang w:val="en-US"/>
        </w:rPr>
        <w:t xml:space="preserve"> </w:t>
      </w:r>
      <w:r w:rsidR="006E5933" w:rsidRPr="007C7ADB">
        <w:rPr>
          <w:lang w:val="en-US"/>
        </w:rPr>
        <w:t>Conclusion</w:t>
      </w:r>
      <w:bookmarkEnd w:id="117"/>
    </w:p>
    <w:p w14:paraId="2EFD963D" w14:textId="532A31D7" w:rsidR="006E5933" w:rsidRPr="007C7ADB" w:rsidRDefault="00BE6690" w:rsidP="00AA7DFA">
      <w:pPr>
        <w:jc w:val="both"/>
        <w:rPr>
          <w:lang w:val="en-US"/>
        </w:rPr>
      </w:pPr>
      <w:r w:rsidRPr="007C7ADB">
        <w:rPr>
          <w:lang w:val="en-US"/>
        </w:rPr>
        <w:t>T</w:t>
      </w:r>
      <w:r w:rsidR="006E5933" w:rsidRPr="007C7ADB">
        <w:rPr>
          <w:lang w:val="en-US"/>
        </w:rPr>
        <w:t>he current implementation</w:t>
      </w:r>
      <w:r w:rsidRPr="007C7ADB">
        <w:rPr>
          <w:lang w:val="en-US"/>
        </w:rPr>
        <w:t xml:space="preserve"> of</w:t>
      </w:r>
      <w:r w:rsidR="00DC5134" w:rsidRPr="007C7ADB">
        <w:rPr>
          <w:lang w:val="en-US"/>
        </w:rPr>
        <w:t xml:space="preserve"> Anchors </w:t>
      </w:r>
      <w:r w:rsidRPr="007C7ADB">
        <w:rPr>
          <w:lang w:val="en-US"/>
        </w:rPr>
        <w:t>is</w:t>
      </w:r>
      <w:r w:rsidR="00DC5134" w:rsidRPr="007C7ADB">
        <w:rPr>
          <w:lang w:val="en-US"/>
        </w:rPr>
        <w:t xml:space="preserve"> not very useful</w:t>
      </w:r>
      <w:r w:rsidRPr="007C7ADB">
        <w:rPr>
          <w:lang w:val="en-US"/>
        </w:rPr>
        <w:t xml:space="preserve"> for this problem</w:t>
      </w:r>
      <w:r w:rsidR="00352876">
        <w:rPr>
          <w:lang w:val="en-US"/>
        </w:rPr>
        <w:t xml:space="preserve"> because</w:t>
      </w:r>
      <w:r w:rsidR="00DC5134" w:rsidRPr="007C7ADB">
        <w:rPr>
          <w:lang w:val="en-US"/>
        </w:rPr>
        <w:t>:</w:t>
      </w:r>
    </w:p>
    <w:p w14:paraId="1A597CA5" w14:textId="10A20FE2" w:rsidR="00DC5134" w:rsidRPr="007C7ADB" w:rsidRDefault="009E27D6" w:rsidP="00AA7DFA">
      <w:pPr>
        <w:pStyle w:val="Lijstalinea"/>
        <w:numPr>
          <w:ilvl w:val="0"/>
          <w:numId w:val="11"/>
        </w:numPr>
        <w:jc w:val="both"/>
        <w:rPr>
          <w:lang w:val="en-US"/>
        </w:rPr>
      </w:pPr>
      <w:r w:rsidRPr="007C7ADB">
        <w:rPr>
          <w:lang w:val="en-US"/>
        </w:rPr>
        <w:t>Anchors do not re</w:t>
      </w:r>
      <w:r w:rsidR="00DC5134" w:rsidRPr="007C7ADB">
        <w:rPr>
          <w:lang w:val="en-US"/>
        </w:rPr>
        <w:t xml:space="preserve">present the most important feature values that </w:t>
      </w:r>
      <w:r w:rsidR="00A7592B" w:rsidRPr="007C7ADB">
        <w:rPr>
          <w:lang w:val="en-US"/>
        </w:rPr>
        <w:t xml:space="preserve">have </w:t>
      </w:r>
      <w:r w:rsidR="00DC5134" w:rsidRPr="007C7ADB">
        <w:rPr>
          <w:lang w:val="en-US"/>
        </w:rPr>
        <w:t xml:space="preserve">led </w:t>
      </w:r>
      <w:r w:rsidR="00A7592B" w:rsidRPr="007C7ADB">
        <w:rPr>
          <w:lang w:val="en-US"/>
        </w:rPr>
        <w:t xml:space="preserve">the model </w:t>
      </w:r>
      <w:r w:rsidR="00DC5134" w:rsidRPr="007C7ADB">
        <w:rPr>
          <w:lang w:val="en-US"/>
        </w:rPr>
        <w:t>to the current prediction</w:t>
      </w:r>
      <w:r w:rsidRPr="007C7ADB">
        <w:rPr>
          <w:lang w:val="en-US"/>
        </w:rPr>
        <w:t>, even though user</w:t>
      </w:r>
      <w:r w:rsidR="00AD598C" w:rsidRPr="007C7ADB">
        <w:rPr>
          <w:lang w:val="en-US"/>
        </w:rPr>
        <w:t>s</w:t>
      </w:r>
      <w:r w:rsidRPr="007C7ADB">
        <w:rPr>
          <w:lang w:val="en-US"/>
        </w:rPr>
        <w:t xml:space="preserve"> will interpret it as such.</w:t>
      </w:r>
    </w:p>
    <w:p w14:paraId="5C4EDB37" w14:textId="0E12A657" w:rsidR="009E27D6" w:rsidRPr="007C7ADB" w:rsidRDefault="00AD598C" w:rsidP="00AA7DFA">
      <w:pPr>
        <w:pStyle w:val="Lijstalinea"/>
        <w:numPr>
          <w:ilvl w:val="0"/>
          <w:numId w:val="11"/>
        </w:numPr>
        <w:jc w:val="both"/>
        <w:rPr>
          <w:lang w:val="en-US"/>
        </w:rPr>
      </w:pPr>
      <w:r w:rsidRPr="007C7ADB">
        <w:rPr>
          <w:lang w:val="en-US"/>
        </w:rPr>
        <w:t>A</w:t>
      </w:r>
      <w:r w:rsidR="009E27D6" w:rsidRPr="007C7ADB">
        <w:rPr>
          <w:lang w:val="en-US"/>
        </w:rPr>
        <w:t>nchors can differ between multiple runs,</w:t>
      </w:r>
      <w:r w:rsidRPr="007C7ADB">
        <w:rPr>
          <w:lang w:val="en-US"/>
        </w:rPr>
        <w:t xml:space="preserve"> which is</w:t>
      </w:r>
      <w:r w:rsidR="009E27D6" w:rsidRPr="007C7ADB">
        <w:rPr>
          <w:lang w:val="en-US"/>
        </w:rPr>
        <w:t xml:space="preserve"> confusi</w:t>
      </w:r>
      <w:r w:rsidRPr="007C7ADB">
        <w:rPr>
          <w:lang w:val="en-US"/>
        </w:rPr>
        <w:t>ng</w:t>
      </w:r>
      <w:r w:rsidR="009E27D6" w:rsidRPr="007C7ADB">
        <w:rPr>
          <w:lang w:val="en-US"/>
        </w:rPr>
        <w:t xml:space="preserve"> for users.</w:t>
      </w:r>
    </w:p>
    <w:p w14:paraId="607DE6AA" w14:textId="059819CD" w:rsidR="006E5933" w:rsidRPr="007C7ADB" w:rsidRDefault="006E5933" w:rsidP="00AA7DFA">
      <w:pPr>
        <w:pStyle w:val="Lijstalinea"/>
        <w:numPr>
          <w:ilvl w:val="0"/>
          <w:numId w:val="11"/>
        </w:numPr>
        <w:jc w:val="both"/>
        <w:rPr>
          <w:lang w:val="en-US"/>
        </w:rPr>
      </w:pPr>
      <w:r w:rsidRPr="007C7ADB">
        <w:rPr>
          <w:lang w:val="en-US"/>
        </w:rPr>
        <w:t xml:space="preserve">Anchors do not hold for </w:t>
      </w:r>
      <w:r w:rsidR="009E27D6" w:rsidRPr="007C7ADB">
        <w:rPr>
          <w:lang w:val="en-US"/>
        </w:rPr>
        <w:t xml:space="preserve">a real dataset with correlated features because the random </w:t>
      </w:r>
      <w:r w:rsidRPr="007C7ADB">
        <w:rPr>
          <w:lang w:val="en-US"/>
        </w:rPr>
        <w:t>sampling process</w:t>
      </w:r>
      <w:r w:rsidR="009E27D6" w:rsidRPr="007C7ADB">
        <w:rPr>
          <w:lang w:val="en-US"/>
        </w:rPr>
        <w:t xml:space="preserve"> does not generate realistic data.</w:t>
      </w:r>
    </w:p>
    <w:p w14:paraId="5E7B6579" w14:textId="1441D567" w:rsidR="007315C8" w:rsidRPr="007C7ADB" w:rsidRDefault="004841DC" w:rsidP="00AA7DFA">
      <w:pPr>
        <w:pStyle w:val="Lijstalinea"/>
        <w:numPr>
          <w:ilvl w:val="0"/>
          <w:numId w:val="11"/>
        </w:numPr>
        <w:jc w:val="both"/>
        <w:rPr>
          <w:lang w:val="en-US"/>
        </w:rPr>
      </w:pPr>
      <w:r w:rsidRPr="007C7ADB">
        <w:rPr>
          <w:lang w:val="en-US"/>
        </w:rPr>
        <w:t>Anchors only hold for a local neighborhood, which cannot be</w:t>
      </w:r>
      <w:r w:rsidR="006E5933" w:rsidRPr="007C7ADB">
        <w:rPr>
          <w:lang w:val="en-US"/>
        </w:rPr>
        <w:t xml:space="preserve"> communicated clearly to users.</w:t>
      </w:r>
    </w:p>
    <w:p w14:paraId="59CDC6D2" w14:textId="5DAC1084" w:rsidR="000B032F" w:rsidRPr="007C7ADB" w:rsidRDefault="000B032F" w:rsidP="00AA7DFA">
      <w:pPr>
        <w:jc w:val="both"/>
        <w:rPr>
          <w:rFonts w:asciiTheme="majorHAnsi" w:eastAsiaTheme="majorEastAsia" w:hAnsiTheme="majorHAnsi" w:cstheme="majorBidi"/>
          <w:color w:val="2F5496" w:themeColor="accent1" w:themeShade="BF"/>
          <w:sz w:val="26"/>
          <w:szCs w:val="26"/>
          <w:lang w:val="en-US"/>
        </w:rPr>
      </w:pPr>
      <w:bookmarkStart w:id="118" w:name="_Toc72172064"/>
    </w:p>
    <w:p w14:paraId="2C0F973D" w14:textId="6EE34288" w:rsidR="007930C2" w:rsidRPr="007C7ADB" w:rsidRDefault="006C4CC5" w:rsidP="00AA7DFA">
      <w:pPr>
        <w:pStyle w:val="Kop2"/>
        <w:jc w:val="both"/>
        <w:rPr>
          <w:lang w:val="en-US"/>
        </w:rPr>
      </w:pPr>
      <w:bookmarkStart w:id="119" w:name="_Toc73486324"/>
      <w:r>
        <w:rPr>
          <w:lang w:val="en-US"/>
        </w:rPr>
        <w:t xml:space="preserve">4.3 </w:t>
      </w:r>
      <w:r w:rsidR="00522D6B" w:rsidRPr="007C7ADB">
        <w:rPr>
          <w:lang w:val="en-US"/>
        </w:rPr>
        <w:t>Counterfactuals</w:t>
      </w:r>
      <w:bookmarkEnd w:id="118"/>
      <w:bookmarkEnd w:id="119"/>
    </w:p>
    <w:p w14:paraId="62735A1A" w14:textId="76C4053F" w:rsidR="00F76431" w:rsidRPr="007C7ADB" w:rsidRDefault="00681130" w:rsidP="00AA7DFA">
      <w:pPr>
        <w:jc w:val="both"/>
        <w:rPr>
          <w:lang w:val="en-US"/>
        </w:rPr>
      </w:pPr>
      <w:r w:rsidRPr="007C7ADB">
        <w:rPr>
          <w:lang w:val="en-US"/>
        </w:rPr>
        <w:t>At first, a base counterfactual was implemented. This was simply the closest counterfactual instance from the training data. This instantly uncovered one of the fundamental problems with presenting an instance</w:t>
      </w:r>
      <w:r w:rsidR="00520225" w:rsidRPr="007C7ADB">
        <w:rPr>
          <w:lang w:val="en-US"/>
        </w:rPr>
        <w:t xml:space="preserve"> from the training data</w:t>
      </w:r>
      <w:r w:rsidR="00CA55D6" w:rsidRPr="007C7ADB">
        <w:rPr>
          <w:lang w:val="en-US"/>
        </w:rPr>
        <w:t>;</w:t>
      </w:r>
      <w:r w:rsidR="00520225" w:rsidRPr="007C7ADB">
        <w:rPr>
          <w:lang w:val="en-US"/>
        </w:rPr>
        <w:t xml:space="preserve"> not all of the presented differences are relevant</w:t>
      </w:r>
      <w:r w:rsidR="00514063" w:rsidRPr="007C7ADB">
        <w:rPr>
          <w:lang w:val="en-US"/>
        </w:rPr>
        <w:t>, some might even counteract the prediction</w:t>
      </w:r>
      <w:r w:rsidR="00520225" w:rsidRPr="007C7ADB">
        <w:rPr>
          <w:lang w:val="en-US"/>
        </w:rPr>
        <w:t xml:space="preserve">. For example, in one of the instances it showed to </w:t>
      </w:r>
      <w:r w:rsidR="00520225" w:rsidRPr="007C7ADB">
        <w:rPr>
          <w:i/>
          <w:iCs/>
          <w:lang w:val="en-US"/>
        </w:rPr>
        <w:t>increase</w:t>
      </w:r>
      <w:r w:rsidR="00520225" w:rsidRPr="007C7ADB">
        <w:rPr>
          <w:lang w:val="en-US"/>
        </w:rPr>
        <w:t xml:space="preserve"> the TAC to </w:t>
      </w:r>
      <w:r w:rsidR="00520225" w:rsidRPr="007C7ADB">
        <w:rPr>
          <w:i/>
          <w:iCs/>
          <w:lang w:val="en-US"/>
        </w:rPr>
        <w:t>decrease</w:t>
      </w:r>
      <w:r w:rsidR="00520225" w:rsidRPr="007C7ADB">
        <w:rPr>
          <w:lang w:val="en-US"/>
        </w:rPr>
        <w:t xml:space="preserve"> the NOC. This is counterintuitive since more alleles correspond to more contributors. </w:t>
      </w:r>
      <w:r w:rsidR="001A1046" w:rsidRPr="007C7ADB">
        <w:rPr>
          <w:lang w:val="en-US"/>
        </w:rPr>
        <w:t xml:space="preserve">To solve this issue, we considered several options before landing at the final </w:t>
      </w:r>
      <w:r w:rsidR="00EE0170" w:rsidRPr="007C7ADB">
        <w:rPr>
          <w:lang w:val="en-US"/>
        </w:rPr>
        <w:t xml:space="preserve">ReCo </w:t>
      </w:r>
      <w:r w:rsidR="001A1046" w:rsidRPr="007C7ADB">
        <w:rPr>
          <w:lang w:val="en-US"/>
        </w:rPr>
        <w:t>implementation.</w:t>
      </w:r>
    </w:p>
    <w:p w14:paraId="092BC7F4" w14:textId="3A2C7538" w:rsidR="00F76431" w:rsidRPr="007C7ADB" w:rsidRDefault="006C4CC5" w:rsidP="00AA7DFA">
      <w:pPr>
        <w:pStyle w:val="Kop3"/>
        <w:jc w:val="both"/>
        <w:rPr>
          <w:lang w:val="en-US"/>
        </w:rPr>
      </w:pPr>
      <w:bookmarkStart w:id="120" w:name="_Toc73486325"/>
      <w:r>
        <w:rPr>
          <w:lang w:val="en-US"/>
        </w:rPr>
        <w:t xml:space="preserve">4.3.1 </w:t>
      </w:r>
      <w:r w:rsidR="006345F2" w:rsidRPr="007C7ADB">
        <w:rPr>
          <w:lang w:val="en-US"/>
        </w:rPr>
        <w:t>Existing solutions for counterintuitive counterfactuals</w:t>
      </w:r>
      <w:bookmarkEnd w:id="120"/>
    </w:p>
    <w:p w14:paraId="48F3B590" w14:textId="023DF92F" w:rsidR="00321CE9" w:rsidRPr="007C7ADB" w:rsidRDefault="00520225" w:rsidP="00AA7DFA">
      <w:pPr>
        <w:jc w:val="both"/>
        <w:rPr>
          <w:lang w:val="en-US"/>
        </w:rPr>
      </w:pPr>
      <w:r w:rsidRPr="007C7ADB">
        <w:rPr>
          <w:lang w:val="en-US"/>
        </w:rPr>
        <w:t xml:space="preserve">One way to mitigate </w:t>
      </w:r>
      <w:r w:rsidR="00321CE9" w:rsidRPr="007C7ADB">
        <w:rPr>
          <w:lang w:val="en-US"/>
        </w:rPr>
        <w:t xml:space="preserve">counterintuitive examples, </w:t>
      </w:r>
      <w:r w:rsidRPr="007C7ADB">
        <w:rPr>
          <w:lang w:val="en-US"/>
        </w:rPr>
        <w:t>is to show multiple</w:t>
      </w:r>
      <w:r w:rsidR="00321CE9" w:rsidRPr="007C7ADB">
        <w:rPr>
          <w:lang w:val="en-US"/>
        </w:rPr>
        <w:t xml:space="preserve"> (diverse)</w:t>
      </w:r>
      <w:r w:rsidRPr="007C7ADB">
        <w:rPr>
          <w:lang w:val="en-US"/>
        </w:rPr>
        <w:t xml:space="preserve"> profiles</w:t>
      </w:r>
      <w:r w:rsidR="00321CE9" w:rsidRPr="007C7ADB">
        <w:rPr>
          <w:lang w:val="en-US"/>
        </w:rPr>
        <w:t xml:space="preserve"> so that a more generalized picture is painted to the </w:t>
      </w:r>
      <w:r w:rsidR="00321CE9" w:rsidRPr="007C7ADB">
        <w:rPr>
          <w:rFonts w:cstheme="minorHAnsi"/>
          <w:lang w:val="en-US"/>
        </w:rPr>
        <w:t>user</w:t>
      </w:r>
      <w:r w:rsidR="00340598" w:rsidRPr="007C7ADB">
        <w:rPr>
          <w:rFonts w:cstheme="minorHAnsi"/>
          <w:lang w:val="en-US"/>
        </w:rPr>
        <w:t xml:space="preserve"> </w:t>
      </w:r>
      <w:r w:rsidR="00340598" w:rsidRPr="007C7ADB">
        <w:rPr>
          <w:rFonts w:cstheme="minorHAnsi"/>
          <w:lang w:val="en-US"/>
        </w:rPr>
        <w:fldChar w:fldCharType="begin">
          <w:fldData xml:space="preserve">PEVuZE5vdGU+PENpdGU+PEF1dGhvcj5XYWNodGVyPC9BdXRob3I+PFllYXI+MjAxODwvWWVhcj48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</w:fldData>
        </w:fldChar>
      </w:r>
      <w:r w:rsidR="00340598" w:rsidRPr="007C7ADB">
        <w:rPr>
          <w:rFonts w:cstheme="minorHAnsi"/>
          <w:lang w:val="en-US"/>
        </w:rPr>
        <w:instrText xml:space="preserve"> ADDIN EN.CITE </w:instrText>
      </w:r>
      <w:r w:rsidR="00340598" w:rsidRPr="007C7ADB">
        <w:rPr>
          <w:rFonts w:cstheme="minorHAnsi"/>
          <w:lang w:val="en-US"/>
        </w:rPr>
        <w:fldChar w:fldCharType="begin">
          <w:fldData xml:space="preserve">PEVuZE5vdGU+PENpdGU+PEF1dGhvcj5XYWNodGVyPC9BdXRob3I+PFllYXI+MjAxODwvWWVhcj48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</w:fldData>
        </w:fldChar>
      </w:r>
      <w:r w:rsidR="00340598" w:rsidRPr="007C7ADB">
        <w:rPr>
          <w:rFonts w:cstheme="minorHAnsi"/>
          <w:lang w:val="en-US"/>
        </w:rPr>
        <w:instrText xml:space="preserve"> ADDIN EN.CITE.DATA </w:instrText>
      </w:r>
      <w:r w:rsidR="00340598" w:rsidRPr="007C7ADB">
        <w:rPr>
          <w:rFonts w:cstheme="minorHAnsi"/>
          <w:lang w:val="en-US"/>
        </w:rPr>
      </w:r>
      <w:r w:rsidR="00340598" w:rsidRPr="007C7ADB">
        <w:rPr>
          <w:rFonts w:cstheme="minorHAnsi"/>
          <w:lang w:val="en-US"/>
        </w:rPr>
        <w:fldChar w:fldCharType="end"/>
      </w:r>
      <w:r w:rsidR="00340598" w:rsidRPr="007C7ADB">
        <w:rPr>
          <w:rFonts w:cstheme="minorHAnsi"/>
          <w:lang w:val="en-US"/>
        </w:rPr>
      </w:r>
      <w:r w:rsidR="00340598" w:rsidRPr="007C7ADB">
        <w:rPr>
          <w:rFonts w:cstheme="minorHAnsi"/>
          <w:lang w:val="en-US"/>
        </w:rPr>
        <w:fldChar w:fldCharType="separate"/>
      </w:r>
      <w:r w:rsidR="00340598" w:rsidRPr="007C7ADB">
        <w:rPr>
          <w:rFonts w:cstheme="minorHAnsi"/>
          <w:noProof/>
          <w:lang w:val="en-US"/>
        </w:rPr>
        <w:t>[23-25]</w:t>
      </w:r>
      <w:r w:rsidR="00340598" w:rsidRPr="007C7ADB">
        <w:rPr>
          <w:rFonts w:cstheme="minorHAnsi"/>
          <w:lang w:val="en-US"/>
        </w:rPr>
        <w:fldChar w:fldCharType="end"/>
      </w:r>
      <w:r w:rsidR="00321CE9" w:rsidRPr="007C7ADB">
        <w:rPr>
          <w:lang w:val="en-US"/>
        </w:rPr>
        <w:t>. However, in this way the users are burdened with having to extrapolate which information is relevant by themselves.</w:t>
      </w:r>
    </w:p>
    <w:p w14:paraId="48FA5C16" w14:textId="7B62FC13" w:rsidR="00520225" w:rsidRPr="007C7ADB" w:rsidRDefault="00520225" w:rsidP="00AA7DFA">
      <w:pPr>
        <w:jc w:val="both"/>
        <w:rPr>
          <w:lang w:val="en-US"/>
        </w:rPr>
      </w:pPr>
      <w:r w:rsidRPr="007C7ADB">
        <w:rPr>
          <w:lang w:val="en-US"/>
        </w:rPr>
        <w:t>Similarly, by showing the distribution of multiple profiles you can get the same effect</w:t>
      </w:r>
      <w:r w:rsidR="00340598" w:rsidRPr="007C7ADB">
        <w:rPr>
          <w:lang w:val="en-US"/>
        </w:rPr>
        <w:t xml:space="preserve"> </w:t>
      </w:r>
      <w:r w:rsidR="00AC7BA9" w:rsidRPr="007C7ADB">
        <w:rPr>
          <w:lang w:val="en-US"/>
        </w:rPr>
        <w:fldChar w:fldCharType="begin"/>
      </w:r>
      <w:r w:rsidR="00AC7BA9" w:rsidRPr="007C7ADB">
        <w:rPr>
          <w:lang w:val="en-US"/>
        </w:rPr>
        <w:instrText xml:space="preserve"> ADDIN EN.CITE &lt;EndNote&gt;&lt;Cite&gt;&lt;Author&gt;Gomez&lt;/Author&gt;&lt;Year&gt;2020&lt;/Year&gt;&lt;RecNum&gt;164&lt;/RecNum&gt;&lt;DisplayText&gt;[26]&lt;/DisplayText&gt;&lt;record&gt;&lt;rec-number&gt;164&lt;/rec-number&gt;&lt;foreign-keys&gt;&lt;key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AC7BA9" w:rsidRPr="007C7ADB">
        <w:rPr>
          <w:lang w:val="en-US"/>
        </w:rPr>
        <w:fldChar w:fldCharType="separate"/>
      </w:r>
      <w:r w:rsidR="00AC7BA9" w:rsidRPr="007C7ADB">
        <w:rPr>
          <w:noProof/>
          <w:lang w:val="en-US"/>
        </w:rPr>
        <w:t>[26]</w:t>
      </w:r>
      <w:r w:rsidR="00AC7BA9" w:rsidRPr="007C7ADB">
        <w:rPr>
          <w:lang w:val="en-US"/>
        </w:rPr>
        <w:fldChar w:fldCharType="end"/>
      </w:r>
      <w:r w:rsidRPr="007C7ADB">
        <w:rPr>
          <w:lang w:val="en-US"/>
        </w:rPr>
        <w:t xml:space="preserve">. However, distributions </w:t>
      </w:r>
      <w:r w:rsidR="00AC7BA9" w:rsidRPr="007C7ADB">
        <w:rPr>
          <w:lang w:val="en-US"/>
        </w:rPr>
        <w:t xml:space="preserve">are not informative to </w:t>
      </w:r>
      <w:r w:rsidR="00FF57ED" w:rsidRPr="007C7ADB">
        <w:rPr>
          <w:lang w:val="en-US"/>
        </w:rPr>
        <w:t>users that are not familiar with them</w:t>
      </w:r>
      <w:r w:rsidR="00ED665E">
        <w:rPr>
          <w:lang w:val="en-US"/>
        </w:rPr>
        <w:t xml:space="preserve"> </w:t>
      </w:r>
      <w:r w:rsidR="001B6BDD">
        <w:rPr>
          <w:lang w:val="en-US"/>
        </w:rPr>
        <w:fldChar w:fldCharType="begin"/>
      </w:r>
      <w:r w:rsidR="001B6BDD">
        <w:rPr>
          <w:lang w:val="en-US"/>
        </w:rPr>
        <w:instrText xml:space="preserve"> ADDIN EN.CITE &lt;EndNote&gt;&lt;Cite&gt;&lt;Author&gt;Miller&lt;/Author&gt;&lt;Year&gt;2019&lt;/Year&gt;&lt;RecNum&gt;195&lt;/RecNum&gt;&lt;DisplayText&gt;[10]&lt;/DisplayText&gt;&lt;record&gt;&lt;rec-number&gt;195&lt;/rec-number&gt;&lt;foreign-keys&gt;&lt;key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001B6BDD">
        <w:rPr>
          <w:lang w:val="en-US"/>
        </w:rPr>
        <w:fldChar w:fldCharType="separate"/>
      </w:r>
      <w:r w:rsidR="001B6BDD">
        <w:rPr>
          <w:noProof/>
          <w:lang w:val="en-US"/>
        </w:rPr>
        <w:t>[10]</w:t>
      </w:r>
      <w:r w:rsidR="001B6BDD">
        <w:rPr>
          <w:lang w:val="en-US"/>
        </w:rPr>
        <w:fldChar w:fldCharType="end"/>
      </w:r>
      <w:r w:rsidR="00ED665E">
        <w:rPr>
          <w:lang w:val="en-US"/>
        </w:rPr>
        <w:t xml:space="preserve"> </w:t>
      </w:r>
      <w:r w:rsidRPr="007C7ADB">
        <w:rPr>
          <w:lang w:val="en-US"/>
        </w:rPr>
        <w:t>. They can also occlude local effects that are not visible from a global perspective.</w:t>
      </w:r>
    </w:p>
    <w:p w14:paraId="5D6EF842" w14:textId="0338D683" w:rsidR="00321CE9" w:rsidRPr="007C7ADB" w:rsidRDefault="00321CE9" w:rsidP="00AA7DFA">
      <w:pPr>
        <w:jc w:val="both"/>
        <w:rPr>
          <w:lang w:val="en-US"/>
        </w:rPr>
      </w:pPr>
      <w:r w:rsidRPr="007C7ADB">
        <w:rPr>
          <w:lang w:val="en-US"/>
        </w:rPr>
        <w:t xml:space="preserve">Finally, a suggestion was made to enhance sparsity in training data counterfactuals by introducing a matching tolerance </w:t>
      </w:r>
      <w:r w:rsidRPr="007C7ADB">
        <w:rPr>
          <w:lang w:val="en-US"/>
        </w:rPr>
        <w:fldChar w:fldCharType="begin"/>
      </w:r>
      <w:r w:rsidR="00AC7BA9" w:rsidRPr="007C7ADB">
        <w:rPr>
          <w:lang w:val="en-US"/>
        </w:rPr>
        <w:instrText xml:space="preserve"> ADDIN EN.CITE &lt;EndNote&gt;&lt;Cite&gt;&lt;Author&gt;Keane&lt;/Author&gt;&lt;Year&gt;2020&lt;/Year&gt;&lt;RecNum&gt;189&lt;/RecNum&gt;&lt;DisplayText&gt;[27]&lt;/DisplayText&gt;&lt;record&gt;&lt;rec-number&gt;189&lt;/rec-number&gt;&lt;foreign-keys&gt;&lt;key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C7ADB">
        <w:rPr>
          <w:lang w:val="en-US"/>
        </w:rPr>
        <w:fldChar w:fldCharType="separate"/>
      </w:r>
      <w:r w:rsidR="00AC7BA9" w:rsidRPr="007C7ADB">
        <w:rPr>
          <w:noProof/>
          <w:lang w:val="en-US"/>
        </w:rPr>
        <w:t>[27]</w:t>
      </w:r>
      <w:r w:rsidRPr="007C7ADB">
        <w:rPr>
          <w:lang w:val="en-US"/>
        </w:rPr>
        <w:fldChar w:fldCharType="end"/>
      </w:r>
      <w:r w:rsidRPr="007C7ADB">
        <w:rPr>
          <w:lang w:val="en-US"/>
        </w:rPr>
        <w:t xml:space="preserve">. This means that if the difference between a feature value from the input and the counterfactual is small, for example less than 5%, they would be considered equal. However, we argue that this might overlook the exact threshold values on which a model makes a decision. This could thus lead to missing the target prediction. </w:t>
      </w:r>
    </w:p>
    <w:p w14:paraId="335D64C3" w14:textId="42F9D45D" w:rsidR="00520225" w:rsidRPr="007C7ADB" w:rsidRDefault="006C4CC5" w:rsidP="00AA7DFA">
      <w:pPr>
        <w:pStyle w:val="Kop3"/>
        <w:jc w:val="both"/>
        <w:rPr>
          <w:lang w:val="en-US"/>
        </w:rPr>
      </w:pPr>
      <w:bookmarkStart w:id="121" w:name="_Toc73486326"/>
      <w:r>
        <w:rPr>
          <w:lang w:val="en-US"/>
        </w:rPr>
        <w:t xml:space="preserve">4.3.2 </w:t>
      </w:r>
      <w:r w:rsidR="00CA55D6" w:rsidRPr="007C7ADB">
        <w:rPr>
          <w:lang w:val="en-US"/>
        </w:rPr>
        <w:t>Generalized counterfactuals</w:t>
      </w:r>
      <w:bookmarkEnd w:id="121"/>
    </w:p>
    <w:p w14:paraId="03A8B591" w14:textId="53A863CE" w:rsidR="00CA55D6" w:rsidRPr="007C7ADB" w:rsidRDefault="00CA55D6" w:rsidP="00AA7DFA">
      <w:pPr>
        <w:jc w:val="both"/>
        <w:rPr>
          <w:lang w:val="en-US"/>
        </w:rPr>
      </w:pPr>
      <w:r w:rsidRPr="007C7ADB">
        <w:rPr>
          <w:lang w:val="en-US"/>
        </w:rPr>
        <w:t>To counteract the previous issue related to presenting an example data point from the training data, we brainstormed some ideas about how to generalize the counterfactuals.</w:t>
      </w:r>
    </w:p>
    <w:p w14:paraId="49735C74" w14:textId="5B313F4F" w:rsidR="00CA55D6" w:rsidRDefault="00CA55D6" w:rsidP="00AA7DFA">
      <w:pPr>
        <w:jc w:val="both"/>
        <w:rPr>
          <w:lang w:val="en-US"/>
        </w:rPr>
      </w:pPr>
      <w:r w:rsidRPr="007C7ADB">
        <w:rPr>
          <w:lang w:val="en-US"/>
        </w:rPr>
        <w:t xml:space="preserve">The first idea was to </w:t>
      </w:r>
      <w:r w:rsidRPr="007C7ADB">
        <w:rPr>
          <w:b/>
          <w:bCs/>
          <w:lang w:val="en-US"/>
        </w:rPr>
        <w:t>cluster</w:t>
      </w:r>
      <w:r w:rsidRPr="007C7ADB">
        <w:rPr>
          <w:lang w:val="en-US"/>
        </w:rPr>
        <w:t xml:space="preserve"> the training points</w:t>
      </w:r>
      <w:r w:rsidR="00EF26E2">
        <w:rPr>
          <w:lang w:val="en-US"/>
        </w:rPr>
        <w:t>, and then</w:t>
      </w:r>
      <w:r w:rsidRPr="007C7ADB">
        <w:rPr>
          <w:lang w:val="en-US"/>
        </w:rPr>
        <w:t xml:space="preserve"> present the median profile of the closest cluster with respect to the input as a counterfactual. This would have the benefit that since it the median of the cluster, it probably has feature values that are more in consensus with this group of </w:t>
      </w:r>
      <w:r w:rsidRPr="007C7ADB">
        <w:rPr>
          <w:lang w:val="en-US"/>
        </w:rPr>
        <w:lastRenderedPageBreak/>
        <w:t xml:space="preserve">instances, therefore presenting a more generalized counterfactual. However, since there are 19 features per profile, counter-intuitive feature values can still occur. </w:t>
      </w:r>
      <w:commentRangeStart w:id="122"/>
      <w:r w:rsidRPr="007C7ADB">
        <w:rPr>
          <w:lang w:val="en-US"/>
        </w:rPr>
        <w:t xml:space="preserve">It is also not clear how </w:t>
      </w:r>
      <w:r w:rsidR="00C47AFF" w:rsidRPr="007C7ADB">
        <w:rPr>
          <w:lang w:val="en-US"/>
        </w:rPr>
        <w:t>choose the extra parameters that come with clustering (such as when to stop) obtain an optimal result.</w:t>
      </w:r>
      <w:r w:rsidR="00831EEF" w:rsidRPr="007C7ADB">
        <w:rPr>
          <w:lang w:val="en-US"/>
        </w:rPr>
        <w:t xml:space="preserve"> </w:t>
      </w:r>
      <w:commentRangeEnd w:id="122"/>
      <w:r w:rsidR="00110ACA">
        <w:rPr>
          <w:rStyle w:val="Verwijzingopmerking"/>
        </w:rPr>
        <w:commentReference w:id="122"/>
      </w:r>
      <w:r w:rsidR="00831EEF" w:rsidRPr="007C7ADB">
        <w:rPr>
          <w:lang w:val="en-US"/>
        </w:rPr>
        <w:t>Lastly, since the counterfactual is in the middle of a cluster, it is likely quite different from the input.</w:t>
      </w:r>
    </w:p>
    <w:p w14:paraId="0B56920B" w14:textId="5F6B8CB3" w:rsidR="00194D9F" w:rsidRPr="007C7ADB" w:rsidRDefault="00194D9F" w:rsidP="00194D9F">
      <w:pPr>
        <w:rPr>
          <w:lang w:val="en-US"/>
        </w:rPr>
      </w:pPr>
      <w:r w:rsidRPr="007C7ADB">
        <w:rPr>
          <w:lang w:val="en-US"/>
        </w:rPr>
        <w:t xml:space="preserve">Inspired by the clustering idea, we implemented a </w:t>
      </w:r>
      <w:r w:rsidRPr="007C7ADB">
        <w:rPr>
          <w:b/>
          <w:bCs/>
          <w:lang w:val="en-US"/>
        </w:rPr>
        <w:t>distance kernel</w:t>
      </w:r>
      <w:r w:rsidRPr="007C7ADB">
        <w:rPr>
          <w:lang w:val="en-US"/>
        </w:rPr>
        <w:t xml:space="preserve"> approach. What this entails is that a new instance is generated by taking </w:t>
      </w:r>
      <w:r>
        <w:rPr>
          <w:lang w:val="en-US"/>
        </w:rPr>
        <w:t xml:space="preserve">the average of </w:t>
      </w:r>
      <w:r w:rsidRPr="007C7ADB">
        <w:rPr>
          <w:lang w:val="en-US"/>
        </w:rPr>
        <w:t xml:space="preserve">all training data points, weighted by (1 - their distance to the input profile). In this way, feature values of multiple instances are summarized, but the values of closer instances are incorporated more. This mitigates a lot of the issues with the clustering approach, such as complicated optimization and the distance to the original instance. As such, we implemented the distance kernel and compared the results on our training data to those we obtained from the base counterfactuals. These results are summarized in </w:t>
      </w:r>
      <w:r w:rsidRPr="007C7ADB">
        <w:rPr>
          <w:lang w:val="en-US"/>
        </w:rPr>
        <w:fldChar w:fldCharType="begin"/>
      </w:r>
      <w:r w:rsidRPr="007C7ADB">
        <w:rPr>
          <w:lang w:val="en-US"/>
        </w:rPr>
        <w:instrText xml:space="preserve"> REF _Ref72439122 \h </w:instrText>
      </w:r>
      <w:r>
        <w:rPr>
          <w:lang w:val="en-US"/>
        </w:rPr>
        <w:instrText xml:space="preserve"> \* MERGEFORMAT </w:instrText>
      </w:r>
      <w:r w:rsidRPr="007C7ADB">
        <w:rPr>
          <w:lang w:val="en-US"/>
        </w:rPr>
      </w:r>
      <w:r w:rsidRPr="007C7ADB">
        <w:rPr>
          <w:lang w:val="en-US"/>
        </w:rPr>
        <w:fldChar w:fldCharType="separate"/>
      </w:r>
      <w:r w:rsidRPr="00194D9F">
        <w:rPr>
          <w:lang w:val="en-US"/>
        </w:rPr>
        <w:t xml:space="preserve">Table </w:t>
      </w:r>
      <w:r w:rsidRPr="00194D9F">
        <w:rPr>
          <w:noProof/>
          <w:lang w:val="en-US"/>
        </w:rPr>
        <w:t>8</w:t>
      </w:r>
      <w:r w:rsidRPr="007C7ADB">
        <w:rPr>
          <w:lang w:val="en-US"/>
        </w:rPr>
        <w:fldChar w:fldCharType="end"/>
      </w:r>
      <w:r w:rsidRPr="007C7ADB">
        <w:rPr>
          <w:lang w:val="en-US"/>
        </w:rPr>
        <w:t>.</w:t>
      </w:r>
    </w:p>
    <w:tbl>
      <w:tblPr>
        <w:tblStyle w:val="Tabelraster"/>
        <w:tblW w:w="0" w:type="auto"/>
        <w:tblLook w:val="04A0" w:firstRow="1" w:lastRow="0" w:firstColumn="1" w:lastColumn="0" w:noHBand="0" w:noVBand="1"/>
      </w:tblPr>
      <w:tblGrid>
        <w:gridCol w:w="3539"/>
        <w:gridCol w:w="2761"/>
        <w:gridCol w:w="2762"/>
      </w:tblGrid>
      <w:tr w:rsidR="00701077" w:rsidRPr="007C7ADB" w14:paraId="30968C85" w14:textId="0D47ECE0" w:rsidTr="00701077">
        <w:tc>
          <w:tcPr>
            <w:tcW w:w="3539" w:type="dxa"/>
          </w:tcPr>
          <w:p w14:paraId="470340DC" w14:textId="3ADDBCCD" w:rsidR="00701077" w:rsidRPr="007C7ADB" w:rsidRDefault="00701077" w:rsidP="00AA7DFA">
            <w:pPr>
              <w:jc w:val="both"/>
              <w:rPr>
                <w:b/>
                <w:bCs/>
                <w:lang w:val="en-US"/>
              </w:rPr>
            </w:pPr>
            <w:r w:rsidRPr="007C7ADB">
              <w:rPr>
                <w:b/>
                <w:bCs/>
                <w:lang w:val="en-US"/>
              </w:rPr>
              <w:t>Metric</w:t>
            </w:r>
          </w:p>
        </w:tc>
        <w:tc>
          <w:tcPr>
            <w:tcW w:w="2761" w:type="dxa"/>
          </w:tcPr>
          <w:p w14:paraId="62DC1821" w14:textId="4078DF7D" w:rsidR="00701077" w:rsidRPr="007C7ADB" w:rsidRDefault="00701077" w:rsidP="00AA7DFA">
            <w:pPr>
              <w:jc w:val="both"/>
              <w:rPr>
                <w:b/>
                <w:bCs/>
                <w:lang w:val="en-US"/>
              </w:rPr>
            </w:pPr>
            <w:r w:rsidRPr="007C7ADB">
              <w:rPr>
                <w:b/>
                <w:bCs/>
                <w:lang w:val="en-US"/>
              </w:rPr>
              <w:t>Score distance kernel</w:t>
            </w:r>
          </w:p>
        </w:tc>
        <w:tc>
          <w:tcPr>
            <w:tcW w:w="2762" w:type="dxa"/>
          </w:tcPr>
          <w:p w14:paraId="1B56F910" w14:textId="4A0B8F53" w:rsidR="00701077" w:rsidRPr="007C7ADB" w:rsidRDefault="00701077" w:rsidP="00AA7DFA">
            <w:pPr>
              <w:jc w:val="both"/>
              <w:rPr>
                <w:b/>
                <w:bCs/>
                <w:lang w:val="en-US"/>
              </w:rPr>
            </w:pPr>
            <w:r w:rsidRPr="007C7ADB">
              <w:rPr>
                <w:b/>
                <w:bCs/>
                <w:lang w:val="en-US"/>
              </w:rPr>
              <w:t>Score closest training data</w:t>
            </w:r>
          </w:p>
        </w:tc>
      </w:tr>
      <w:tr w:rsidR="00701077" w:rsidRPr="007C7ADB" w14:paraId="070C306A" w14:textId="729D8A50" w:rsidTr="00701077">
        <w:tc>
          <w:tcPr>
            <w:tcW w:w="3539" w:type="dxa"/>
          </w:tcPr>
          <w:p w14:paraId="1FA1D195" w14:textId="4595030E" w:rsidR="00701077" w:rsidRPr="007C7ADB" w:rsidRDefault="00701077" w:rsidP="00AA7DFA">
            <w:pPr>
              <w:jc w:val="both"/>
              <w:rPr>
                <w:lang w:val="en-US"/>
              </w:rPr>
            </w:pPr>
            <w:r w:rsidRPr="007C7ADB">
              <w:rPr>
                <w:lang w:val="en-US"/>
              </w:rPr>
              <w:t>Mean number of feature differences</w:t>
            </w:r>
          </w:p>
        </w:tc>
        <w:tc>
          <w:tcPr>
            <w:tcW w:w="2761" w:type="dxa"/>
          </w:tcPr>
          <w:p w14:paraId="493811B5" w14:textId="03AE9740" w:rsidR="00701077" w:rsidRPr="007C7ADB" w:rsidRDefault="00701077" w:rsidP="00AA7DFA">
            <w:pPr>
              <w:jc w:val="both"/>
              <w:rPr>
                <w:lang w:val="en-US"/>
              </w:rPr>
            </w:pPr>
            <w:r w:rsidRPr="007C7ADB">
              <w:rPr>
                <w:lang w:val="en-US"/>
              </w:rPr>
              <w:t>13       (/19)</w:t>
            </w:r>
          </w:p>
        </w:tc>
        <w:tc>
          <w:tcPr>
            <w:tcW w:w="2762" w:type="dxa"/>
          </w:tcPr>
          <w:p w14:paraId="20D02569" w14:textId="129211EF" w:rsidR="00701077" w:rsidRPr="007C7ADB" w:rsidRDefault="00701077" w:rsidP="00AA7DFA">
            <w:pPr>
              <w:jc w:val="both"/>
              <w:rPr>
                <w:lang w:val="en-US"/>
              </w:rPr>
            </w:pPr>
            <w:r w:rsidRPr="007C7ADB">
              <w:rPr>
                <w:lang w:val="en-US"/>
              </w:rPr>
              <w:t>8         (/19)</w:t>
            </w:r>
          </w:p>
        </w:tc>
      </w:tr>
      <w:tr w:rsidR="00701077" w:rsidRPr="007C7ADB" w14:paraId="740AADB5" w14:textId="6C37FAD8" w:rsidTr="00701077">
        <w:tc>
          <w:tcPr>
            <w:tcW w:w="3539" w:type="dxa"/>
          </w:tcPr>
          <w:p w14:paraId="6D333786" w14:textId="764C59EB" w:rsidR="00701077" w:rsidRPr="007C7ADB" w:rsidRDefault="00701077" w:rsidP="00AA7DFA">
            <w:pPr>
              <w:jc w:val="both"/>
              <w:rPr>
                <w:lang w:val="en-US"/>
              </w:rPr>
            </w:pPr>
            <w:r w:rsidRPr="007C7ADB">
              <w:rPr>
                <w:lang w:val="en-US"/>
              </w:rPr>
              <w:t>Mean distance to the input</w:t>
            </w:r>
          </w:p>
        </w:tc>
        <w:tc>
          <w:tcPr>
            <w:tcW w:w="2761" w:type="dxa"/>
          </w:tcPr>
          <w:p w14:paraId="60E60996" w14:textId="1123B286" w:rsidR="00701077" w:rsidRPr="007C7ADB" w:rsidRDefault="00701077" w:rsidP="00AA7DFA">
            <w:pPr>
              <w:jc w:val="both"/>
              <w:rPr>
                <w:lang w:val="en-US"/>
              </w:rPr>
            </w:pPr>
            <w:r w:rsidRPr="007C7ADB">
              <w:rPr>
                <w:lang w:val="en-US"/>
              </w:rPr>
              <w:t>0.123 (/1)</w:t>
            </w:r>
          </w:p>
        </w:tc>
        <w:tc>
          <w:tcPr>
            <w:tcW w:w="2762" w:type="dxa"/>
          </w:tcPr>
          <w:p w14:paraId="3A9F182C" w14:textId="39B62EED" w:rsidR="00701077" w:rsidRPr="007C7ADB" w:rsidRDefault="00701077" w:rsidP="00AA7DFA">
            <w:pPr>
              <w:jc w:val="both"/>
              <w:rPr>
                <w:lang w:val="en-US"/>
              </w:rPr>
            </w:pPr>
            <w:r w:rsidRPr="007C7ADB">
              <w:rPr>
                <w:lang w:val="en-US"/>
              </w:rPr>
              <w:t>0.039 (/1)</w:t>
            </w:r>
          </w:p>
        </w:tc>
      </w:tr>
    </w:tbl>
    <w:p w14:paraId="49A2461A" w14:textId="7B5085FD" w:rsidR="00701077" w:rsidRPr="00EF26E2" w:rsidRDefault="00BA3385" w:rsidP="00EF26E2">
      <w:pPr>
        <w:pStyle w:val="Bijschrift"/>
        <w:rPr>
          <w:i w:val="0"/>
          <w:iCs w:val="0"/>
          <w:lang w:val="en-US"/>
        </w:rPr>
      </w:pPr>
      <w:bookmarkStart w:id="123" w:name="_Ref72439122"/>
      <w:r w:rsidRPr="00EF26E2">
        <w:rPr>
          <w:i w:val="0"/>
          <w:iCs w:val="0"/>
          <w:lang w:val="en-US"/>
        </w:rPr>
        <w:t xml:space="preserve">Table </w:t>
      </w:r>
      <w:r w:rsidRPr="00EF26E2">
        <w:rPr>
          <w:i w:val="0"/>
          <w:iCs w:val="0"/>
          <w:lang w:val="en-US"/>
        </w:rPr>
        <w:fldChar w:fldCharType="begin"/>
      </w:r>
      <w:r w:rsidRPr="00EF26E2">
        <w:rPr>
          <w:i w:val="0"/>
          <w:iCs w:val="0"/>
          <w:lang w:val="en-US"/>
        </w:rPr>
        <w:instrText xml:space="preserve"> SEQ Table \* ARABIC </w:instrText>
      </w:r>
      <w:r w:rsidRPr="00EF26E2">
        <w:rPr>
          <w:i w:val="0"/>
          <w:iCs w:val="0"/>
          <w:lang w:val="en-US"/>
        </w:rPr>
        <w:fldChar w:fldCharType="separate"/>
      </w:r>
      <w:r w:rsidR="00194D9F">
        <w:rPr>
          <w:i w:val="0"/>
          <w:iCs w:val="0"/>
          <w:noProof/>
          <w:lang w:val="en-US"/>
        </w:rPr>
        <w:t>8</w:t>
      </w:r>
      <w:r w:rsidRPr="00EF26E2">
        <w:rPr>
          <w:i w:val="0"/>
          <w:iCs w:val="0"/>
          <w:lang w:val="en-US"/>
        </w:rPr>
        <w:fldChar w:fldCharType="end"/>
      </w:r>
      <w:bookmarkEnd w:id="123"/>
      <w:r w:rsidRPr="00EF26E2">
        <w:rPr>
          <w:i w:val="0"/>
          <w:iCs w:val="0"/>
          <w:lang w:val="en-US"/>
        </w:rPr>
        <w:t>: Two metrics measured on the training data from the distance kernel implementation of counterfactuals, in comparison to simply selecting the closest counterfactual training data point (baseline counterfactual).</w:t>
      </w:r>
    </w:p>
    <w:p w14:paraId="21A765C4" w14:textId="34A78D65" w:rsidR="00F576F7" w:rsidRPr="007C7ADB" w:rsidRDefault="00F576F7" w:rsidP="00AA7DFA">
      <w:pPr>
        <w:jc w:val="both"/>
        <w:rPr>
          <w:lang w:val="en-US"/>
        </w:rPr>
      </w:pPr>
      <w:r w:rsidRPr="007C7ADB">
        <w:rPr>
          <w:lang w:val="en-US"/>
        </w:rPr>
        <w:t xml:space="preserve">We can see that the distance kernel already performs worse than the baseline, since both distance to the input and the number of feature differences between the input and counterfactual are high. </w:t>
      </w:r>
      <w:r w:rsidR="00E35E34" w:rsidRPr="007C7ADB">
        <w:rPr>
          <w:lang w:val="en-US"/>
        </w:rPr>
        <w:t>What we have obtained with the distance kernel is a new data point, which is a summary of multiple other instances. Because it incorporates information from many instances, it is going to have lots of differences in comparison to our input. These many differences also translate into a larger distance.</w:t>
      </w:r>
    </w:p>
    <w:p w14:paraId="48546D7C" w14:textId="5AF421F5" w:rsidR="008F3B84" w:rsidRPr="007C7ADB" w:rsidRDefault="008F3B84" w:rsidP="00AA7DFA">
      <w:pPr>
        <w:jc w:val="both"/>
        <w:rPr>
          <w:lang w:val="en-US"/>
        </w:rPr>
      </w:pPr>
      <w:r w:rsidRPr="007C7ADB">
        <w:rPr>
          <w:lang w:val="en-US"/>
        </w:rPr>
        <w:t xml:space="preserve">In conclusion, generalized counterfactuals stray too far from the concept of a counterfactual explanation which is to find an </w:t>
      </w:r>
      <w:r w:rsidRPr="007C7ADB">
        <w:rPr>
          <w:i/>
          <w:iCs/>
          <w:lang w:val="en-US"/>
        </w:rPr>
        <w:t>example</w:t>
      </w:r>
      <w:r w:rsidRPr="007C7ADB">
        <w:rPr>
          <w:lang w:val="en-US"/>
        </w:rPr>
        <w:t xml:space="preserve"> which is the most similar to the input. By presenting a data point that is an amalgamation of other instances, we lose the quirks of what makes an example profile unique.</w:t>
      </w:r>
      <w:r w:rsidR="00B17025" w:rsidRPr="007C7ADB">
        <w:rPr>
          <w:lang w:val="en-US"/>
        </w:rPr>
        <w:t xml:space="preserve"> Generalized counterfactuals also stray too far from the input in a literal sense; the distance and number of feature changes</w:t>
      </w:r>
      <w:r w:rsidRPr="007C7ADB">
        <w:rPr>
          <w:lang w:val="en-US"/>
        </w:rPr>
        <w:t xml:space="preserve"> </w:t>
      </w:r>
      <w:r w:rsidR="00B17025" w:rsidRPr="007C7ADB">
        <w:rPr>
          <w:lang w:val="en-US"/>
        </w:rPr>
        <w:t>is larger than the baseline</w:t>
      </w:r>
      <w:r w:rsidR="001B6BDD">
        <w:rPr>
          <w:lang w:val="en-US"/>
        </w:rPr>
        <w:t xml:space="preserve"> counterfactual</w:t>
      </w:r>
      <w:r w:rsidR="00B17025" w:rsidRPr="007C7ADB">
        <w:rPr>
          <w:lang w:val="en-US"/>
        </w:rPr>
        <w:t xml:space="preserve">. Presenting a counterfactual profile that has similar quirks to the input, even though those do not fit the average, is preferred. The counterintuitive differences </w:t>
      </w:r>
      <w:r w:rsidR="0025656A">
        <w:rPr>
          <w:lang w:val="en-US"/>
        </w:rPr>
        <w:t>had to</w:t>
      </w:r>
      <w:r w:rsidR="00B17025" w:rsidRPr="007C7ADB">
        <w:rPr>
          <w:lang w:val="en-US"/>
        </w:rPr>
        <w:t xml:space="preserve"> be solved from a different perspective.</w:t>
      </w:r>
    </w:p>
    <w:p w14:paraId="2D878A7C" w14:textId="7C8FE05E" w:rsidR="00D24EFD" w:rsidRPr="007C7ADB" w:rsidRDefault="006C4CC5" w:rsidP="00AA7DFA">
      <w:pPr>
        <w:pStyle w:val="Kop3"/>
        <w:jc w:val="both"/>
        <w:rPr>
          <w:lang w:val="en-US"/>
        </w:rPr>
      </w:pPr>
      <w:bookmarkStart w:id="124" w:name="_Toc72172066"/>
      <w:bookmarkStart w:id="125" w:name="_Toc73486327"/>
      <w:r>
        <w:rPr>
          <w:lang w:val="en-US"/>
        </w:rPr>
        <w:t xml:space="preserve">4.3.3 </w:t>
      </w:r>
      <w:r w:rsidR="00D24EFD" w:rsidRPr="007C7ADB">
        <w:rPr>
          <w:lang w:val="en-US"/>
        </w:rPr>
        <w:t xml:space="preserve">Multi-objective </w:t>
      </w:r>
      <w:bookmarkEnd w:id="124"/>
      <w:r w:rsidR="00D04551" w:rsidRPr="007C7ADB">
        <w:rPr>
          <w:lang w:val="en-US"/>
        </w:rPr>
        <w:t>counterfactuals</w:t>
      </w:r>
      <w:bookmarkEnd w:id="125"/>
    </w:p>
    <w:p w14:paraId="256BB7CA" w14:textId="079CF188" w:rsidR="00D16218" w:rsidRPr="007C7ADB" w:rsidRDefault="00A10137" w:rsidP="00AA7DFA">
      <w:pPr>
        <w:jc w:val="both"/>
        <w:rPr>
          <w:lang w:val="en-US"/>
        </w:rPr>
      </w:pPr>
      <w:r>
        <w:rPr>
          <w:lang w:val="en-US"/>
        </w:rPr>
        <w:t>As a way to find</w:t>
      </w:r>
      <w:r w:rsidR="001B6BDD">
        <w:rPr>
          <w:lang w:val="en-US"/>
        </w:rPr>
        <w:t xml:space="preserve"> sparser </w:t>
      </w:r>
      <w:r>
        <w:rPr>
          <w:lang w:val="en-US"/>
        </w:rPr>
        <w:t xml:space="preserve">training data </w:t>
      </w:r>
      <w:r w:rsidR="001B6BDD">
        <w:rPr>
          <w:lang w:val="en-US"/>
        </w:rPr>
        <w:t xml:space="preserve">counterfactuals, we determined that it could be beneficial to select these instances not only based on distance, but on the number of feature differences as well. Minimizing two scores at the same time </w:t>
      </w:r>
      <w:r>
        <w:rPr>
          <w:lang w:val="en-US"/>
        </w:rPr>
        <w:t>can be solved with</w:t>
      </w:r>
      <w:r w:rsidR="001B6BDD">
        <w:rPr>
          <w:lang w:val="en-US"/>
        </w:rPr>
        <w:t xml:space="preserve"> multi-objective optimization.</w:t>
      </w:r>
      <w:r>
        <w:rPr>
          <w:lang w:val="en-US"/>
        </w:rPr>
        <w:t xml:space="preserve"> </w:t>
      </w:r>
      <w:r w:rsidR="00D16218" w:rsidRPr="007C7ADB">
        <w:rPr>
          <w:lang w:val="en-US"/>
        </w:rPr>
        <w:t>For solving multi-objective optimization problems, there exist several approaches with their own ad</w:t>
      </w:r>
      <w:r w:rsidR="001B6BDD">
        <w:rPr>
          <w:lang w:val="en-US"/>
        </w:rPr>
        <w:t>vantages</w:t>
      </w:r>
      <w:r w:rsidR="00D16218" w:rsidRPr="007C7ADB">
        <w:rPr>
          <w:lang w:val="en-US"/>
        </w:rPr>
        <w:t xml:space="preserve"> and disadvantages. We considered two </w:t>
      </w:r>
      <w:r w:rsidR="001B6BDD">
        <w:rPr>
          <w:lang w:val="en-US"/>
        </w:rPr>
        <w:t>simple</w:t>
      </w:r>
      <w:r w:rsidR="00D16218" w:rsidRPr="007C7ADB">
        <w:rPr>
          <w:lang w:val="en-US"/>
        </w:rPr>
        <w:t xml:space="preserve"> strategies; weighted-sum and </w:t>
      </w:r>
      <w:r w:rsidR="001B2341" w:rsidRPr="007C7ADB">
        <w:rPr>
          <w:lang w:val="en-US"/>
        </w:rPr>
        <w:t>non-dominated.</w:t>
      </w:r>
    </w:p>
    <w:p w14:paraId="53EBF0CB" w14:textId="3A178894" w:rsidR="00BA3385" w:rsidRDefault="00BA3385" w:rsidP="00BA3385">
      <w:pPr>
        <w:rPr>
          <w:lang w:val="en-US"/>
        </w:rPr>
      </w:pPr>
      <w:bookmarkStart w:id="126" w:name="_Ref72848749"/>
      <w:r w:rsidRPr="007C7ADB">
        <w:rPr>
          <w:lang w:val="en-US"/>
        </w:rPr>
        <w:t xml:space="preserve">The simplest solution is considered to be the </w:t>
      </w:r>
      <w:r w:rsidRPr="000B14EE">
        <w:rPr>
          <w:b/>
          <w:bCs/>
          <w:lang w:val="en-US"/>
        </w:rPr>
        <w:t>weighted</w:t>
      </w:r>
      <w:r w:rsidR="000B14EE">
        <w:rPr>
          <w:b/>
          <w:bCs/>
          <w:lang w:val="en-US"/>
        </w:rPr>
        <w:t>-</w:t>
      </w:r>
      <w:r w:rsidRPr="000B14EE">
        <w:rPr>
          <w:b/>
          <w:bCs/>
          <w:lang w:val="en-US"/>
        </w:rPr>
        <w:t>sum</w:t>
      </w:r>
      <w:r w:rsidRPr="007C7ADB">
        <w:rPr>
          <w:lang w:val="en-US"/>
        </w:rPr>
        <w:t xml:space="preserve"> in which scores are collapsed into a single objective by adding them together with predefined weights. This method’s main disadvantage is that it is difficult to balance objectives properly. In our case, we only have two objectives; the distance and the number of feature differences. Though both scores lie between zero and one, their medians and variance still differed which can be </w:t>
      </w:r>
      <w:r w:rsidR="000B14EE">
        <w:rPr>
          <w:lang w:val="en-US"/>
        </w:rPr>
        <w:t xml:space="preserve">derived from </w:t>
      </w:r>
      <w:r w:rsidR="000B14EE" w:rsidRPr="000B14EE">
        <w:rPr>
          <w:lang w:val="en-US"/>
        </w:rPr>
        <w:fldChar w:fldCharType="begin"/>
      </w:r>
      <w:r w:rsidR="000B14EE" w:rsidRPr="000B14EE">
        <w:rPr>
          <w:lang w:val="en-US"/>
        </w:rPr>
        <w:instrText xml:space="preserve"> REF _Ref73481944 \h  \* MERGEFORMAT </w:instrText>
      </w:r>
      <w:r w:rsidR="000B14EE" w:rsidRPr="000B14EE">
        <w:rPr>
          <w:lang w:val="en-US"/>
        </w:rPr>
      </w:r>
      <w:r w:rsidR="000B14EE" w:rsidRPr="000B14EE">
        <w:rPr>
          <w:lang w:val="en-US"/>
        </w:rPr>
        <w:fldChar w:fldCharType="separate"/>
      </w:r>
      <w:r w:rsidR="000B14EE" w:rsidRPr="000B14EE">
        <w:rPr>
          <w:lang w:val="en-US"/>
        </w:rPr>
        <w:t xml:space="preserve">Table </w:t>
      </w:r>
      <w:r w:rsidR="000B14EE" w:rsidRPr="000B14EE">
        <w:rPr>
          <w:noProof/>
          <w:lang w:val="en-US"/>
        </w:rPr>
        <w:t>9</w:t>
      </w:r>
      <w:r w:rsidR="000B14EE" w:rsidRPr="000B14EE">
        <w:rPr>
          <w:lang w:val="en-US"/>
        </w:rPr>
        <w:fldChar w:fldCharType="end"/>
      </w:r>
      <w:r w:rsidRPr="000B14EE">
        <w:rPr>
          <w:lang w:val="en-US"/>
        </w:rPr>
        <w:t>.</w:t>
      </w:r>
      <w:r w:rsidRPr="007C7ADB">
        <w:rPr>
          <w:lang w:val="en-US"/>
        </w:rPr>
        <w:t xml:space="preserve"> </w:t>
      </w:r>
      <w:r w:rsidR="000B14EE">
        <w:rPr>
          <w:lang w:val="en-US"/>
        </w:rPr>
        <w:t>W</w:t>
      </w:r>
      <w:r w:rsidRPr="007C7ADB">
        <w:rPr>
          <w:lang w:val="en-US"/>
        </w:rPr>
        <w:t>e thought that it would suffice to assign the weights based on the median of both scores that we obtained from the training data. However, we had no clear perception of how these weights influenced the obtained points. The weighted-sum method has no optimality guarantees. If a new objective was added, or the training data was expanded, the weights would require re-adjusting as well. Even though the method is fast and easy to implement, we did not find it adequate to this problem.</w:t>
      </w:r>
    </w:p>
    <w:tbl>
      <w:tblPr>
        <w:tblStyle w:val="Tabelraster"/>
        <w:tblW w:w="0" w:type="auto"/>
        <w:tblLook w:val="04A0" w:firstRow="1" w:lastRow="0" w:firstColumn="1" w:lastColumn="0" w:noHBand="0" w:noVBand="1"/>
      </w:tblPr>
      <w:tblGrid>
        <w:gridCol w:w="1696"/>
        <w:gridCol w:w="3683"/>
        <w:gridCol w:w="3683"/>
      </w:tblGrid>
      <w:tr w:rsidR="000B14EE" w:rsidRPr="00D65B07" w14:paraId="7031B730" w14:textId="77777777" w:rsidTr="007E7ED2">
        <w:tc>
          <w:tcPr>
            <w:tcW w:w="1696" w:type="dxa"/>
          </w:tcPr>
          <w:p w14:paraId="357AC0DC" w14:textId="77777777" w:rsidR="000B14EE" w:rsidRPr="007C7ADB" w:rsidRDefault="000B14EE" w:rsidP="007E7ED2">
            <w:pPr>
              <w:jc w:val="both"/>
              <w:rPr>
                <w:b/>
                <w:bCs/>
                <w:lang w:val="en-US"/>
              </w:rPr>
            </w:pPr>
          </w:p>
        </w:tc>
        <w:tc>
          <w:tcPr>
            <w:tcW w:w="3683" w:type="dxa"/>
          </w:tcPr>
          <w:p w14:paraId="4145833A" w14:textId="77777777" w:rsidR="000B14EE" w:rsidRPr="007C7ADB" w:rsidRDefault="000B14EE" w:rsidP="007E7ED2">
            <w:pPr>
              <w:jc w:val="both"/>
              <w:rPr>
                <w:b/>
                <w:bCs/>
                <w:lang w:val="en-US"/>
              </w:rPr>
            </w:pPr>
            <w:r w:rsidRPr="007C7ADB">
              <w:rPr>
                <w:b/>
                <w:bCs/>
                <w:lang w:val="en-US"/>
              </w:rPr>
              <w:t>Distance score</w:t>
            </w:r>
          </w:p>
        </w:tc>
        <w:tc>
          <w:tcPr>
            <w:tcW w:w="3683" w:type="dxa"/>
          </w:tcPr>
          <w:p w14:paraId="22C8109A" w14:textId="77777777" w:rsidR="000B14EE" w:rsidRPr="007C7ADB" w:rsidRDefault="000B14EE" w:rsidP="007E7ED2">
            <w:pPr>
              <w:jc w:val="both"/>
              <w:rPr>
                <w:b/>
                <w:bCs/>
                <w:lang w:val="en-US"/>
              </w:rPr>
            </w:pPr>
            <w:r w:rsidRPr="007C7ADB">
              <w:rPr>
                <w:b/>
                <w:bCs/>
                <w:lang w:val="en-US"/>
              </w:rPr>
              <w:t>Number of feature differences score</w:t>
            </w:r>
          </w:p>
        </w:tc>
      </w:tr>
      <w:tr w:rsidR="000B14EE" w:rsidRPr="007C7ADB" w14:paraId="472EEA1B" w14:textId="77777777" w:rsidTr="007E7ED2">
        <w:tc>
          <w:tcPr>
            <w:tcW w:w="1696" w:type="dxa"/>
          </w:tcPr>
          <w:p w14:paraId="3E4DA513" w14:textId="77777777" w:rsidR="000B14EE" w:rsidRPr="007C7ADB" w:rsidRDefault="000B14EE" w:rsidP="007E7ED2">
            <w:pPr>
              <w:jc w:val="both"/>
              <w:rPr>
                <w:lang w:val="en-US"/>
              </w:rPr>
            </w:pPr>
            <w:r w:rsidRPr="007C7ADB">
              <w:rPr>
                <w:lang w:val="en-US"/>
              </w:rPr>
              <w:t>Median</w:t>
            </w:r>
          </w:p>
        </w:tc>
        <w:tc>
          <w:tcPr>
            <w:tcW w:w="3683" w:type="dxa"/>
          </w:tcPr>
          <w:p w14:paraId="43C28E76" w14:textId="77777777" w:rsidR="000B14EE" w:rsidRPr="007C7ADB" w:rsidRDefault="000B14EE" w:rsidP="007E7ED2">
            <w:pPr>
              <w:jc w:val="both"/>
              <w:rPr>
                <w:lang w:val="en-US"/>
              </w:rPr>
            </w:pPr>
            <w:r w:rsidRPr="007C7ADB">
              <w:rPr>
                <w:lang w:val="en-US"/>
              </w:rPr>
              <w:t>0.125</w:t>
            </w:r>
          </w:p>
        </w:tc>
        <w:tc>
          <w:tcPr>
            <w:tcW w:w="3683" w:type="dxa"/>
          </w:tcPr>
          <w:p w14:paraId="19E0266D" w14:textId="77777777" w:rsidR="000B14EE" w:rsidRPr="007C7ADB" w:rsidRDefault="000B14EE" w:rsidP="007E7ED2">
            <w:pPr>
              <w:jc w:val="both"/>
              <w:rPr>
                <w:lang w:val="en-US"/>
              </w:rPr>
            </w:pPr>
            <w:r w:rsidRPr="007C7ADB">
              <w:rPr>
                <w:lang w:val="en-US"/>
              </w:rPr>
              <w:t>0.684</w:t>
            </w:r>
          </w:p>
        </w:tc>
      </w:tr>
      <w:tr w:rsidR="000B14EE" w:rsidRPr="007C7ADB" w14:paraId="5D9319CE" w14:textId="77777777" w:rsidTr="007E7ED2">
        <w:tc>
          <w:tcPr>
            <w:tcW w:w="1696" w:type="dxa"/>
          </w:tcPr>
          <w:p w14:paraId="6DD7E4B9" w14:textId="77777777" w:rsidR="000B14EE" w:rsidRPr="007C7ADB" w:rsidRDefault="000B14EE" w:rsidP="007E7ED2">
            <w:pPr>
              <w:jc w:val="both"/>
              <w:rPr>
                <w:lang w:val="en-US"/>
              </w:rPr>
            </w:pPr>
            <w:r w:rsidRPr="007C7ADB">
              <w:rPr>
                <w:lang w:val="en-US"/>
              </w:rPr>
              <w:t>Mean</w:t>
            </w:r>
          </w:p>
        </w:tc>
        <w:tc>
          <w:tcPr>
            <w:tcW w:w="3683" w:type="dxa"/>
          </w:tcPr>
          <w:p w14:paraId="0E6E8206" w14:textId="77777777" w:rsidR="000B14EE" w:rsidRPr="007C7ADB" w:rsidRDefault="000B14EE" w:rsidP="007E7ED2">
            <w:pPr>
              <w:jc w:val="both"/>
              <w:rPr>
                <w:lang w:val="en-US"/>
              </w:rPr>
            </w:pPr>
            <w:r w:rsidRPr="007C7ADB">
              <w:rPr>
                <w:lang w:val="en-US"/>
              </w:rPr>
              <w:t>0.128</w:t>
            </w:r>
          </w:p>
        </w:tc>
        <w:tc>
          <w:tcPr>
            <w:tcW w:w="3683" w:type="dxa"/>
          </w:tcPr>
          <w:p w14:paraId="407EDA8D" w14:textId="77777777" w:rsidR="000B14EE" w:rsidRPr="007C7ADB" w:rsidRDefault="000B14EE" w:rsidP="007E7ED2">
            <w:pPr>
              <w:jc w:val="both"/>
              <w:rPr>
                <w:lang w:val="en-US"/>
              </w:rPr>
            </w:pPr>
            <w:r w:rsidRPr="007C7ADB">
              <w:rPr>
                <w:lang w:val="en-US"/>
              </w:rPr>
              <w:t>0.704</w:t>
            </w:r>
          </w:p>
        </w:tc>
      </w:tr>
      <w:tr w:rsidR="000B14EE" w:rsidRPr="007C7ADB" w14:paraId="3F2552EE" w14:textId="77777777" w:rsidTr="007E7ED2">
        <w:tc>
          <w:tcPr>
            <w:tcW w:w="1696" w:type="dxa"/>
          </w:tcPr>
          <w:p w14:paraId="6F51D1B8" w14:textId="77777777" w:rsidR="000B14EE" w:rsidRPr="007C7ADB" w:rsidRDefault="000B14EE" w:rsidP="007E7ED2">
            <w:pPr>
              <w:jc w:val="both"/>
              <w:rPr>
                <w:lang w:val="en-US"/>
              </w:rPr>
            </w:pPr>
            <w:r w:rsidRPr="007C7ADB">
              <w:rPr>
                <w:lang w:val="en-US"/>
              </w:rPr>
              <w:t>Maximum</w:t>
            </w:r>
          </w:p>
        </w:tc>
        <w:tc>
          <w:tcPr>
            <w:tcW w:w="3683" w:type="dxa"/>
          </w:tcPr>
          <w:p w14:paraId="30E7708A" w14:textId="77777777" w:rsidR="000B14EE" w:rsidRPr="007C7ADB" w:rsidRDefault="000B14EE" w:rsidP="007E7ED2">
            <w:pPr>
              <w:jc w:val="both"/>
              <w:rPr>
                <w:lang w:val="en-US"/>
              </w:rPr>
            </w:pPr>
            <w:r w:rsidRPr="007C7ADB">
              <w:rPr>
                <w:lang w:val="en-US"/>
              </w:rPr>
              <w:t>0.426</w:t>
            </w:r>
          </w:p>
        </w:tc>
        <w:tc>
          <w:tcPr>
            <w:tcW w:w="3683" w:type="dxa"/>
          </w:tcPr>
          <w:p w14:paraId="39D518CD" w14:textId="77777777" w:rsidR="000B14EE" w:rsidRPr="007C7ADB" w:rsidRDefault="000B14EE" w:rsidP="007E7ED2">
            <w:pPr>
              <w:jc w:val="both"/>
              <w:rPr>
                <w:lang w:val="en-US"/>
              </w:rPr>
            </w:pPr>
            <w:r w:rsidRPr="007C7ADB">
              <w:rPr>
                <w:lang w:val="en-US"/>
              </w:rPr>
              <w:t>1.000</w:t>
            </w:r>
          </w:p>
        </w:tc>
      </w:tr>
      <w:tr w:rsidR="000B14EE" w:rsidRPr="007C7ADB" w14:paraId="1AECE986" w14:textId="77777777" w:rsidTr="007E7ED2">
        <w:tc>
          <w:tcPr>
            <w:tcW w:w="1696" w:type="dxa"/>
          </w:tcPr>
          <w:p w14:paraId="15EB41DD" w14:textId="77777777" w:rsidR="000B14EE" w:rsidRPr="007C7ADB" w:rsidRDefault="000B14EE" w:rsidP="007E7ED2">
            <w:pPr>
              <w:jc w:val="both"/>
              <w:rPr>
                <w:lang w:val="en-US"/>
              </w:rPr>
            </w:pPr>
            <w:r w:rsidRPr="007C7ADB">
              <w:rPr>
                <w:lang w:val="en-US"/>
              </w:rPr>
              <w:t>Minimum</w:t>
            </w:r>
          </w:p>
        </w:tc>
        <w:tc>
          <w:tcPr>
            <w:tcW w:w="3683" w:type="dxa"/>
          </w:tcPr>
          <w:p w14:paraId="7D4A871C" w14:textId="77777777" w:rsidR="000B14EE" w:rsidRPr="007C7ADB" w:rsidRDefault="000B14EE" w:rsidP="007E7ED2">
            <w:pPr>
              <w:jc w:val="both"/>
              <w:rPr>
                <w:lang w:val="en-US"/>
              </w:rPr>
            </w:pPr>
            <w:r w:rsidRPr="007C7ADB">
              <w:rPr>
                <w:lang w:val="en-US"/>
              </w:rPr>
              <w:t>0.004</w:t>
            </w:r>
          </w:p>
        </w:tc>
        <w:tc>
          <w:tcPr>
            <w:tcW w:w="3683" w:type="dxa"/>
          </w:tcPr>
          <w:p w14:paraId="2F2E367B" w14:textId="77777777" w:rsidR="000B14EE" w:rsidRPr="007C7ADB" w:rsidRDefault="000B14EE" w:rsidP="007E7ED2">
            <w:pPr>
              <w:jc w:val="both"/>
              <w:rPr>
                <w:lang w:val="en-US"/>
              </w:rPr>
            </w:pPr>
            <w:r w:rsidRPr="007C7ADB">
              <w:rPr>
                <w:lang w:val="en-US"/>
              </w:rPr>
              <w:t>0.158</w:t>
            </w:r>
          </w:p>
        </w:tc>
      </w:tr>
    </w:tbl>
    <w:p w14:paraId="79B3D021" w14:textId="33DF5D19" w:rsidR="00435F4E" w:rsidRPr="000B14EE" w:rsidRDefault="00BA3385" w:rsidP="000B14EE">
      <w:pPr>
        <w:pStyle w:val="Bijschrift"/>
        <w:rPr>
          <w:i w:val="0"/>
          <w:iCs w:val="0"/>
          <w:lang w:val="en-US"/>
        </w:rPr>
      </w:pPr>
      <w:bookmarkStart w:id="127" w:name="_Ref73481944"/>
      <w:r w:rsidRPr="000B14EE">
        <w:rPr>
          <w:i w:val="0"/>
          <w:iCs w:val="0"/>
          <w:lang w:val="en-US"/>
        </w:rPr>
        <w:t xml:space="preserve">Table </w:t>
      </w:r>
      <w:r w:rsidRPr="000B14EE">
        <w:rPr>
          <w:i w:val="0"/>
          <w:iCs w:val="0"/>
          <w:lang w:val="en-US"/>
        </w:rPr>
        <w:fldChar w:fldCharType="begin"/>
      </w:r>
      <w:r w:rsidRPr="000B14EE">
        <w:rPr>
          <w:i w:val="0"/>
          <w:iCs w:val="0"/>
          <w:lang w:val="en-US"/>
        </w:rPr>
        <w:instrText xml:space="preserve"> SEQ Table \* ARABIC </w:instrText>
      </w:r>
      <w:r w:rsidRPr="000B14EE">
        <w:rPr>
          <w:i w:val="0"/>
          <w:iCs w:val="0"/>
          <w:lang w:val="en-US"/>
        </w:rPr>
        <w:fldChar w:fldCharType="separate"/>
      </w:r>
      <w:r w:rsidR="000B14EE">
        <w:rPr>
          <w:i w:val="0"/>
          <w:iCs w:val="0"/>
          <w:noProof/>
          <w:lang w:val="en-US"/>
        </w:rPr>
        <w:t>9</w:t>
      </w:r>
      <w:r w:rsidRPr="000B14EE">
        <w:rPr>
          <w:i w:val="0"/>
          <w:iCs w:val="0"/>
          <w:lang w:val="en-US"/>
        </w:rPr>
        <w:fldChar w:fldCharType="end"/>
      </w:r>
      <w:bookmarkEnd w:id="126"/>
      <w:bookmarkEnd w:id="127"/>
      <w:r w:rsidRPr="000B14EE">
        <w:rPr>
          <w:i w:val="0"/>
          <w:iCs w:val="0"/>
          <w:lang w:val="en-US"/>
        </w:rPr>
        <w:t>: Median, mean, maximum and minimum of the two scores that we want to minimize. These are calculated from the training data.</w:t>
      </w:r>
    </w:p>
    <w:p w14:paraId="46C1A91D" w14:textId="6A248E2F" w:rsidR="00D24EFD" w:rsidRPr="007C7ADB" w:rsidRDefault="001B2341" w:rsidP="00AA7DFA">
      <w:pPr>
        <w:jc w:val="both"/>
        <w:rPr>
          <w:lang w:val="en-US"/>
        </w:rPr>
      </w:pPr>
      <w:r w:rsidRPr="007C7ADB">
        <w:rPr>
          <w:lang w:val="en-US"/>
        </w:rPr>
        <w:t>For this reason, we switched to the non-dominated strategy. Compared to the weighted-sum, this technique</w:t>
      </w:r>
      <w:r w:rsidR="006345F2" w:rsidRPr="007C7ADB">
        <w:rPr>
          <w:lang w:val="en-US"/>
        </w:rPr>
        <w:t xml:space="preserve"> is guaranteed to </w:t>
      </w:r>
      <w:bookmarkStart w:id="128" w:name="_Hlk72501223"/>
      <w:r w:rsidR="006345F2" w:rsidRPr="007C7ADB">
        <w:rPr>
          <w:lang w:val="en-US"/>
        </w:rPr>
        <w:t>find the Pareto-optimum set of solutions</w:t>
      </w:r>
      <w:r w:rsidR="004D49C1" w:rsidRPr="007C7ADB">
        <w:rPr>
          <w:lang w:val="en-US"/>
        </w:rPr>
        <w:t xml:space="preserve"> </w:t>
      </w:r>
      <w:r w:rsidR="004D49C1" w:rsidRPr="007C7ADB">
        <w:rPr>
          <w:lang w:val="en-US"/>
        </w:rPr>
        <w:fldChar w:fldCharType="begin">
          <w:fldData xml:space="preserve">PEVuZE5vdGU+PENpdGU+PEF1dGhvcj5HdW5hbnRhcmE8L0F1dGhvcj48WWVhcj4yMDE4PC9ZZWFy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</w:fldData>
        </w:fldChar>
      </w:r>
      <w:r w:rsidR="004D49C1" w:rsidRPr="007C7ADB">
        <w:rPr>
          <w:lang w:val="en-US"/>
        </w:rPr>
        <w:instrText xml:space="preserve"> ADDIN EN.CITE </w:instrText>
      </w:r>
      <w:r w:rsidR="004D49C1" w:rsidRPr="007C7ADB">
        <w:rPr>
          <w:lang w:val="en-US"/>
        </w:rPr>
        <w:fldChar w:fldCharType="begin">
          <w:fldData xml:space="preserve">PEVuZE5vdGU+PENpdGU+PEF1dGhvcj5HdW5hbnRhcmE8L0F1dGhvcj48WWVhcj4yMDE4PC9ZZWFy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</w:fldData>
        </w:fldChar>
      </w:r>
      <w:r w:rsidR="004D49C1" w:rsidRPr="007C7ADB">
        <w:rPr>
          <w:lang w:val="en-US"/>
        </w:rPr>
        <w:instrText xml:space="preserve"> ADDIN EN.CITE.DATA </w:instrText>
      </w:r>
      <w:r w:rsidR="004D49C1" w:rsidRPr="007C7ADB">
        <w:rPr>
          <w:lang w:val="en-US"/>
        </w:rPr>
      </w:r>
      <w:r w:rsidR="004D49C1" w:rsidRPr="007C7ADB">
        <w:rPr>
          <w:lang w:val="en-US"/>
        </w:rPr>
        <w:fldChar w:fldCharType="end"/>
      </w:r>
      <w:r w:rsidR="004D49C1" w:rsidRPr="007C7ADB">
        <w:rPr>
          <w:lang w:val="en-US"/>
        </w:rPr>
      </w:r>
      <w:r w:rsidR="004D49C1" w:rsidRPr="007C7ADB">
        <w:rPr>
          <w:lang w:val="en-US"/>
        </w:rPr>
        <w:fldChar w:fldCharType="separate"/>
      </w:r>
      <w:r w:rsidR="004D49C1" w:rsidRPr="007C7ADB">
        <w:rPr>
          <w:noProof/>
          <w:lang w:val="en-US"/>
        </w:rPr>
        <w:t>[28, 29]</w:t>
      </w:r>
      <w:r w:rsidR="004D49C1" w:rsidRPr="007C7ADB">
        <w:rPr>
          <w:lang w:val="en-US"/>
        </w:rPr>
        <w:fldChar w:fldCharType="end"/>
      </w:r>
      <w:r w:rsidR="006345F2" w:rsidRPr="007C7ADB">
        <w:rPr>
          <w:lang w:val="en-US"/>
        </w:rPr>
        <w:t>.</w:t>
      </w:r>
      <w:bookmarkEnd w:id="128"/>
      <w:r w:rsidR="006345F2" w:rsidRPr="007C7ADB">
        <w:rPr>
          <w:lang w:val="en-US"/>
        </w:rPr>
        <w:t xml:space="preserve"> </w:t>
      </w:r>
      <w:r w:rsidR="00435F4E" w:rsidRPr="007C7ADB">
        <w:rPr>
          <w:lang w:val="en-US"/>
        </w:rPr>
        <w:t>For the sake of the NFI’s future plans, more objectives can also be added.</w:t>
      </w:r>
      <w:r w:rsidR="006345F2" w:rsidRPr="007C7ADB">
        <w:rPr>
          <w:lang w:val="en-US"/>
        </w:rPr>
        <w:t xml:space="preserve"> One disadvantage is the computational effort, since many comparisons need to be made in order to identify the non-dominated set. </w:t>
      </w:r>
      <w:r w:rsidR="00B273B7">
        <w:rPr>
          <w:lang w:val="en-US"/>
        </w:rPr>
        <w:t>For this dataset and problem, this was hardly noticeable in practice.</w:t>
      </w:r>
    </w:p>
    <w:p w14:paraId="5811B189" w14:textId="74C621DF" w:rsidR="00C62BA8" w:rsidRPr="007C7ADB" w:rsidRDefault="00C62BA8" w:rsidP="00AA7DFA">
      <w:pPr>
        <w:jc w:val="both"/>
        <w:rPr>
          <w:rFonts w:asciiTheme="majorHAnsi" w:eastAsiaTheme="majorEastAsia" w:hAnsiTheme="majorHAnsi" w:cstheme="majorBidi"/>
          <w:color w:val="2F5496" w:themeColor="accent1" w:themeShade="BF"/>
          <w:sz w:val="32"/>
          <w:szCs w:val="32"/>
          <w:lang w:val="en-US"/>
        </w:rPr>
      </w:pPr>
      <w:bookmarkStart w:id="129" w:name="_Toc72172067"/>
      <w:r w:rsidRPr="007C7ADB">
        <w:rPr>
          <w:lang w:val="en-US"/>
        </w:rPr>
        <w:br w:type="page"/>
      </w:r>
    </w:p>
    <w:p w14:paraId="0BE45E13" w14:textId="4C095C0D" w:rsidR="004A6B69" w:rsidRPr="007C7ADB" w:rsidRDefault="006C4CC5" w:rsidP="00AA7DFA">
      <w:pPr>
        <w:pStyle w:val="Kop1"/>
        <w:jc w:val="both"/>
        <w:rPr>
          <w:lang w:val="en-US"/>
        </w:rPr>
      </w:pPr>
      <w:bookmarkStart w:id="130" w:name="_Ref73460722"/>
      <w:bookmarkStart w:id="131" w:name="_Toc73486328"/>
      <w:r>
        <w:rPr>
          <w:lang w:val="en-US"/>
        </w:rPr>
        <w:lastRenderedPageBreak/>
        <w:t xml:space="preserve">5. </w:t>
      </w:r>
      <w:r w:rsidR="004A6B69" w:rsidRPr="007C7ADB">
        <w:rPr>
          <w:lang w:val="en-US"/>
        </w:rPr>
        <w:t>Final user study</w:t>
      </w:r>
      <w:bookmarkEnd w:id="129"/>
      <w:bookmarkEnd w:id="130"/>
      <w:bookmarkEnd w:id="131"/>
    </w:p>
    <w:p w14:paraId="0DA2F400" w14:textId="0DED74DD" w:rsidR="0067345B" w:rsidRPr="007C7ADB" w:rsidRDefault="0067345B" w:rsidP="00AA7DFA">
      <w:pPr>
        <w:jc w:val="both"/>
        <w:rPr>
          <w:lang w:val="en-US"/>
        </w:rPr>
      </w:pPr>
      <w:r w:rsidRPr="007C7ADB">
        <w:rPr>
          <w:lang w:val="en-US"/>
        </w:rPr>
        <w:t xml:space="preserve">It was important to do a soft evaluation get the </w:t>
      </w:r>
      <w:r w:rsidR="00CA44D1">
        <w:rPr>
          <w:lang w:val="en-US"/>
        </w:rPr>
        <w:t>DNA experts</w:t>
      </w:r>
      <w:r w:rsidRPr="007C7ADB">
        <w:rPr>
          <w:lang w:val="en-US"/>
        </w:rPr>
        <w:t>’ opinion of the explanation</w:t>
      </w:r>
      <w:r w:rsidR="00D12058" w:rsidRPr="007C7ADB">
        <w:rPr>
          <w:lang w:val="en-US"/>
        </w:rPr>
        <w:t xml:space="preserve">. </w:t>
      </w:r>
      <w:r w:rsidR="00CE5C7A">
        <w:rPr>
          <w:lang w:val="en-US"/>
        </w:rPr>
        <w:t xml:space="preserve">We also wanted to test if our explanation could help users </w:t>
      </w:r>
      <w:r w:rsidR="00634C14">
        <w:rPr>
          <w:lang w:val="en-US"/>
        </w:rPr>
        <w:t xml:space="preserve">gain some insight into how the model makes predictions. </w:t>
      </w:r>
      <w:r w:rsidR="00042BEE">
        <w:rPr>
          <w:lang w:val="en-US"/>
        </w:rPr>
        <w:t xml:space="preserve">Therefore, </w:t>
      </w:r>
      <w:r w:rsidR="00E97AB5">
        <w:rPr>
          <w:lang w:val="en-US"/>
        </w:rPr>
        <w:t>a final</w:t>
      </w:r>
      <w:r w:rsidR="00042BEE">
        <w:rPr>
          <w:lang w:val="en-US"/>
        </w:rPr>
        <w:t xml:space="preserve"> survey was created </w:t>
      </w:r>
      <w:r w:rsidR="00E97AB5">
        <w:rPr>
          <w:lang w:val="en-US"/>
        </w:rPr>
        <w:t xml:space="preserve">(implemented </w:t>
      </w:r>
      <w:r w:rsidR="00042BEE">
        <w:rPr>
          <w:lang w:val="en-US"/>
        </w:rPr>
        <w:t>with Google Forms</w:t>
      </w:r>
      <w:r w:rsidR="00E97AB5">
        <w:rPr>
          <w:lang w:val="en-US"/>
        </w:rPr>
        <w:t>)</w:t>
      </w:r>
      <w:r w:rsidR="00042BEE">
        <w:rPr>
          <w:lang w:val="en-US"/>
        </w:rPr>
        <w:t>.</w:t>
      </w:r>
      <w:r w:rsidR="00042BEE" w:rsidRPr="007C7ADB">
        <w:rPr>
          <w:lang w:val="en-US"/>
        </w:rPr>
        <w:t xml:space="preserve"> </w:t>
      </w:r>
      <w:r w:rsidR="00BA4644" w:rsidRPr="007C7ADB">
        <w:rPr>
          <w:lang w:val="en-US"/>
        </w:rPr>
        <w:t>There were 8 responses in total, of which 7 were useable.</w:t>
      </w:r>
      <w:r w:rsidR="00CE5C7A">
        <w:rPr>
          <w:lang w:val="en-US"/>
        </w:rPr>
        <w:t xml:space="preserve"> </w:t>
      </w:r>
    </w:p>
    <w:p w14:paraId="4A2FC79E" w14:textId="735A0113" w:rsidR="00BA4644" w:rsidRDefault="00111BE1" w:rsidP="00AA7DFA">
      <w:pPr>
        <w:pStyle w:val="Kop2"/>
        <w:jc w:val="both"/>
        <w:rPr>
          <w:lang w:val="en-US"/>
        </w:rPr>
      </w:pPr>
      <w:bookmarkStart w:id="132" w:name="_Toc73486329"/>
      <w:r>
        <w:rPr>
          <w:lang w:val="en-US"/>
        </w:rPr>
        <w:t xml:space="preserve">5.1 </w:t>
      </w:r>
      <w:r w:rsidR="00BA4644" w:rsidRPr="007C7ADB">
        <w:rPr>
          <w:lang w:val="en-US"/>
        </w:rPr>
        <w:t>Set-up</w:t>
      </w:r>
      <w:bookmarkEnd w:id="132"/>
    </w:p>
    <w:p w14:paraId="709E1D1C" w14:textId="660CBB40" w:rsidR="00E97AB5" w:rsidRDefault="00E72046" w:rsidP="00AA7DFA">
      <w:pPr>
        <w:jc w:val="both"/>
        <w:rPr>
          <w:lang w:val="en-US"/>
        </w:rPr>
      </w:pPr>
      <w:r>
        <w:rPr>
          <w:lang w:val="en-US"/>
        </w:rPr>
        <w:t>The main goal</w:t>
      </w:r>
      <w:r w:rsidRPr="00E72046">
        <w:rPr>
          <w:lang w:val="en-US"/>
        </w:rPr>
        <w:t xml:space="preserve"> </w:t>
      </w:r>
      <w:r>
        <w:rPr>
          <w:lang w:val="en-US"/>
        </w:rPr>
        <w:t xml:space="preserve">of the survey </w:t>
      </w:r>
      <w:r w:rsidR="00D27E48">
        <w:rPr>
          <w:lang w:val="en-US"/>
        </w:rPr>
        <w:t>was</w:t>
      </w:r>
      <w:r>
        <w:rPr>
          <w:lang w:val="en-US"/>
        </w:rPr>
        <w:t xml:space="preserve"> to establish if our visualization can help users gain insight into how the model makes predictions. By extension, we test</w:t>
      </w:r>
      <w:r w:rsidR="00D27E48">
        <w:rPr>
          <w:lang w:val="en-US"/>
        </w:rPr>
        <w:t>ed</w:t>
      </w:r>
      <w:r>
        <w:rPr>
          <w:lang w:val="en-US"/>
        </w:rPr>
        <w:t xml:space="preserve"> if this information </w:t>
      </w:r>
      <w:r w:rsidR="00D27E48">
        <w:rPr>
          <w:lang w:val="en-US"/>
        </w:rPr>
        <w:t>helps</w:t>
      </w:r>
      <w:r>
        <w:rPr>
          <w:lang w:val="en-US"/>
        </w:rPr>
        <w:t xml:space="preserve"> regulate the users’ trust in the model. This means that when the model is quite sure about a prediction, that this influences the users to trust the prediction more. Conversely, if the model is unsure or incorrect, the explanation influences the users to doubt the model. </w:t>
      </w:r>
      <w:r w:rsidR="00E97AB5">
        <w:rPr>
          <w:lang w:val="en-US"/>
        </w:rPr>
        <w:t>For this exercise, we compared against two other state-of-the-art explanations.</w:t>
      </w:r>
    </w:p>
    <w:p w14:paraId="6BF40A39" w14:textId="571C3806" w:rsidR="00E72046" w:rsidRPr="002A6930" w:rsidRDefault="00D27E48" w:rsidP="00AA7DFA">
      <w:pPr>
        <w:jc w:val="both"/>
        <w:rPr>
          <w:lang w:val="en-US"/>
        </w:rPr>
      </w:pPr>
      <w:r>
        <w:rPr>
          <w:lang w:val="en-US"/>
        </w:rPr>
        <w:t xml:space="preserve">Besides this regulation of trust, we also wanted to determine if the visualization is user-friendly. The NFI placed </w:t>
      </w:r>
      <w:r w:rsidR="00E97AB5">
        <w:rPr>
          <w:lang w:val="en-US"/>
        </w:rPr>
        <w:t>emphasized</w:t>
      </w:r>
      <w:r>
        <w:rPr>
          <w:lang w:val="en-US"/>
        </w:rPr>
        <w:t xml:space="preserve"> this latter part, as the user need to want to use it, before they would invest more time into it.</w:t>
      </w:r>
    </w:p>
    <w:p w14:paraId="37EE8E64" w14:textId="68FF713B" w:rsidR="00634C14" w:rsidRDefault="00D27E48" w:rsidP="00AA7DFA">
      <w:pPr>
        <w:jc w:val="both"/>
        <w:rPr>
          <w:lang w:val="en-US"/>
        </w:rPr>
      </w:pPr>
      <w:r>
        <w:rPr>
          <w:lang w:val="en-US"/>
        </w:rPr>
        <w:t>The</w:t>
      </w:r>
      <w:r w:rsidR="00634C14">
        <w:rPr>
          <w:lang w:val="en-US"/>
        </w:rPr>
        <w:t xml:space="preserve"> survey was structured into 5 sections:</w:t>
      </w:r>
    </w:p>
    <w:p w14:paraId="5571BD8B" w14:textId="3ED7997E" w:rsidR="00634C14" w:rsidRPr="002A6930" w:rsidRDefault="00634C14" w:rsidP="00AA7DFA">
      <w:pPr>
        <w:pStyle w:val="Lijstalinea"/>
        <w:numPr>
          <w:ilvl w:val="0"/>
          <w:numId w:val="27"/>
        </w:numPr>
        <w:jc w:val="both"/>
        <w:rPr>
          <w:lang w:val="en-US"/>
        </w:rPr>
      </w:pPr>
      <w:r w:rsidRPr="002A6930">
        <w:rPr>
          <w:lang w:val="en-US"/>
        </w:rPr>
        <w:t>Demographics</w:t>
      </w:r>
      <w:r w:rsidR="00E97AB5">
        <w:rPr>
          <w:lang w:val="en-US"/>
        </w:rPr>
        <w:t>.</w:t>
      </w:r>
    </w:p>
    <w:p w14:paraId="112E824F" w14:textId="70285A47" w:rsidR="00634C14" w:rsidRPr="002A6930" w:rsidRDefault="00634C14" w:rsidP="00AA7DFA">
      <w:pPr>
        <w:pStyle w:val="Lijstalinea"/>
        <w:numPr>
          <w:ilvl w:val="0"/>
          <w:numId w:val="27"/>
        </w:numPr>
        <w:jc w:val="both"/>
        <w:rPr>
          <w:lang w:val="en-US"/>
        </w:rPr>
      </w:pPr>
      <w:r w:rsidRPr="002A6930">
        <w:rPr>
          <w:lang w:val="en-US"/>
        </w:rPr>
        <w:t>Introduction to the different explanations</w:t>
      </w:r>
      <w:r w:rsidR="00E97AB5">
        <w:rPr>
          <w:lang w:val="en-US"/>
        </w:rPr>
        <w:t>.</w:t>
      </w:r>
    </w:p>
    <w:p w14:paraId="09383D8B" w14:textId="60191930" w:rsidR="00634C14" w:rsidRPr="002A6930" w:rsidRDefault="00634C14" w:rsidP="00AA7DFA">
      <w:pPr>
        <w:pStyle w:val="Lijstalinea"/>
        <w:numPr>
          <w:ilvl w:val="0"/>
          <w:numId w:val="27"/>
        </w:numPr>
        <w:jc w:val="both"/>
        <w:rPr>
          <w:lang w:val="en-US"/>
        </w:rPr>
      </w:pPr>
      <w:r w:rsidRPr="002A6930">
        <w:rPr>
          <w:lang w:val="en-US"/>
        </w:rPr>
        <w:t xml:space="preserve">Can our visualization increase trust in the </w:t>
      </w:r>
      <w:r w:rsidR="002A6930" w:rsidRPr="002A6930">
        <w:rPr>
          <w:lang w:val="en-US"/>
        </w:rPr>
        <w:t>prediction when the model seems certain?</w:t>
      </w:r>
    </w:p>
    <w:p w14:paraId="0EFF3230" w14:textId="77302352" w:rsidR="00634C14" w:rsidRPr="002A6930" w:rsidRDefault="00634C14" w:rsidP="00AA7DFA">
      <w:pPr>
        <w:pStyle w:val="Lijstalinea"/>
        <w:numPr>
          <w:ilvl w:val="0"/>
          <w:numId w:val="27"/>
        </w:numPr>
        <w:jc w:val="both"/>
        <w:rPr>
          <w:lang w:val="en-US"/>
        </w:rPr>
      </w:pPr>
      <w:r w:rsidRPr="002A6930">
        <w:rPr>
          <w:lang w:val="en-US"/>
        </w:rPr>
        <w:t xml:space="preserve">Can our visualization decrease trust in the </w:t>
      </w:r>
      <w:r w:rsidR="002A6930" w:rsidRPr="002A6930">
        <w:rPr>
          <w:lang w:val="en-US"/>
        </w:rPr>
        <w:t>prediction when the model seems uncertain or wrong?</w:t>
      </w:r>
    </w:p>
    <w:p w14:paraId="3A5AE4FB" w14:textId="2C1257D9" w:rsidR="00634C14" w:rsidRPr="002A6930" w:rsidRDefault="00634C14" w:rsidP="00AA7DFA">
      <w:pPr>
        <w:pStyle w:val="Lijstalinea"/>
        <w:numPr>
          <w:ilvl w:val="0"/>
          <w:numId w:val="27"/>
        </w:numPr>
        <w:jc w:val="both"/>
        <w:rPr>
          <w:lang w:val="en-US"/>
        </w:rPr>
      </w:pPr>
      <w:r w:rsidRPr="002A6930">
        <w:rPr>
          <w:lang w:val="en-US"/>
        </w:rPr>
        <w:t xml:space="preserve">Which explanation is most user-friendly? </w:t>
      </w:r>
    </w:p>
    <w:p w14:paraId="41CA2917" w14:textId="671B0D58" w:rsidR="00634C14" w:rsidRDefault="00634C14" w:rsidP="00AA7DFA">
      <w:pPr>
        <w:jc w:val="both"/>
        <w:rPr>
          <w:lang w:val="en-US"/>
        </w:rPr>
      </w:pPr>
      <w:r>
        <w:rPr>
          <w:lang w:val="en-US"/>
        </w:rPr>
        <w:t>Demographics are important to help understand the background of each</w:t>
      </w:r>
      <w:r w:rsidR="00D27E48">
        <w:rPr>
          <w:lang w:val="en-US"/>
        </w:rPr>
        <w:t xml:space="preserve"> participant in case this has an influence on the outcome. Section 2 was essential for users to learn what the different visualizations encode and how to interpret them.</w:t>
      </w:r>
      <w:r>
        <w:rPr>
          <w:lang w:val="en-US"/>
        </w:rPr>
        <w:t xml:space="preserve"> </w:t>
      </w:r>
      <w:r w:rsidR="00E97AB5">
        <w:rPr>
          <w:lang w:val="en-US"/>
        </w:rPr>
        <w:t>In s</w:t>
      </w:r>
      <w:r w:rsidR="00111BE1">
        <w:rPr>
          <w:lang w:val="en-US"/>
        </w:rPr>
        <w:t xml:space="preserve">ections 3 and 4 </w:t>
      </w:r>
      <w:r w:rsidR="00E97AB5">
        <w:rPr>
          <w:lang w:val="en-US"/>
        </w:rPr>
        <w:t>we tested</w:t>
      </w:r>
      <w:r w:rsidR="00111BE1">
        <w:rPr>
          <w:lang w:val="en-US"/>
        </w:rPr>
        <w:t xml:space="preserve"> if the visualization can regulate trust, and in section 5 user preference</w:t>
      </w:r>
      <w:r w:rsidR="00E97AB5">
        <w:rPr>
          <w:lang w:val="en-US"/>
        </w:rPr>
        <w:t>s</w:t>
      </w:r>
      <w:r w:rsidR="00111BE1">
        <w:rPr>
          <w:lang w:val="en-US"/>
        </w:rPr>
        <w:t xml:space="preserve"> </w:t>
      </w:r>
      <w:r w:rsidR="00E97AB5">
        <w:rPr>
          <w:lang w:val="en-US"/>
        </w:rPr>
        <w:t>were</w:t>
      </w:r>
      <w:r w:rsidR="00111BE1">
        <w:rPr>
          <w:lang w:val="en-US"/>
        </w:rPr>
        <w:t xml:space="preserve"> </w:t>
      </w:r>
      <w:r w:rsidR="00E97AB5">
        <w:rPr>
          <w:lang w:val="en-US"/>
        </w:rPr>
        <w:t>evaluated</w:t>
      </w:r>
      <w:r w:rsidR="00111BE1">
        <w:rPr>
          <w:lang w:val="en-US"/>
        </w:rPr>
        <w:t>.</w:t>
      </w:r>
    </w:p>
    <w:p w14:paraId="49B0F789" w14:textId="77777777" w:rsidR="00111BE1" w:rsidRDefault="00111BE1" w:rsidP="00AA7DFA">
      <w:pPr>
        <w:pStyle w:val="Kop2"/>
        <w:jc w:val="both"/>
        <w:rPr>
          <w:lang w:val="en-US"/>
        </w:rPr>
      </w:pPr>
      <w:bookmarkStart w:id="133" w:name="_Toc73486330"/>
      <w:r>
        <w:rPr>
          <w:lang w:val="en-US"/>
        </w:rPr>
        <w:t>5.2 Demographics</w:t>
      </w:r>
      <w:bookmarkEnd w:id="133"/>
    </w:p>
    <w:p w14:paraId="23083E27" w14:textId="59B62E77" w:rsidR="00D0503A" w:rsidRDefault="00111BE1" w:rsidP="00AA7DFA">
      <w:pPr>
        <w:jc w:val="both"/>
        <w:rPr>
          <w:lang w:val="en-US"/>
        </w:rPr>
      </w:pPr>
      <w:r>
        <w:rPr>
          <w:lang w:val="en-US"/>
        </w:rPr>
        <w:t>There were three relevant demographics questions</w:t>
      </w:r>
      <w:r w:rsidR="00115FAB">
        <w:rPr>
          <w:lang w:val="en-US"/>
        </w:rPr>
        <w:t xml:space="preserve"> for the users</w:t>
      </w:r>
      <w:r>
        <w:rPr>
          <w:lang w:val="en-US"/>
        </w:rPr>
        <w:t>; age, English reading / listening level, and level of openness towards using machine learning in their decision-making process. Age can influence how accustomed someone is towards technology, or how well they can learn new things</w:t>
      </w:r>
      <w:r w:rsidR="00D0503A">
        <w:rPr>
          <w:lang w:val="en-US"/>
        </w:rPr>
        <w:t xml:space="preserve"> </w:t>
      </w:r>
      <w:r w:rsidR="00D0503A">
        <w:rPr>
          <w:lang w:val="en-US"/>
        </w:rPr>
        <w:fldChar w:fldCharType="begin"/>
      </w:r>
      <w:r w:rsidR="00D0503A">
        <w:rPr>
          <w:lang w:val="en-US"/>
        </w:rPr>
        <w:instrText xml:space="preserve"> ADDIN EN.CITE &lt;EndNote&gt;&lt;Cite&gt;&lt;Author&gt;Rojas-Mendez&lt;/Author&gt;&lt;Year&gt;2017&lt;/Year&gt;&lt;RecNum&gt;229&lt;/RecNum&gt;&lt;DisplayText&gt;[30]&lt;/DisplayText&gt;&lt;record&gt;&lt;rec-number&gt;229&lt;/rec-number&gt;&lt;foreign-keys&gt;&lt;key app="EN" db-id="p22005xv5srwpxeed275s99yfvez9tfr995s" timestamp="1622030891"&gt;229&lt;/key&gt;&lt;/foreign-keys&gt;&lt;ref-type name="Journal Article"&gt;17&lt;/ref-type&gt;&lt;contributors&gt;&lt;authors&gt;&lt;author&gt;Rojas-Mendez, Jose&lt;/author&gt;&lt;author&gt;Parasuraman, A.&lt;/author&gt;&lt;author&gt;Papadopoulos, Nicolas&lt;/author&gt;&lt;/authors&gt;&lt;/contributors&gt;&lt;titles&gt;&lt;title&gt;Demographics, attitudes, and technology readiness: A cross-cultural analysis and model validation&lt;/title&gt;&lt;secondary-title&gt;Marketing Intelligence &amp;amp; Planning&lt;/secondary-title&gt;&lt;/titles&gt;&lt;periodical&gt;&lt;full-title&gt;Marketing Intelligence &amp;amp; Planning&lt;/full-title&gt;&lt;/periodical&gt;&lt;pages&gt;18-39&lt;/pages&gt;&lt;volume&gt;35&lt;/volume&gt;&lt;dates&gt;&lt;year&gt;2017&lt;/year&gt;&lt;pub-dates&gt;&lt;date&gt;02/06&lt;/date&gt;&lt;/pub-dates&gt;&lt;/dates&gt;&lt;urls&gt;&lt;/urls&gt;&lt;electronic-resource-num&gt;10.1108/MIP-08-2015-0163&lt;/electronic-resource-num&gt;&lt;/record&gt;&lt;/Cite&gt;&lt;/EndNote&gt;</w:instrText>
      </w:r>
      <w:r w:rsidR="00D0503A">
        <w:rPr>
          <w:lang w:val="en-US"/>
        </w:rPr>
        <w:fldChar w:fldCharType="separate"/>
      </w:r>
      <w:r w:rsidR="00D0503A">
        <w:rPr>
          <w:noProof/>
          <w:lang w:val="en-US"/>
        </w:rPr>
        <w:t>[30]</w:t>
      </w:r>
      <w:r w:rsidR="00D0503A">
        <w:rPr>
          <w:lang w:val="en-US"/>
        </w:rPr>
        <w:fldChar w:fldCharType="end"/>
      </w:r>
      <w:r>
        <w:rPr>
          <w:lang w:val="en-US"/>
        </w:rPr>
        <w:t>.</w:t>
      </w:r>
      <w:r w:rsidR="00D0503A">
        <w:rPr>
          <w:lang w:val="en-US"/>
        </w:rPr>
        <w:t xml:space="preserve"> Therefore, we found it useful to gather this information. The survey was created in English to help with the analysis of the results. We were informed that the users understand English well, as they read scientific literature. To ensure that this is indeed the case, we added a question about their English reading and listening level. Lastly, colleagues remarked that some people might be morally opposed to any sort of AI, and therefore might fill in the survey with a negative attitude. Therefore, we asked about their attitude towards using AI beforehand to map out any bias they might have.</w:t>
      </w:r>
    </w:p>
    <w:p w14:paraId="274A6EE4" w14:textId="77777777" w:rsidR="00ED19A5" w:rsidRDefault="00ED19A5" w:rsidP="00AA7DFA">
      <w:pPr>
        <w:jc w:val="both"/>
        <w:rPr>
          <w:rFonts w:asciiTheme="majorHAnsi" w:eastAsiaTheme="majorEastAsia" w:hAnsiTheme="majorHAnsi" w:cstheme="majorBidi"/>
          <w:color w:val="1F3763" w:themeColor="accent1" w:themeShade="7F"/>
          <w:sz w:val="24"/>
          <w:szCs w:val="24"/>
          <w:lang w:val="en-US"/>
        </w:rPr>
      </w:pPr>
      <w:r>
        <w:rPr>
          <w:lang w:val="en-US"/>
        </w:rPr>
        <w:br w:type="page"/>
      </w:r>
    </w:p>
    <w:p w14:paraId="1965D1ED" w14:textId="3E0029A5" w:rsidR="00D0503A" w:rsidRDefault="00D0503A" w:rsidP="00AA7DFA">
      <w:pPr>
        <w:pStyle w:val="Kop3"/>
        <w:jc w:val="both"/>
        <w:rPr>
          <w:lang w:val="en-US"/>
        </w:rPr>
      </w:pPr>
      <w:bookmarkStart w:id="134" w:name="_Toc73486331"/>
      <w:r>
        <w:rPr>
          <w:lang w:val="en-US"/>
        </w:rPr>
        <w:lastRenderedPageBreak/>
        <w:t>5.2.1 Demographics results</w:t>
      </w:r>
      <w:bookmarkEnd w:id="134"/>
    </w:p>
    <w:p w14:paraId="327059C5" w14:textId="75943E0F" w:rsidR="00115FAB" w:rsidRDefault="00115FAB" w:rsidP="003C17C4">
      <w:pPr>
        <w:pStyle w:val="Geenafstand"/>
      </w:pPr>
      <w:r>
        <w:t>A</w:t>
      </w:r>
      <w:r w:rsidR="00ED19A5">
        <w:t xml:space="preserve"> variety of different</w:t>
      </w:r>
      <w:r>
        <w:t xml:space="preserve"> people participated, with</w:t>
      </w:r>
      <w:r w:rsidR="00ED19A5">
        <w:t xml:space="preserve"> ages</w:t>
      </w:r>
      <w:r w:rsidR="00DD74F8">
        <w:t xml:space="preserve"> spread over the youngest four groups </w:t>
      </w:r>
      <w:r>
        <w:t xml:space="preserve">as </w:t>
      </w:r>
      <w:r w:rsidR="00DD74F8">
        <w:t xml:space="preserve">can be seen in </w:t>
      </w:r>
      <w:r w:rsidR="00DD74F8">
        <w:fldChar w:fldCharType="begin"/>
      </w:r>
      <w:r w:rsidR="00DD74F8">
        <w:instrText xml:space="preserve"> REF _Ref72932022 \h </w:instrText>
      </w:r>
      <w:r w:rsidR="00AA7DFA">
        <w:instrText xml:space="preserve"> \* MERGEFORMAT </w:instrText>
      </w:r>
      <w:r w:rsidR="00DD74F8">
        <w:fldChar w:fldCharType="separate"/>
      </w:r>
      <w:r w:rsidRPr="00115FAB">
        <w:t xml:space="preserve">Figure </w:t>
      </w:r>
      <w:r w:rsidRPr="00115FAB">
        <w:rPr>
          <w:noProof/>
        </w:rPr>
        <w:t>12</w:t>
      </w:r>
      <w:r w:rsidR="00DD74F8">
        <w:fldChar w:fldCharType="end"/>
      </w:r>
      <w:r w:rsidR="00DD74F8">
        <w:t>.</w:t>
      </w:r>
    </w:p>
    <w:p w14:paraId="12F9097D" w14:textId="1CC7A778" w:rsidR="00ED19A5" w:rsidRPr="00AA7DFA" w:rsidRDefault="00ED19A5" w:rsidP="003C17C4">
      <w:pPr>
        <w:pStyle w:val="Geenafstand"/>
      </w:pPr>
      <w:r w:rsidRPr="00ED19A5">
        <w:rPr>
          <w:noProof/>
        </w:rPr>
        <w:t xml:space="preserve"> </w:t>
      </w:r>
      <w:r>
        <w:rPr>
          <w:noProof/>
        </w:rPr>
        <w:drawing>
          <wp:inline distT="0" distB="0" distL="0" distR="0" wp14:anchorId="6F2AADFB" wp14:editId="5F2BD727">
            <wp:extent cx="5287471" cy="1606550"/>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1483" b="6265"/>
                    <a:stretch/>
                  </pic:blipFill>
                  <pic:spPr bwMode="auto">
                    <a:xfrm>
                      <a:off x="0" y="0"/>
                      <a:ext cx="5296117" cy="1609177"/>
                    </a:xfrm>
                    <a:prstGeom prst="rect">
                      <a:avLst/>
                    </a:prstGeom>
                    <a:noFill/>
                    <a:ln>
                      <a:noFill/>
                    </a:ln>
                    <a:extLst>
                      <a:ext uri="{53640926-AAD7-44D8-BBD7-CCE9431645EC}">
                        <a14:shadowObscured xmlns:a14="http://schemas.microsoft.com/office/drawing/2010/main"/>
                      </a:ext>
                    </a:extLst>
                  </pic:spPr>
                </pic:pic>
              </a:graphicData>
            </a:graphic>
          </wp:inline>
        </w:drawing>
      </w:r>
    </w:p>
    <w:p w14:paraId="75A27B26" w14:textId="6EE01FAD" w:rsidR="00ED19A5" w:rsidRPr="00115FAB" w:rsidRDefault="00ED19A5" w:rsidP="00AA7DFA">
      <w:pPr>
        <w:pStyle w:val="Bijschrift"/>
        <w:jc w:val="both"/>
        <w:rPr>
          <w:i w:val="0"/>
          <w:iCs w:val="0"/>
          <w:lang w:val="en-US"/>
        </w:rPr>
      </w:pPr>
      <w:bookmarkStart w:id="135" w:name="_Ref72932022"/>
      <w:r w:rsidRPr="00115FAB">
        <w:rPr>
          <w:i w:val="0"/>
          <w:iCs w:val="0"/>
          <w:lang w:val="en-US"/>
        </w:rPr>
        <w:t xml:space="preserve">Figure </w:t>
      </w:r>
      <w:r w:rsidRPr="00115FAB">
        <w:rPr>
          <w:i w:val="0"/>
          <w:iCs w:val="0"/>
        </w:rPr>
        <w:fldChar w:fldCharType="begin"/>
      </w:r>
      <w:r w:rsidRPr="00115FAB">
        <w:rPr>
          <w:i w:val="0"/>
          <w:iCs w:val="0"/>
          <w:lang w:val="en-US"/>
        </w:rPr>
        <w:instrText xml:space="preserve"> SEQ Figure \* ARABIC </w:instrText>
      </w:r>
      <w:r w:rsidRPr="00115FAB">
        <w:rPr>
          <w:i w:val="0"/>
          <w:iCs w:val="0"/>
        </w:rPr>
        <w:fldChar w:fldCharType="separate"/>
      </w:r>
      <w:r w:rsidR="00115FAB">
        <w:rPr>
          <w:i w:val="0"/>
          <w:iCs w:val="0"/>
          <w:noProof/>
          <w:lang w:val="en-US"/>
        </w:rPr>
        <w:t>12</w:t>
      </w:r>
      <w:r w:rsidRPr="00115FAB">
        <w:rPr>
          <w:i w:val="0"/>
          <w:iCs w:val="0"/>
        </w:rPr>
        <w:fldChar w:fldCharType="end"/>
      </w:r>
      <w:bookmarkEnd w:id="135"/>
      <w:r w:rsidRPr="00115FAB">
        <w:rPr>
          <w:i w:val="0"/>
          <w:iCs w:val="0"/>
          <w:lang w:val="en-US"/>
        </w:rPr>
        <w:t>: Age demographic answers.</w:t>
      </w:r>
    </w:p>
    <w:p w14:paraId="1ECF9321" w14:textId="44B4A477" w:rsidR="00DD74F8" w:rsidRPr="009625D3" w:rsidRDefault="00DD74F8" w:rsidP="00115FAB">
      <w:pPr>
        <w:rPr>
          <w:lang w:val="en-US"/>
        </w:rPr>
      </w:pPr>
      <w:r w:rsidRPr="00115FAB">
        <w:rPr>
          <w:lang w:val="en-US"/>
        </w:rPr>
        <w:t>When it comes to English reading and listening ability, every person deem</w:t>
      </w:r>
      <w:r w:rsidR="00354A49">
        <w:rPr>
          <w:lang w:val="en-US"/>
        </w:rPr>
        <w:t>ed</w:t>
      </w:r>
      <w:r w:rsidRPr="00115FAB">
        <w:rPr>
          <w:lang w:val="en-US"/>
        </w:rPr>
        <w:t xml:space="preserve"> themselves at least above average which we think is suitable for the survey</w:t>
      </w:r>
      <w:r w:rsidR="00354A49">
        <w:rPr>
          <w:lang w:val="en-US"/>
        </w:rPr>
        <w:t xml:space="preserve"> (see</w:t>
      </w:r>
      <w:r w:rsidR="00354A49" w:rsidRPr="00354A49">
        <w:rPr>
          <w:lang w:val="en-US"/>
        </w:rPr>
        <w:t xml:space="preserve"> </w:t>
      </w:r>
      <w:r w:rsidR="00354A49" w:rsidRPr="00354A49">
        <w:rPr>
          <w:lang w:val="en-US"/>
        </w:rPr>
        <w:fldChar w:fldCharType="begin"/>
      </w:r>
      <w:r w:rsidR="00354A49" w:rsidRPr="00354A49">
        <w:rPr>
          <w:lang w:val="en-US"/>
        </w:rPr>
        <w:instrText xml:space="preserve"> REF _Ref73483369 \h  \* MERGEFORMAT </w:instrText>
      </w:r>
      <w:r w:rsidR="00354A49" w:rsidRPr="00354A49">
        <w:rPr>
          <w:lang w:val="en-US"/>
        </w:rPr>
      </w:r>
      <w:r w:rsidR="00354A49" w:rsidRPr="00354A49">
        <w:rPr>
          <w:lang w:val="en-US"/>
        </w:rPr>
        <w:fldChar w:fldCharType="separate"/>
      </w:r>
      <w:r w:rsidR="00354A49" w:rsidRPr="00354A49">
        <w:rPr>
          <w:lang w:val="en-US"/>
        </w:rPr>
        <w:t xml:space="preserve">Figure </w:t>
      </w:r>
      <w:r w:rsidR="00354A49" w:rsidRPr="00354A49">
        <w:rPr>
          <w:noProof/>
          <w:lang w:val="en-US"/>
        </w:rPr>
        <w:t>13</w:t>
      </w:r>
      <w:r w:rsidR="00354A49" w:rsidRPr="00354A49">
        <w:rPr>
          <w:lang w:val="en-US"/>
        </w:rPr>
        <w:fldChar w:fldCharType="end"/>
      </w:r>
      <w:r w:rsidR="00354A49">
        <w:rPr>
          <w:lang w:val="en-US"/>
        </w:rPr>
        <w:t>)</w:t>
      </w:r>
      <w:r w:rsidRPr="00115FAB">
        <w:rPr>
          <w:lang w:val="en-US"/>
        </w:rPr>
        <w:t>.</w:t>
      </w:r>
      <w:r>
        <w:rPr>
          <w:noProof/>
          <w:lang w:val="en-US"/>
        </w:rPr>
        <w:drawing>
          <wp:inline distT="0" distB="0" distL="0" distR="0" wp14:anchorId="2F93E80F" wp14:editId="4359F40F">
            <wp:extent cx="5394960" cy="223362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2954"/>
                    <a:stretch/>
                  </pic:blipFill>
                  <pic:spPr bwMode="auto">
                    <a:xfrm>
                      <a:off x="0" y="0"/>
                      <a:ext cx="5406809" cy="2238534"/>
                    </a:xfrm>
                    <a:prstGeom prst="rect">
                      <a:avLst/>
                    </a:prstGeom>
                    <a:noFill/>
                    <a:ln>
                      <a:noFill/>
                    </a:ln>
                    <a:extLst>
                      <a:ext uri="{53640926-AAD7-44D8-BBD7-CCE9431645EC}">
                        <a14:shadowObscured xmlns:a14="http://schemas.microsoft.com/office/drawing/2010/main"/>
                      </a:ext>
                    </a:extLst>
                  </pic:spPr>
                </pic:pic>
              </a:graphicData>
            </a:graphic>
          </wp:inline>
        </w:drawing>
      </w:r>
    </w:p>
    <w:p w14:paraId="1A06B3E0" w14:textId="01867C5D" w:rsidR="00DD74F8" w:rsidRPr="00115FAB" w:rsidRDefault="00DD74F8" w:rsidP="00AA7DFA">
      <w:pPr>
        <w:pStyle w:val="Bijschrift"/>
        <w:jc w:val="both"/>
        <w:rPr>
          <w:i w:val="0"/>
          <w:iCs w:val="0"/>
          <w:lang w:val="en-US"/>
        </w:rPr>
      </w:pPr>
      <w:bookmarkStart w:id="136" w:name="_Ref73483369"/>
      <w:bookmarkStart w:id="137" w:name="_Ref73483364"/>
      <w:r w:rsidRPr="00115FAB">
        <w:rPr>
          <w:i w:val="0"/>
          <w:iCs w:val="0"/>
          <w:lang w:val="en-US"/>
        </w:rPr>
        <w:t xml:space="preserve">Figure </w:t>
      </w:r>
      <w:r w:rsidRPr="00115FAB">
        <w:rPr>
          <w:i w:val="0"/>
          <w:iCs w:val="0"/>
        </w:rPr>
        <w:fldChar w:fldCharType="begin"/>
      </w:r>
      <w:r w:rsidRPr="00115FAB">
        <w:rPr>
          <w:i w:val="0"/>
          <w:iCs w:val="0"/>
          <w:lang w:val="en-US"/>
        </w:rPr>
        <w:instrText xml:space="preserve"> SEQ Figure \* ARABIC </w:instrText>
      </w:r>
      <w:r w:rsidRPr="00115FAB">
        <w:rPr>
          <w:i w:val="0"/>
          <w:iCs w:val="0"/>
        </w:rPr>
        <w:fldChar w:fldCharType="separate"/>
      </w:r>
      <w:r w:rsidR="00A15B7F" w:rsidRPr="00115FAB">
        <w:rPr>
          <w:i w:val="0"/>
          <w:iCs w:val="0"/>
          <w:noProof/>
          <w:lang w:val="en-US"/>
        </w:rPr>
        <w:t>13</w:t>
      </w:r>
      <w:r w:rsidRPr="00115FAB">
        <w:rPr>
          <w:i w:val="0"/>
          <w:iCs w:val="0"/>
        </w:rPr>
        <w:fldChar w:fldCharType="end"/>
      </w:r>
      <w:bookmarkEnd w:id="136"/>
      <w:r w:rsidRPr="00115FAB">
        <w:rPr>
          <w:i w:val="0"/>
          <w:iCs w:val="0"/>
          <w:lang w:val="en-US"/>
        </w:rPr>
        <w:t>: English level answers.</w:t>
      </w:r>
      <w:bookmarkEnd w:id="137"/>
    </w:p>
    <w:p w14:paraId="3F5615A6" w14:textId="5FC96866" w:rsidR="00DD74F8" w:rsidRPr="00115FAB" w:rsidRDefault="00DD74F8" w:rsidP="00115FAB">
      <w:pPr>
        <w:keepNext/>
        <w:rPr>
          <w:lang w:val="en-US"/>
        </w:rPr>
      </w:pPr>
      <w:r w:rsidRPr="00115FAB">
        <w:rPr>
          <w:lang w:val="en-US"/>
        </w:rPr>
        <w:t>All participants have a positive perception of machine learning as a support tool for their decision-making process, so no upfront negativity was measured</w:t>
      </w:r>
      <w:r w:rsidR="00354A49">
        <w:rPr>
          <w:lang w:val="en-US"/>
        </w:rPr>
        <w:t xml:space="preserve"> (see </w:t>
      </w:r>
      <w:r w:rsidR="00354A49" w:rsidRPr="00354A49">
        <w:rPr>
          <w:lang w:val="en-US"/>
        </w:rPr>
        <w:fldChar w:fldCharType="begin"/>
      </w:r>
      <w:r w:rsidR="00354A49" w:rsidRPr="00354A49">
        <w:rPr>
          <w:lang w:val="en-US"/>
        </w:rPr>
        <w:instrText xml:space="preserve"> REF _Ref73483400 \h  \* MERGEFORMAT </w:instrText>
      </w:r>
      <w:r w:rsidR="00354A49" w:rsidRPr="00354A49">
        <w:rPr>
          <w:lang w:val="en-US"/>
        </w:rPr>
      </w:r>
      <w:r w:rsidR="00354A49" w:rsidRPr="00354A49">
        <w:rPr>
          <w:lang w:val="en-US"/>
        </w:rPr>
        <w:fldChar w:fldCharType="separate"/>
      </w:r>
      <w:r w:rsidR="00354A49" w:rsidRPr="00354A49">
        <w:rPr>
          <w:lang w:val="en-US"/>
        </w:rPr>
        <w:t xml:space="preserve">Figure </w:t>
      </w:r>
      <w:r w:rsidR="00354A49" w:rsidRPr="00354A49">
        <w:rPr>
          <w:noProof/>
          <w:lang w:val="en-US"/>
        </w:rPr>
        <w:t>14</w:t>
      </w:r>
      <w:r w:rsidR="00354A49" w:rsidRPr="00354A49">
        <w:rPr>
          <w:lang w:val="en-US"/>
        </w:rPr>
        <w:fldChar w:fldCharType="end"/>
      </w:r>
      <w:r w:rsidR="00354A49">
        <w:rPr>
          <w:lang w:val="en-US"/>
        </w:rPr>
        <w:t>)</w:t>
      </w:r>
      <w:r w:rsidRPr="00115FAB">
        <w:rPr>
          <w:lang w:val="en-US"/>
        </w:rPr>
        <w:t>.</w:t>
      </w:r>
      <w:r w:rsidRPr="00115FAB">
        <w:rPr>
          <w:noProof/>
          <w:lang w:val="en-US"/>
        </w:rPr>
        <w:drawing>
          <wp:inline distT="0" distB="0" distL="0" distR="0" wp14:anchorId="72A2FB37" wp14:editId="510F2759">
            <wp:extent cx="5394960" cy="2304990"/>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163" b="11796"/>
                    <a:stretch/>
                  </pic:blipFill>
                  <pic:spPr bwMode="auto">
                    <a:xfrm>
                      <a:off x="0" y="0"/>
                      <a:ext cx="5413724" cy="2313007"/>
                    </a:xfrm>
                    <a:prstGeom prst="rect">
                      <a:avLst/>
                    </a:prstGeom>
                    <a:noFill/>
                    <a:ln>
                      <a:noFill/>
                    </a:ln>
                    <a:extLst>
                      <a:ext uri="{53640926-AAD7-44D8-BBD7-CCE9431645EC}">
                        <a14:shadowObscured xmlns:a14="http://schemas.microsoft.com/office/drawing/2010/main"/>
                      </a:ext>
                    </a:extLst>
                  </pic:spPr>
                </pic:pic>
              </a:graphicData>
            </a:graphic>
          </wp:inline>
        </w:drawing>
      </w:r>
    </w:p>
    <w:p w14:paraId="1EFACAC0" w14:textId="034E08F2" w:rsidR="00DD74F8" w:rsidRPr="00115FAB" w:rsidRDefault="00DD74F8" w:rsidP="00AA7DFA">
      <w:pPr>
        <w:pStyle w:val="Bijschrift"/>
        <w:jc w:val="both"/>
        <w:rPr>
          <w:i w:val="0"/>
          <w:iCs w:val="0"/>
          <w:lang w:val="en-US"/>
        </w:rPr>
      </w:pPr>
      <w:bookmarkStart w:id="138" w:name="_Ref73483400"/>
      <w:r w:rsidRPr="00115FAB">
        <w:rPr>
          <w:i w:val="0"/>
          <w:iCs w:val="0"/>
          <w:lang w:val="en-US"/>
        </w:rPr>
        <w:t xml:space="preserve">Figure </w:t>
      </w:r>
      <w:r w:rsidRPr="00115FAB">
        <w:rPr>
          <w:i w:val="0"/>
          <w:iCs w:val="0"/>
        </w:rPr>
        <w:fldChar w:fldCharType="begin"/>
      </w:r>
      <w:r w:rsidRPr="00115FAB">
        <w:rPr>
          <w:i w:val="0"/>
          <w:iCs w:val="0"/>
          <w:lang w:val="en-US"/>
        </w:rPr>
        <w:instrText xml:space="preserve"> SEQ Figure \* ARABIC </w:instrText>
      </w:r>
      <w:r w:rsidRPr="00115FAB">
        <w:rPr>
          <w:i w:val="0"/>
          <w:iCs w:val="0"/>
        </w:rPr>
        <w:fldChar w:fldCharType="separate"/>
      </w:r>
      <w:r w:rsidR="00A15B7F" w:rsidRPr="00115FAB">
        <w:rPr>
          <w:i w:val="0"/>
          <w:iCs w:val="0"/>
          <w:noProof/>
          <w:lang w:val="en-US"/>
        </w:rPr>
        <w:t>14</w:t>
      </w:r>
      <w:r w:rsidRPr="00115FAB">
        <w:rPr>
          <w:i w:val="0"/>
          <w:iCs w:val="0"/>
        </w:rPr>
        <w:fldChar w:fldCharType="end"/>
      </w:r>
      <w:bookmarkEnd w:id="138"/>
      <w:r w:rsidRPr="00115FAB">
        <w:rPr>
          <w:i w:val="0"/>
          <w:iCs w:val="0"/>
          <w:lang w:val="en-US"/>
        </w:rPr>
        <w:t>: Attitude towards machine learning answers.</w:t>
      </w:r>
    </w:p>
    <w:p w14:paraId="2BA9A5DA" w14:textId="44B2EE33" w:rsidR="00111BE1" w:rsidRDefault="00115FAB" w:rsidP="00AA7DFA">
      <w:pPr>
        <w:jc w:val="both"/>
        <w:rPr>
          <w:lang w:val="en-US"/>
        </w:rPr>
      </w:pPr>
      <w:r>
        <w:rPr>
          <w:lang w:val="en-US"/>
        </w:rPr>
        <w:t>No surprising results or particular correlations between the demographics and given answers were found.</w:t>
      </w:r>
    </w:p>
    <w:p w14:paraId="5A0EFA58" w14:textId="0E811721" w:rsidR="00111BE1" w:rsidRDefault="00DD74F8" w:rsidP="00AA7DFA">
      <w:pPr>
        <w:pStyle w:val="Kop2"/>
        <w:jc w:val="both"/>
        <w:rPr>
          <w:lang w:val="en-US"/>
        </w:rPr>
      </w:pPr>
      <w:bookmarkStart w:id="139" w:name="_Toc73486332"/>
      <w:r>
        <w:rPr>
          <w:lang w:val="en-US"/>
        </w:rPr>
        <w:lastRenderedPageBreak/>
        <w:t>5.3 Introduction to explanations</w:t>
      </w:r>
      <w:bookmarkEnd w:id="139"/>
    </w:p>
    <w:p w14:paraId="3007B9EC" w14:textId="58FF76A5" w:rsidR="00914115" w:rsidRDefault="00DD74F8" w:rsidP="00AA7DFA">
      <w:pPr>
        <w:jc w:val="both"/>
        <w:rPr>
          <w:lang w:val="en-US"/>
        </w:rPr>
      </w:pPr>
      <w:r>
        <w:rPr>
          <w:lang w:val="en-US"/>
        </w:rPr>
        <w:t xml:space="preserve">This section </w:t>
      </w:r>
      <w:r w:rsidR="00914115">
        <w:rPr>
          <w:lang w:val="en-US"/>
        </w:rPr>
        <w:t>was used to introduce the SHAP force plot, counterfactual table, and compound explanation to the users. It included two disclaimers.</w:t>
      </w:r>
    </w:p>
    <w:p w14:paraId="7CF5663E" w14:textId="4643B89D" w:rsidR="00DD74F8" w:rsidRDefault="00914115" w:rsidP="00AA7DFA">
      <w:pPr>
        <w:jc w:val="both"/>
        <w:rPr>
          <w:lang w:val="en-US"/>
        </w:rPr>
      </w:pPr>
      <w:r>
        <w:rPr>
          <w:lang w:val="en-US"/>
        </w:rPr>
        <w:t xml:space="preserve">The first </w:t>
      </w:r>
      <w:r w:rsidR="003E2039">
        <w:rPr>
          <w:lang w:val="en-US"/>
        </w:rPr>
        <w:t xml:space="preserve">disclaimer </w:t>
      </w:r>
      <w:r>
        <w:rPr>
          <w:lang w:val="en-US"/>
        </w:rPr>
        <w:t>concerns the fact that these explanations were meant to be consulted in a standalone fashion. They do not test how well the user can determine the NOC; they test if users can understand the way the machine learning model makes decisions. However, we understood that some users have some aversion to solely rely on the machine learning model and explanations, and might want to look at the profile anyways.</w:t>
      </w:r>
      <w:r w:rsidR="00DD74F8">
        <w:rPr>
          <w:lang w:val="en-US"/>
        </w:rPr>
        <w:t xml:space="preserve"> </w:t>
      </w:r>
      <w:r>
        <w:rPr>
          <w:lang w:val="en-US"/>
        </w:rPr>
        <w:t>For these users, we added the profiles in their analysis software DNAxs and told them they were free to consult the profile if they do so desire.</w:t>
      </w:r>
    </w:p>
    <w:p w14:paraId="1A2EC5B1" w14:textId="13927860" w:rsidR="00914115" w:rsidRDefault="00914115" w:rsidP="00AA7DFA">
      <w:pPr>
        <w:jc w:val="both"/>
        <w:rPr>
          <w:lang w:val="en-US"/>
        </w:rPr>
      </w:pPr>
      <w:r>
        <w:rPr>
          <w:lang w:val="en-US"/>
        </w:rPr>
        <w:t>Secondly, t</w:t>
      </w:r>
      <w:r w:rsidRPr="007C7ADB">
        <w:rPr>
          <w:lang w:val="en-US"/>
        </w:rPr>
        <w:t xml:space="preserve">he </w:t>
      </w:r>
      <w:r w:rsidR="00CA44D1">
        <w:rPr>
          <w:lang w:val="en-US"/>
        </w:rPr>
        <w:t>DNA experts</w:t>
      </w:r>
      <w:r w:rsidRPr="007C7ADB">
        <w:rPr>
          <w:lang w:val="en-US"/>
        </w:rPr>
        <w:t xml:space="preserve"> have repeatedly expressed that they do not understand many of the current 19 features, or how they contribute to making a prediction of the NOC. As such, we had to instruct the users to focus only on a few features. Some of the features are familiar to the users; the </w:t>
      </w:r>
      <w:r w:rsidRPr="007C7ADB">
        <w:rPr>
          <w:i/>
          <w:iCs/>
          <w:lang w:val="en-US"/>
        </w:rPr>
        <w:t>TAC</w:t>
      </w:r>
      <w:r w:rsidRPr="007C7ADB">
        <w:rPr>
          <w:lang w:val="en-US"/>
        </w:rPr>
        <w:t xml:space="preserve"> and the </w:t>
      </w:r>
      <w:r w:rsidRPr="007C7ADB">
        <w:rPr>
          <w:i/>
          <w:iCs/>
          <w:lang w:val="en-US"/>
        </w:rPr>
        <w:t>MAC</w:t>
      </w:r>
      <w:r w:rsidRPr="007C7ADB">
        <w:rPr>
          <w:lang w:val="en-US"/>
        </w:rPr>
        <w:t xml:space="preserve">. Others are quite simple to understand, such as </w:t>
      </w:r>
      <w:r w:rsidRPr="007C7ADB">
        <w:rPr>
          <w:i/>
          <w:iCs/>
          <w:lang w:val="en-US"/>
        </w:rPr>
        <w:t>Loci with 5-6 alleles</w:t>
      </w:r>
      <w:r w:rsidRPr="007C7ADB">
        <w:rPr>
          <w:lang w:val="en-US"/>
        </w:rPr>
        <w:t xml:space="preserve">, which represents the number of alleles with 5 or 6 alleles. Some features give an impression of quality of the profile; more </w:t>
      </w:r>
      <w:r w:rsidRPr="007C7ADB">
        <w:rPr>
          <w:i/>
          <w:iCs/>
          <w:lang w:val="en-US"/>
        </w:rPr>
        <w:t xml:space="preserve">Peaks below 800 RFU </w:t>
      </w:r>
      <w:r w:rsidRPr="007C7ADB">
        <w:rPr>
          <w:lang w:val="en-US"/>
        </w:rPr>
        <w:t xml:space="preserve">and </w:t>
      </w:r>
      <w:r w:rsidRPr="007C7ADB">
        <w:rPr>
          <w:i/>
          <w:iCs/>
          <w:lang w:val="en-US"/>
        </w:rPr>
        <w:t>Allele count variation</w:t>
      </w:r>
      <w:r w:rsidRPr="007C7ADB">
        <w:rPr>
          <w:lang w:val="en-US"/>
        </w:rPr>
        <w:t xml:space="preserve"> could indicate lower quality, and/or more drop-out.  For all locus-specific features, we told the users to view all of those as indications of the amount of information at each of those loci.</w:t>
      </w:r>
    </w:p>
    <w:p w14:paraId="232E9F56" w14:textId="319B7CBD" w:rsidR="00914115" w:rsidRDefault="00D04389" w:rsidP="00AA7DFA">
      <w:pPr>
        <w:jc w:val="both"/>
        <w:rPr>
          <w:lang w:val="en-US"/>
        </w:rPr>
      </w:pPr>
      <w:r>
        <w:rPr>
          <w:lang w:val="en-US"/>
        </w:rPr>
        <w:t>After the two disclaimers, users were presented with an introduction of the three explanations. For each type, we presented an image, an explanatory video, and a short summary of bullet points.</w:t>
      </w:r>
    </w:p>
    <w:p w14:paraId="73536310" w14:textId="7C7D9B4D" w:rsidR="00D04389" w:rsidRDefault="00D04389" w:rsidP="00AA7DFA">
      <w:pPr>
        <w:pStyle w:val="Kop3"/>
        <w:jc w:val="both"/>
        <w:rPr>
          <w:lang w:val="en-US"/>
        </w:rPr>
      </w:pPr>
      <w:bookmarkStart w:id="140" w:name="_Toc73486333"/>
      <w:r>
        <w:rPr>
          <w:lang w:val="en-US"/>
        </w:rPr>
        <w:t>5.3.1 SHAP</w:t>
      </w:r>
      <w:bookmarkEnd w:id="140"/>
    </w:p>
    <w:p w14:paraId="5B5CDE36" w14:textId="6676A205" w:rsidR="00D04389" w:rsidRDefault="00744BFC" w:rsidP="00AA7DFA">
      <w:pPr>
        <w:jc w:val="both"/>
        <w:rPr>
          <w:lang w:val="en-US"/>
        </w:rPr>
      </w:pPr>
      <w:r>
        <w:rPr>
          <w:lang w:val="en-US"/>
        </w:rPr>
        <w:fldChar w:fldCharType="begin"/>
      </w:r>
      <w:r>
        <w:rPr>
          <w:lang w:val="en-US"/>
        </w:rPr>
        <w:instrText xml:space="preserve"> REF _Ref72935042 \h </w:instrText>
      </w:r>
      <w:r w:rsidR="00AA7DFA">
        <w:rPr>
          <w:lang w:val="en-US"/>
        </w:rPr>
        <w:instrText xml:space="preserve"> \* MERGEFORMAT </w:instrText>
      </w:r>
      <w:r>
        <w:rPr>
          <w:lang w:val="en-US"/>
        </w:rPr>
      </w:r>
      <w:r>
        <w:rPr>
          <w:lang w:val="en-US"/>
        </w:rPr>
        <w:fldChar w:fldCharType="separate"/>
      </w:r>
      <w:r w:rsidRPr="00744BFC">
        <w:rPr>
          <w:lang w:val="en-US"/>
        </w:rPr>
        <w:t xml:space="preserve">Figure </w:t>
      </w:r>
      <w:r w:rsidRPr="00744BFC">
        <w:rPr>
          <w:noProof/>
          <w:lang w:val="en-US"/>
        </w:rPr>
        <w:t>15</w:t>
      </w:r>
      <w:r>
        <w:rPr>
          <w:lang w:val="en-US"/>
        </w:rPr>
        <w:fldChar w:fldCharType="end"/>
      </w:r>
      <w:r>
        <w:rPr>
          <w:lang w:val="en-US"/>
        </w:rPr>
        <w:t xml:space="preserve"> shows the SHAP force plot used for introduction.</w:t>
      </w:r>
    </w:p>
    <w:p w14:paraId="6F37EF0E" w14:textId="77777777" w:rsidR="00744BFC" w:rsidRDefault="00744BFC" w:rsidP="00AA7DFA">
      <w:pPr>
        <w:keepNext/>
        <w:jc w:val="both"/>
      </w:pPr>
      <w:r>
        <w:rPr>
          <w:noProof/>
          <w:lang w:val="en-US"/>
        </w:rPr>
        <w:drawing>
          <wp:inline distT="0" distB="0" distL="0" distR="0" wp14:anchorId="1CF3E8EF" wp14:editId="1E2E443F">
            <wp:extent cx="5753100" cy="646981"/>
            <wp:effectExtent l="0" t="0" r="0" b="127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13361"/>
                    <a:stretch/>
                  </pic:blipFill>
                  <pic:spPr bwMode="auto">
                    <a:xfrm>
                      <a:off x="0" y="0"/>
                      <a:ext cx="5753100" cy="646981"/>
                    </a:xfrm>
                    <a:prstGeom prst="rect">
                      <a:avLst/>
                    </a:prstGeom>
                    <a:noFill/>
                    <a:ln>
                      <a:noFill/>
                    </a:ln>
                    <a:extLst>
                      <a:ext uri="{53640926-AAD7-44D8-BBD7-CCE9431645EC}">
                        <a14:shadowObscured xmlns:a14="http://schemas.microsoft.com/office/drawing/2010/main"/>
                      </a:ext>
                    </a:extLst>
                  </pic:spPr>
                </pic:pic>
              </a:graphicData>
            </a:graphic>
          </wp:inline>
        </w:drawing>
      </w:r>
    </w:p>
    <w:p w14:paraId="0B0FFF5B" w14:textId="62C086D6" w:rsidR="00371284" w:rsidRPr="009C4119" w:rsidRDefault="00744BFC" w:rsidP="00AA7DFA">
      <w:pPr>
        <w:pStyle w:val="Bijschrift"/>
        <w:jc w:val="both"/>
        <w:rPr>
          <w:i w:val="0"/>
          <w:iCs w:val="0"/>
          <w:lang w:val="en-US"/>
        </w:rPr>
      </w:pPr>
      <w:bookmarkStart w:id="141" w:name="_Ref72935042"/>
      <w:r w:rsidRPr="009C4119">
        <w:rPr>
          <w:i w:val="0"/>
          <w:iCs w:val="0"/>
          <w:lang w:val="en-US"/>
        </w:rPr>
        <w:t xml:space="preserve">Figure </w:t>
      </w:r>
      <w:r w:rsidRPr="009C4119">
        <w:rPr>
          <w:i w:val="0"/>
          <w:iCs w:val="0"/>
        </w:rPr>
        <w:fldChar w:fldCharType="begin"/>
      </w:r>
      <w:r w:rsidRPr="009C4119">
        <w:rPr>
          <w:i w:val="0"/>
          <w:iCs w:val="0"/>
          <w:lang w:val="en-US"/>
        </w:rPr>
        <w:instrText xml:space="preserve"> SEQ Figure \* ARABIC </w:instrText>
      </w:r>
      <w:r w:rsidRPr="009C4119">
        <w:rPr>
          <w:i w:val="0"/>
          <w:iCs w:val="0"/>
        </w:rPr>
        <w:fldChar w:fldCharType="separate"/>
      </w:r>
      <w:r w:rsidR="009C4119" w:rsidRPr="009C4119">
        <w:rPr>
          <w:i w:val="0"/>
          <w:iCs w:val="0"/>
          <w:noProof/>
          <w:lang w:val="en-US"/>
        </w:rPr>
        <w:t>15</w:t>
      </w:r>
      <w:r w:rsidRPr="009C4119">
        <w:rPr>
          <w:i w:val="0"/>
          <w:iCs w:val="0"/>
        </w:rPr>
        <w:fldChar w:fldCharType="end"/>
      </w:r>
      <w:bookmarkEnd w:id="141"/>
      <w:r w:rsidRPr="009C4119">
        <w:rPr>
          <w:i w:val="0"/>
          <w:iCs w:val="0"/>
          <w:lang w:val="en-US"/>
        </w:rPr>
        <w:t>: SHAP force plot used for introduction.</w:t>
      </w:r>
    </w:p>
    <w:p w14:paraId="07B0492D" w14:textId="299E167B" w:rsidR="00371284" w:rsidRDefault="00371284" w:rsidP="009C4119">
      <w:pPr>
        <w:rPr>
          <w:lang w:val="en-US"/>
        </w:rPr>
      </w:pPr>
      <w:r w:rsidRPr="009C4119">
        <w:rPr>
          <w:lang w:val="en-US"/>
        </w:rPr>
        <w:t xml:space="preserve">The </w:t>
      </w:r>
      <w:r w:rsidR="00744BFC" w:rsidRPr="009C4119">
        <w:rPr>
          <w:lang w:val="en-US"/>
        </w:rPr>
        <w:t xml:space="preserve">introductory </w:t>
      </w:r>
      <w:r w:rsidRPr="009C4119">
        <w:rPr>
          <w:lang w:val="en-US"/>
        </w:rPr>
        <w:t xml:space="preserve">video can be watched from </w:t>
      </w:r>
      <w:r w:rsidR="009C4119">
        <w:rPr>
          <w:lang w:val="en-US"/>
        </w:rPr>
        <w:t>the following</w:t>
      </w:r>
      <w:r w:rsidRPr="009C4119">
        <w:rPr>
          <w:lang w:val="en-US"/>
        </w:rPr>
        <w:t xml:space="preserve"> YouTube link: </w:t>
      </w:r>
      <w:r w:rsidR="00262C09">
        <w:fldChar w:fldCharType="begin"/>
      </w:r>
      <w:r w:rsidR="00262C09" w:rsidRPr="00D65B07">
        <w:rPr>
          <w:lang w:val="en-GB"/>
          <w:rPrChange w:id="142" w:author="Jason van Breukelen | Nedcon Organisatieadvies" w:date="2021-06-02T15:49:00Z">
            <w:rPr/>
          </w:rPrChange>
        </w:rPr>
        <w:instrText xml:space="preserve"> HYPERLINK "https://www.youtube.com/watch?v=lysnLemJTfg" </w:instrText>
      </w:r>
      <w:r w:rsidR="00262C09">
        <w:fldChar w:fldCharType="separate"/>
      </w:r>
      <w:r w:rsidR="0081178E" w:rsidRPr="008B28B3">
        <w:rPr>
          <w:rStyle w:val="Hyperlink"/>
          <w:lang w:val="en-US"/>
        </w:rPr>
        <w:t>https://www.youtube.com/watch?v=lysnLemJTfg</w:t>
      </w:r>
      <w:r w:rsidR="00262C09">
        <w:rPr>
          <w:rStyle w:val="Hyperlink"/>
          <w:lang w:val="en-US"/>
        </w:rPr>
        <w:fldChar w:fldCharType="end"/>
      </w:r>
      <w:r>
        <w:rPr>
          <w:lang w:val="en-US"/>
        </w:rPr>
        <w:t xml:space="preserve"> </w:t>
      </w:r>
      <w:r w:rsidR="00744BFC">
        <w:rPr>
          <w:lang w:val="en-US"/>
        </w:rPr>
        <w:t>.</w:t>
      </w:r>
    </w:p>
    <w:p w14:paraId="18ED4E3A" w14:textId="6A498FCE" w:rsidR="00371284" w:rsidRDefault="00371284" w:rsidP="00AA7DFA">
      <w:pPr>
        <w:jc w:val="both"/>
        <w:rPr>
          <w:lang w:val="en-US"/>
        </w:rPr>
      </w:pPr>
      <w:r>
        <w:rPr>
          <w:lang w:val="en-US"/>
        </w:rPr>
        <w:t>The summary of the SHAP explanation</w:t>
      </w:r>
      <w:r w:rsidR="00744BFC">
        <w:rPr>
          <w:lang w:val="en-US"/>
        </w:rPr>
        <w:t xml:space="preserve"> consists of the following points</w:t>
      </w:r>
      <w:r>
        <w:rPr>
          <w:lang w:val="en-US"/>
        </w:rPr>
        <w:t xml:space="preserve">: </w:t>
      </w:r>
    </w:p>
    <w:p w14:paraId="03C04A2D" w14:textId="77777777" w:rsidR="00371284" w:rsidRDefault="00371284" w:rsidP="00AA7DFA">
      <w:pPr>
        <w:pStyle w:val="Lijstalinea"/>
        <w:numPr>
          <w:ilvl w:val="0"/>
          <w:numId w:val="11"/>
        </w:numPr>
        <w:jc w:val="both"/>
        <w:rPr>
          <w:lang w:val="en-US"/>
        </w:rPr>
      </w:pPr>
      <w:r w:rsidRPr="00371284">
        <w:rPr>
          <w:lang w:val="en-US"/>
        </w:rPr>
        <w:t>Shows which feature values of this profile the NOC tool used to make this prediction.</w:t>
      </w:r>
    </w:p>
    <w:p w14:paraId="2755A22D" w14:textId="77777777" w:rsidR="00371284" w:rsidRDefault="00371284" w:rsidP="00AA7DFA">
      <w:pPr>
        <w:pStyle w:val="Lijstalinea"/>
        <w:numPr>
          <w:ilvl w:val="0"/>
          <w:numId w:val="11"/>
        </w:numPr>
        <w:jc w:val="both"/>
        <w:rPr>
          <w:lang w:val="en-US"/>
        </w:rPr>
      </w:pPr>
      <w:r w:rsidRPr="00371284">
        <w:rPr>
          <w:lang w:val="en-US"/>
        </w:rPr>
        <w:t>Some values push the prediction down towards 1 or 2 (blue bars), while other values push the prediction up towards 4 or 5 (or more) (red bars). This is relation to the base value of 3.</w:t>
      </w:r>
    </w:p>
    <w:p w14:paraId="00B5A6CC" w14:textId="2EC9E088" w:rsidR="00371284" w:rsidRDefault="00371284" w:rsidP="00AA7DFA">
      <w:pPr>
        <w:pStyle w:val="Lijstalinea"/>
        <w:numPr>
          <w:ilvl w:val="0"/>
          <w:numId w:val="11"/>
        </w:numPr>
        <w:jc w:val="both"/>
        <w:rPr>
          <w:lang w:val="en-US"/>
        </w:rPr>
      </w:pPr>
      <w:r>
        <w:rPr>
          <w:lang w:val="en-US"/>
        </w:rPr>
        <w:t>Shows</w:t>
      </w:r>
      <w:r w:rsidRPr="00371284">
        <w:rPr>
          <w:lang w:val="en-US"/>
        </w:rPr>
        <w:t xml:space="preserve"> only information about the current profile and prediction.</w:t>
      </w:r>
    </w:p>
    <w:p w14:paraId="11B791A8" w14:textId="6EAF0F59" w:rsidR="00371284" w:rsidRDefault="00371284" w:rsidP="00AA7DFA">
      <w:pPr>
        <w:jc w:val="both"/>
        <w:rPr>
          <w:lang w:val="en-US"/>
        </w:rPr>
      </w:pPr>
      <w:r>
        <w:rPr>
          <w:lang w:val="en-US"/>
        </w:rPr>
        <w:t>The control question verified that users had read the summary and/or watched the video and understood that the values with red bar</w:t>
      </w:r>
      <w:r w:rsidR="00744BFC">
        <w:rPr>
          <w:lang w:val="en-US"/>
        </w:rPr>
        <w:t>s</w:t>
      </w:r>
      <w:r>
        <w:rPr>
          <w:lang w:val="en-US"/>
        </w:rPr>
        <w:t xml:space="preserve"> push the prediction up.</w:t>
      </w:r>
    </w:p>
    <w:p w14:paraId="33E7A61E" w14:textId="153DF3CD" w:rsidR="00371284" w:rsidRDefault="00371284" w:rsidP="00AA7DFA">
      <w:pPr>
        <w:jc w:val="both"/>
        <w:rPr>
          <w:lang w:val="en-US"/>
        </w:rPr>
      </w:pPr>
      <w:r w:rsidRPr="00371284">
        <w:rPr>
          <w:lang w:val="en-US"/>
        </w:rPr>
        <w:t>What is true about the SHAP explanation example we saw?</w:t>
      </w:r>
    </w:p>
    <w:p w14:paraId="04BEBDE4" w14:textId="2E56C00C" w:rsidR="00371284" w:rsidRPr="00F33DC8" w:rsidRDefault="00371284" w:rsidP="00AA7DFA">
      <w:pPr>
        <w:pStyle w:val="Lijstalinea"/>
        <w:numPr>
          <w:ilvl w:val="0"/>
          <w:numId w:val="29"/>
        </w:numPr>
        <w:jc w:val="both"/>
        <w:rPr>
          <w:b/>
          <w:bCs/>
          <w:lang w:val="en-US"/>
        </w:rPr>
      </w:pPr>
      <w:r w:rsidRPr="00F33DC8">
        <w:rPr>
          <w:b/>
          <w:bCs/>
          <w:lang w:val="en-US"/>
        </w:rPr>
        <w:t>The value of "Allele count variation = 0.9991" of this profile has caused the NOC tool to make a slightly higher prediction.</w:t>
      </w:r>
    </w:p>
    <w:p w14:paraId="51126599" w14:textId="510790F9" w:rsidR="00371284" w:rsidRPr="00371284" w:rsidRDefault="00371284" w:rsidP="00AA7DFA">
      <w:pPr>
        <w:pStyle w:val="Lijstalinea"/>
        <w:numPr>
          <w:ilvl w:val="0"/>
          <w:numId w:val="29"/>
        </w:numPr>
        <w:jc w:val="both"/>
        <w:rPr>
          <w:lang w:val="en-US"/>
        </w:rPr>
      </w:pPr>
      <w:r w:rsidRPr="00371284">
        <w:rPr>
          <w:lang w:val="en-US"/>
        </w:rPr>
        <w:t>The value of "Allele count variation = 0.9991" of this profile has caused the NOC tool to make a slightly lower prediction.</w:t>
      </w:r>
    </w:p>
    <w:p w14:paraId="226DDE5D" w14:textId="77777777" w:rsidR="00744BFC" w:rsidRDefault="00744BFC" w:rsidP="00AA7DFA">
      <w:pPr>
        <w:jc w:val="both"/>
        <w:rPr>
          <w:lang w:val="en-US"/>
        </w:rPr>
      </w:pPr>
      <w:r>
        <w:rPr>
          <w:lang w:val="en-US"/>
        </w:rPr>
        <w:t>All participants answered this question correctly.</w:t>
      </w:r>
    </w:p>
    <w:p w14:paraId="31244B90" w14:textId="77777777" w:rsidR="00744BFC" w:rsidRDefault="00744BFC" w:rsidP="00AA7DFA">
      <w:pPr>
        <w:pStyle w:val="Kop3"/>
        <w:jc w:val="both"/>
        <w:rPr>
          <w:lang w:val="en-US"/>
        </w:rPr>
      </w:pPr>
      <w:bookmarkStart w:id="143" w:name="_Toc73486334"/>
      <w:r>
        <w:rPr>
          <w:lang w:val="en-US"/>
        </w:rPr>
        <w:lastRenderedPageBreak/>
        <w:t>5.3.2 Counterfactual table</w:t>
      </w:r>
      <w:bookmarkEnd w:id="143"/>
    </w:p>
    <w:p w14:paraId="37A1B2AE" w14:textId="3FBBB62F" w:rsidR="00744BFC" w:rsidRDefault="00744BFC" w:rsidP="00AA7DFA">
      <w:pPr>
        <w:jc w:val="both"/>
        <w:rPr>
          <w:lang w:val="en-US"/>
        </w:rPr>
      </w:pPr>
      <w:r>
        <w:rPr>
          <w:lang w:val="en-US"/>
        </w:rPr>
        <w:fldChar w:fldCharType="begin"/>
      </w:r>
      <w:r>
        <w:rPr>
          <w:lang w:val="en-US"/>
        </w:rPr>
        <w:instrText xml:space="preserve"> REF _Ref72935229 \h </w:instrText>
      </w:r>
      <w:r w:rsidR="00AA7DFA">
        <w:rPr>
          <w:lang w:val="en-US"/>
        </w:rPr>
        <w:instrText xml:space="preserve"> \* MERGEFORMAT </w:instrText>
      </w:r>
      <w:r>
        <w:rPr>
          <w:lang w:val="en-US"/>
        </w:rPr>
      </w:r>
      <w:r>
        <w:rPr>
          <w:lang w:val="en-US"/>
        </w:rPr>
        <w:fldChar w:fldCharType="separate"/>
      </w:r>
      <w:r w:rsidRPr="00744BFC">
        <w:rPr>
          <w:lang w:val="en-US"/>
        </w:rPr>
        <w:t xml:space="preserve">Figure </w:t>
      </w:r>
      <w:r w:rsidRPr="00744BFC">
        <w:rPr>
          <w:noProof/>
          <w:lang w:val="en-US"/>
        </w:rPr>
        <w:t>16</w:t>
      </w:r>
      <w:r>
        <w:rPr>
          <w:lang w:val="en-US"/>
        </w:rPr>
        <w:fldChar w:fldCharType="end"/>
      </w:r>
      <w:r>
        <w:rPr>
          <w:lang w:val="en-US"/>
        </w:rPr>
        <w:t xml:space="preserve"> shows the counterfactual</w:t>
      </w:r>
      <w:r w:rsidR="00850E93">
        <w:rPr>
          <w:lang w:val="en-US"/>
        </w:rPr>
        <w:t xml:space="preserve"> (CF)</w:t>
      </w:r>
      <w:r>
        <w:rPr>
          <w:lang w:val="en-US"/>
        </w:rPr>
        <w:t xml:space="preserve"> table used for introduction.</w:t>
      </w:r>
    </w:p>
    <w:p w14:paraId="48FE5DCA" w14:textId="77777777" w:rsidR="00744BFC" w:rsidRDefault="00744BFC" w:rsidP="00AA7DFA">
      <w:pPr>
        <w:keepNext/>
        <w:jc w:val="both"/>
      </w:pPr>
      <w:r>
        <w:rPr>
          <w:noProof/>
          <w:lang w:val="en-US"/>
        </w:rPr>
        <w:drawing>
          <wp:inline distT="0" distB="0" distL="0" distR="0" wp14:anchorId="47FEE48D" wp14:editId="3C7F2669">
            <wp:extent cx="4600074" cy="28346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1346" cy="2841586"/>
                    </a:xfrm>
                    <a:prstGeom prst="rect">
                      <a:avLst/>
                    </a:prstGeom>
                    <a:noFill/>
                    <a:ln>
                      <a:noFill/>
                    </a:ln>
                  </pic:spPr>
                </pic:pic>
              </a:graphicData>
            </a:graphic>
          </wp:inline>
        </w:drawing>
      </w:r>
    </w:p>
    <w:p w14:paraId="6160E12D" w14:textId="4BA9C590" w:rsidR="00744BFC" w:rsidRPr="0081178E" w:rsidRDefault="00744BFC" w:rsidP="00AA7DFA">
      <w:pPr>
        <w:pStyle w:val="Bijschrift"/>
        <w:jc w:val="both"/>
        <w:rPr>
          <w:i w:val="0"/>
          <w:iCs w:val="0"/>
          <w:lang w:val="en-US"/>
        </w:rPr>
      </w:pPr>
      <w:bookmarkStart w:id="144" w:name="_Ref72935229"/>
      <w:r w:rsidRPr="0081178E">
        <w:rPr>
          <w:i w:val="0"/>
          <w:iCs w:val="0"/>
          <w:lang w:val="en-US"/>
        </w:rPr>
        <w:t xml:space="preserve">Figure </w:t>
      </w:r>
      <w:r w:rsidRPr="0081178E">
        <w:rPr>
          <w:i w:val="0"/>
          <w:iCs w:val="0"/>
        </w:rPr>
        <w:fldChar w:fldCharType="begin"/>
      </w:r>
      <w:r w:rsidRPr="0081178E">
        <w:rPr>
          <w:i w:val="0"/>
          <w:iCs w:val="0"/>
          <w:lang w:val="en-US"/>
        </w:rPr>
        <w:instrText xml:space="preserve"> SEQ Figure \* ARABIC </w:instrText>
      </w:r>
      <w:r w:rsidRPr="0081178E">
        <w:rPr>
          <w:i w:val="0"/>
          <w:iCs w:val="0"/>
        </w:rPr>
        <w:fldChar w:fldCharType="separate"/>
      </w:r>
      <w:r w:rsidR="0081178E">
        <w:rPr>
          <w:i w:val="0"/>
          <w:iCs w:val="0"/>
          <w:noProof/>
          <w:lang w:val="en-US"/>
        </w:rPr>
        <w:t>16</w:t>
      </w:r>
      <w:r w:rsidRPr="0081178E">
        <w:rPr>
          <w:i w:val="0"/>
          <w:iCs w:val="0"/>
        </w:rPr>
        <w:fldChar w:fldCharType="end"/>
      </w:r>
      <w:bookmarkEnd w:id="144"/>
      <w:r w:rsidRPr="0081178E">
        <w:rPr>
          <w:i w:val="0"/>
          <w:iCs w:val="0"/>
          <w:lang w:val="en-US"/>
        </w:rPr>
        <w:t>: Counterfactual table used for introduction.</w:t>
      </w:r>
    </w:p>
    <w:p w14:paraId="0457BF05" w14:textId="42CCEEF4" w:rsidR="00744BFC" w:rsidRDefault="00744BFC" w:rsidP="0081178E">
      <w:pPr>
        <w:rPr>
          <w:lang w:val="en-US"/>
        </w:rPr>
      </w:pPr>
      <w:r>
        <w:rPr>
          <w:lang w:val="en-US"/>
        </w:rPr>
        <w:t xml:space="preserve">The introductory video can be watched from </w:t>
      </w:r>
      <w:r w:rsidR="0081178E">
        <w:rPr>
          <w:lang w:val="en-US"/>
        </w:rPr>
        <w:t>the following</w:t>
      </w:r>
      <w:r>
        <w:rPr>
          <w:lang w:val="en-US"/>
        </w:rPr>
        <w:t xml:space="preserve"> YouTube link: </w:t>
      </w:r>
      <w:r w:rsidR="0081178E">
        <w:rPr>
          <w:lang w:val="en-US"/>
        </w:rPr>
        <w:t xml:space="preserve">      </w:t>
      </w:r>
      <w:r w:rsidR="00262C09">
        <w:fldChar w:fldCharType="begin"/>
      </w:r>
      <w:r w:rsidR="00262C09" w:rsidRPr="00D65B07">
        <w:rPr>
          <w:lang w:val="en-GB"/>
          <w:rPrChange w:id="145" w:author="Jason van Breukelen | Nedcon Organisatieadvies" w:date="2021-06-02T15:49:00Z">
            <w:rPr/>
          </w:rPrChange>
        </w:rPr>
        <w:instrText xml:space="preserve"> HYPERLINK "https://www.youtube.com/watch?v=-VRIsHA8Sq4" </w:instrText>
      </w:r>
      <w:r w:rsidR="00262C09">
        <w:fldChar w:fldCharType="separate"/>
      </w:r>
      <w:r w:rsidR="0081178E" w:rsidRPr="008B28B3">
        <w:rPr>
          <w:rStyle w:val="Hyperlink"/>
          <w:lang w:val="en-US"/>
        </w:rPr>
        <w:t>https://www.youtube.com/watch?v=-VRIsHA8Sq4</w:t>
      </w:r>
      <w:r w:rsidR="00262C09">
        <w:rPr>
          <w:rStyle w:val="Hyperlink"/>
          <w:lang w:val="en-US"/>
        </w:rPr>
        <w:fldChar w:fldCharType="end"/>
      </w:r>
      <w:r>
        <w:rPr>
          <w:lang w:val="en-US"/>
        </w:rPr>
        <w:t xml:space="preserve"> .</w:t>
      </w:r>
    </w:p>
    <w:p w14:paraId="3547C955" w14:textId="3ED75537" w:rsidR="00744BFC" w:rsidRDefault="00744BFC" w:rsidP="00AA7DFA">
      <w:pPr>
        <w:jc w:val="both"/>
        <w:rPr>
          <w:lang w:val="en-US"/>
        </w:rPr>
      </w:pPr>
      <w:r>
        <w:rPr>
          <w:lang w:val="en-US"/>
        </w:rPr>
        <w:t xml:space="preserve">The summary of the </w:t>
      </w:r>
      <w:r w:rsidR="003827B3">
        <w:rPr>
          <w:lang w:val="en-US"/>
        </w:rPr>
        <w:t>CF</w:t>
      </w:r>
      <w:r>
        <w:rPr>
          <w:lang w:val="en-US"/>
        </w:rPr>
        <w:t xml:space="preserve"> table explanation consists of the following points: </w:t>
      </w:r>
    </w:p>
    <w:p w14:paraId="67FA583E" w14:textId="1625EB40" w:rsidR="00F74E4D" w:rsidRPr="00F74E4D" w:rsidRDefault="00F74E4D" w:rsidP="00AA7DFA">
      <w:pPr>
        <w:pStyle w:val="Lijstalinea"/>
        <w:numPr>
          <w:ilvl w:val="0"/>
          <w:numId w:val="11"/>
        </w:numPr>
        <w:jc w:val="both"/>
        <w:rPr>
          <w:lang w:val="en-US"/>
        </w:rPr>
      </w:pPr>
      <w:r w:rsidRPr="00F74E4D">
        <w:rPr>
          <w:lang w:val="en-US"/>
        </w:rPr>
        <w:t>Shows a comparison of the current profile with a profile that had a different rounded-off prediction.</w:t>
      </w:r>
    </w:p>
    <w:p w14:paraId="0A18279B" w14:textId="2DC15AE7" w:rsidR="00F74E4D" w:rsidRPr="00F74E4D" w:rsidRDefault="00F74E4D" w:rsidP="00AA7DFA">
      <w:pPr>
        <w:pStyle w:val="Lijstalinea"/>
        <w:numPr>
          <w:ilvl w:val="0"/>
          <w:numId w:val="11"/>
        </w:numPr>
        <w:jc w:val="both"/>
        <w:rPr>
          <w:lang w:val="en-US"/>
        </w:rPr>
      </w:pPr>
      <w:r w:rsidRPr="00F74E4D">
        <w:rPr>
          <w:lang w:val="en-US"/>
        </w:rPr>
        <w:t>Differences are highlighted in red boxes.</w:t>
      </w:r>
    </w:p>
    <w:p w14:paraId="0A2C6FD6" w14:textId="594569CB" w:rsidR="00F74E4D" w:rsidRDefault="00F74E4D" w:rsidP="00AA7DFA">
      <w:pPr>
        <w:pStyle w:val="Lijstalinea"/>
        <w:numPr>
          <w:ilvl w:val="0"/>
          <w:numId w:val="11"/>
        </w:numPr>
        <w:jc w:val="both"/>
        <w:rPr>
          <w:lang w:val="en-US"/>
        </w:rPr>
      </w:pPr>
      <w:r w:rsidRPr="00F74E4D">
        <w:rPr>
          <w:lang w:val="en-US"/>
        </w:rPr>
        <w:t>We do not know which differences are relevant to arrive at another prediction.</w:t>
      </w:r>
    </w:p>
    <w:p w14:paraId="0360E419" w14:textId="6EDBB14A" w:rsidR="00744BFC" w:rsidRPr="00F74E4D" w:rsidRDefault="00744BFC" w:rsidP="00AA7DFA">
      <w:pPr>
        <w:jc w:val="both"/>
        <w:rPr>
          <w:lang w:val="en-US"/>
        </w:rPr>
      </w:pPr>
      <w:r w:rsidRPr="00F74E4D">
        <w:rPr>
          <w:lang w:val="en-US"/>
        </w:rPr>
        <w:t xml:space="preserve">The control question verified that users had read the summary and/or watched the video and understood that the values with </w:t>
      </w:r>
      <w:r w:rsidR="00F74E4D" w:rsidRPr="00F74E4D">
        <w:rPr>
          <w:lang w:val="en-US"/>
        </w:rPr>
        <w:t xml:space="preserve">highlighted in red boxes </w:t>
      </w:r>
      <w:r w:rsidR="00F74E4D">
        <w:rPr>
          <w:lang w:val="en-US"/>
        </w:rPr>
        <w:t>are simply the differences between two example profiles and they are not all necessarily relevant to change the prediction.</w:t>
      </w:r>
    </w:p>
    <w:p w14:paraId="417D1FC8" w14:textId="78391771" w:rsidR="00F74E4D" w:rsidRDefault="00F74E4D" w:rsidP="00AA7DFA">
      <w:pPr>
        <w:jc w:val="both"/>
        <w:rPr>
          <w:lang w:val="en-US"/>
        </w:rPr>
      </w:pPr>
      <w:r w:rsidRPr="00F74E4D">
        <w:rPr>
          <w:lang w:val="en-US"/>
        </w:rPr>
        <w:t>What is true about the CF table explanation example we saw?</w:t>
      </w:r>
    </w:p>
    <w:p w14:paraId="41453772" w14:textId="203CABD0" w:rsidR="00F74E4D" w:rsidRDefault="00F74E4D" w:rsidP="00AA7DFA">
      <w:pPr>
        <w:pStyle w:val="Lijstalinea"/>
        <w:numPr>
          <w:ilvl w:val="0"/>
          <w:numId w:val="30"/>
        </w:numPr>
        <w:jc w:val="both"/>
        <w:rPr>
          <w:lang w:val="en-US"/>
        </w:rPr>
      </w:pPr>
      <w:r w:rsidRPr="00F74E4D">
        <w:rPr>
          <w:lang w:val="en-US"/>
        </w:rPr>
        <w:t>The feature values highlighted in red boxes have the most influence to change the prediction from 2 to 3 contributors.</w:t>
      </w:r>
    </w:p>
    <w:p w14:paraId="5298145E" w14:textId="62B05E38" w:rsidR="00F74E4D" w:rsidRPr="00F33DC8" w:rsidRDefault="00F74E4D" w:rsidP="00AA7DFA">
      <w:pPr>
        <w:pStyle w:val="Lijstalinea"/>
        <w:numPr>
          <w:ilvl w:val="0"/>
          <w:numId w:val="30"/>
        </w:numPr>
        <w:jc w:val="both"/>
        <w:rPr>
          <w:b/>
          <w:bCs/>
          <w:lang w:val="en-US"/>
        </w:rPr>
      </w:pPr>
      <w:r w:rsidRPr="00F33DC8">
        <w:rPr>
          <w:b/>
          <w:bCs/>
          <w:lang w:val="en-US"/>
        </w:rPr>
        <w:t>The feature values highlighted in red boxes are differences between two example profiles with a prediction of 2 and 3 contributors.</w:t>
      </w:r>
    </w:p>
    <w:p w14:paraId="2B538692" w14:textId="33917E67" w:rsidR="00744BFC" w:rsidRDefault="00744BFC" w:rsidP="00AA7DFA">
      <w:pPr>
        <w:jc w:val="both"/>
        <w:rPr>
          <w:lang w:val="en-US"/>
        </w:rPr>
      </w:pPr>
      <w:r>
        <w:rPr>
          <w:lang w:val="en-US"/>
        </w:rPr>
        <w:t>All participants answered this question correctly.</w:t>
      </w:r>
    </w:p>
    <w:p w14:paraId="5C2CA29F" w14:textId="77777777" w:rsidR="0081178E" w:rsidRDefault="0081178E">
      <w:pPr>
        <w:rPr>
          <w:rFonts w:asciiTheme="majorHAnsi" w:eastAsiaTheme="majorEastAsia" w:hAnsiTheme="majorHAnsi" w:cstheme="majorBidi"/>
          <w:color w:val="1F3763" w:themeColor="accent1" w:themeShade="7F"/>
          <w:sz w:val="24"/>
          <w:szCs w:val="24"/>
          <w:lang w:val="en-US"/>
        </w:rPr>
      </w:pPr>
      <w:r>
        <w:rPr>
          <w:lang w:val="en-US"/>
        </w:rPr>
        <w:br w:type="page"/>
      </w:r>
    </w:p>
    <w:p w14:paraId="34AA2444" w14:textId="03FB565B" w:rsidR="00F74E4D" w:rsidRDefault="00F74E4D" w:rsidP="00AA7DFA">
      <w:pPr>
        <w:pStyle w:val="Kop3"/>
        <w:jc w:val="both"/>
        <w:rPr>
          <w:lang w:val="en-US"/>
        </w:rPr>
      </w:pPr>
      <w:bookmarkStart w:id="146" w:name="_Toc73486335"/>
      <w:r>
        <w:rPr>
          <w:lang w:val="en-US"/>
        </w:rPr>
        <w:lastRenderedPageBreak/>
        <w:t>5.3.3 Compound visualization</w:t>
      </w:r>
      <w:bookmarkEnd w:id="146"/>
    </w:p>
    <w:p w14:paraId="5C232B5E" w14:textId="50BE2E1E" w:rsidR="00F74E4D" w:rsidRPr="00F74E4D" w:rsidRDefault="00F74E4D" w:rsidP="00AA7DFA">
      <w:pPr>
        <w:jc w:val="both"/>
        <w:rPr>
          <w:lang w:val="en-US"/>
        </w:rPr>
      </w:pPr>
      <w:r>
        <w:rPr>
          <w:lang w:val="en-US"/>
        </w:rPr>
        <w:fldChar w:fldCharType="begin"/>
      </w:r>
      <w:r>
        <w:rPr>
          <w:lang w:val="en-US"/>
        </w:rPr>
        <w:instrText xml:space="preserve"> REF _Ref72935858 \h </w:instrText>
      </w:r>
      <w:r w:rsidR="00AA7DFA">
        <w:rPr>
          <w:lang w:val="en-US"/>
        </w:rPr>
        <w:instrText xml:space="preserve"> \* MERGEFORMAT </w:instrText>
      </w:r>
      <w:r>
        <w:rPr>
          <w:lang w:val="en-US"/>
        </w:rPr>
      </w:r>
      <w:r>
        <w:rPr>
          <w:lang w:val="en-US"/>
        </w:rPr>
        <w:fldChar w:fldCharType="separate"/>
      </w:r>
      <w:r w:rsidRPr="00F74E4D">
        <w:rPr>
          <w:lang w:val="en-US"/>
        </w:rPr>
        <w:t xml:space="preserve">Figure </w:t>
      </w:r>
      <w:r w:rsidRPr="00F74E4D">
        <w:rPr>
          <w:noProof/>
          <w:lang w:val="en-US"/>
        </w:rPr>
        <w:t>17</w:t>
      </w:r>
      <w:r>
        <w:rPr>
          <w:lang w:val="en-US"/>
        </w:rPr>
        <w:fldChar w:fldCharType="end"/>
      </w:r>
      <w:r>
        <w:rPr>
          <w:lang w:val="en-US"/>
        </w:rPr>
        <w:t xml:space="preserve"> shows </w:t>
      </w:r>
      <w:r w:rsidR="0081178E">
        <w:rPr>
          <w:lang w:val="en-US"/>
        </w:rPr>
        <w:t>our</w:t>
      </w:r>
      <w:r>
        <w:rPr>
          <w:lang w:val="en-US"/>
        </w:rPr>
        <w:t xml:space="preserve"> compound visualization used for introduction.</w:t>
      </w:r>
    </w:p>
    <w:p w14:paraId="6A65DE14" w14:textId="77777777" w:rsidR="00F74E4D" w:rsidRDefault="00F74E4D" w:rsidP="00AA7DFA">
      <w:pPr>
        <w:keepNext/>
        <w:jc w:val="both"/>
      </w:pPr>
      <w:r>
        <w:rPr>
          <w:noProof/>
          <w:lang w:val="en-US"/>
        </w:rPr>
        <w:drawing>
          <wp:inline distT="0" distB="0" distL="0" distR="0" wp14:anchorId="05996484" wp14:editId="50A5F757">
            <wp:extent cx="5760720" cy="288036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6FAB12C7" w14:textId="21D375DD" w:rsidR="00F74E4D" w:rsidRPr="0081178E" w:rsidRDefault="00F74E4D" w:rsidP="00AA7DFA">
      <w:pPr>
        <w:pStyle w:val="Bijschrift"/>
        <w:jc w:val="both"/>
        <w:rPr>
          <w:i w:val="0"/>
          <w:iCs w:val="0"/>
          <w:lang w:val="en-US"/>
        </w:rPr>
      </w:pPr>
      <w:bookmarkStart w:id="147" w:name="_Ref72935858"/>
      <w:r w:rsidRPr="0081178E">
        <w:rPr>
          <w:i w:val="0"/>
          <w:iCs w:val="0"/>
          <w:lang w:val="en-US"/>
        </w:rPr>
        <w:t xml:space="preserve">Figure </w:t>
      </w:r>
      <w:r w:rsidRPr="0081178E">
        <w:rPr>
          <w:i w:val="0"/>
          <w:iCs w:val="0"/>
        </w:rPr>
        <w:fldChar w:fldCharType="begin"/>
      </w:r>
      <w:r w:rsidRPr="0081178E">
        <w:rPr>
          <w:i w:val="0"/>
          <w:iCs w:val="0"/>
          <w:lang w:val="en-US"/>
        </w:rPr>
        <w:instrText xml:space="preserve"> SEQ Figure \* ARABIC </w:instrText>
      </w:r>
      <w:r w:rsidRPr="0081178E">
        <w:rPr>
          <w:i w:val="0"/>
          <w:iCs w:val="0"/>
        </w:rPr>
        <w:fldChar w:fldCharType="separate"/>
      </w:r>
      <w:r w:rsidR="00A15B7F" w:rsidRPr="0081178E">
        <w:rPr>
          <w:i w:val="0"/>
          <w:iCs w:val="0"/>
          <w:noProof/>
          <w:lang w:val="en-US"/>
        </w:rPr>
        <w:t>17</w:t>
      </w:r>
      <w:r w:rsidRPr="0081178E">
        <w:rPr>
          <w:i w:val="0"/>
          <w:iCs w:val="0"/>
        </w:rPr>
        <w:fldChar w:fldCharType="end"/>
      </w:r>
      <w:bookmarkEnd w:id="147"/>
      <w:r w:rsidRPr="0081178E">
        <w:rPr>
          <w:i w:val="0"/>
          <w:iCs w:val="0"/>
          <w:lang w:val="en-US"/>
        </w:rPr>
        <w:t>: Compound visualization used for introduction.</w:t>
      </w:r>
    </w:p>
    <w:p w14:paraId="1B9905BC" w14:textId="63AC075E" w:rsidR="00F74E4D" w:rsidRDefault="00F74E4D" w:rsidP="0081178E">
      <w:pPr>
        <w:rPr>
          <w:lang w:val="en-US"/>
        </w:rPr>
      </w:pPr>
      <w:r>
        <w:rPr>
          <w:lang w:val="en-US"/>
        </w:rPr>
        <w:t xml:space="preserve">The introductory video can be watched from </w:t>
      </w:r>
      <w:r w:rsidR="0081178E">
        <w:rPr>
          <w:lang w:val="en-US"/>
        </w:rPr>
        <w:t>the following</w:t>
      </w:r>
      <w:r>
        <w:rPr>
          <w:lang w:val="en-US"/>
        </w:rPr>
        <w:t xml:space="preserve"> YouTube link: </w:t>
      </w:r>
      <w:r w:rsidR="00262C09">
        <w:fldChar w:fldCharType="begin"/>
      </w:r>
      <w:r w:rsidR="00262C09" w:rsidRPr="00D65B07">
        <w:rPr>
          <w:lang w:val="en-GB"/>
          <w:rPrChange w:id="148" w:author="Jason van Breukelen | Nedcon Organisatieadvies" w:date="2021-06-02T15:49:00Z">
            <w:rPr/>
          </w:rPrChange>
        </w:rPr>
        <w:instrText xml:space="preserve"> HYPERLINK "https://www.youtube.com/watch?v=rz3zm5AQ94c" </w:instrText>
      </w:r>
      <w:r w:rsidR="00262C09">
        <w:fldChar w:fldCharType="separate"/>
      </w:r>
      <w:r w:rsidRPr="007965CA">
        <w:rPr>
          <w:rStyle w:val="Hyperlink"/>
          <w:lang w:val="en-US"/>
        </w:rPr>
        <w:t>https://www.youtube.com/watch?v=rz3zm5AQ94c</w:t>
      </w:r>
      <w:r w:rsidR="00262C09">
        <w:rPr>
          <w:rStyle w:val="Hyperlink"/>
          <w:lang w:val="en-US"/>
        </w:rPr>
        <w:fldChar w:fldCharType="end"/>
      </w:r>
      <w:r>
        <w:rPr>
          <w:lang w:val="en-US"/>
        </w:rPr>
        <w:t xml:space="preserve"> .</w:t>
      </w:r>
    </w:p>
    <w:p w14:paraId="587DB1BF" w14:textId="1D6B58D6" w:rsidR="00F74E4D" w:rsidRDefault="00F74E4D" w:rsidP="00AA7DFA">
      <w:pPr>
        <w:jc w:val="both"/>
        <w:rPr>
          <w:lang w:val="en-US"/>
        </w:rPr>
      </w:pPr>
      <w:r>
        <w:rPr>
          <w:lang w:val="en-US"/>
        </w:rPr>
        <w:t xml:space="preserve">The summary of the compound visualization explanation consists of the following points: </w:t>
      </w:r>
    </w:p>
    <w:p w14:paraId="6A159ED4" w14:textId="4FED014E" w:rsidR="00F74E4D" w:rsidRPr="00F74E4D" w:rsidRDefault="00F74E4D" w:rsidP="00AA7DFA">
      <w:pPr>
        <w:pStyle w:val="Lijstalinea"/>
        <w:numPr>
          <w:ilvl w:val="0"/>
          <w:numId w:val="11"/>
        </w:numPr>
        <w:jc w:val="both"/>
        <w:rPr>
          <w:lang w:val="en-US"/>
        </w:rPr>
      </w:pPr>
      <w:r w:rsidRPr="00F74E4D">
        <w:rPr>
          <w:lang w:val="en-US"/>
        </w:rPr>
        <w:t xml:space="preserve">Consists of two parts; one showing how the feature values have influenced the prediction, one showing the relevant feature value changes needed to reach a different prediction. The only connection </w:t>
      </w:r>
      <w:r w:rsidR="003827B3">
        <w:rPr>
          <w:lang w:val="en-US"/>
        </w:rPr>
        <w:t xml:space="preserve">that </w:t>
      </w:r>
      <w:r w:rsidRPr="00F74E4D">
        <w:rPr>
          <w:lang w:val="en-US"/>
        </w:rPr>
        <w:t>the two parts share</w:t>
      </w:r>
      <w:r w:rsidR="0081356D">
        <w:rPr>
          <w:lang w:val="en-US"/>
        </w:rPr>
        <w:t>,</w:t>
      </w:r>
      <w:r w:rsidRPr="00F74E4D">
        <w:rPr>
          <w:lang w:val="en-US"/>
        </w:rPr>
        <w:t xml:space="preserve"> are the feature values.</w:t>
      </w:r>
    </w:p>
    <w:p w14:paraId="5A7B0FB8" w14:textId="5B9A8167" w:rsidR="00F74E4D" w:rsidRPr="00F74E4D" w:rsidRDefault="00F74E4D" w:rsidP="00AA7DFA">
      <w:pPr>
        <w:pStyle w:val="Lijstalinea"/>
        <w:numPr>
          <w:ilvl w:val="0"/>
          <w:numId w:val="11"/>
        </w:numPr>
        <w:jc w:val="both"/>
        <w:rPr>
          <w:lang w:val="en-US"/>
        </w:rPr>
      </w:pPr>
      <w:r w:rsidRPr="00F74E4D">
        <w:rPr>
          <w:lang w:val="en-US"/>
        </w:rPr>
        <w:t xml:space="preserve">Shows how high each feature value (change) is </w:t>
      </w:r>
      <w:r w:rsidR="00C94D9F">
        <w:rPr>
          <w:lang w:val="en-US"/>
        </w:rPr>
        <w:t>compared</w:t>
      </w:r>
      <w:r w:rsidRPr="00F74E4D">
        <w:rPr>
          <w:lang w:val="en-US"/>
        </w:rPr>
        <w:t xml:space="preserve"> to the </w:t>
      </w:r>
      <w:r w:rsidR="00C94D9F">
        <w:rPr>
          <w:lang w:val="en-US"/>
        </w:rPr>
        <w:t>entire</w:t>
      </w:r>
      <w:r w:rsidRPr="00F74E4D">
        <w:rPr>
          <w:lang w:val="en-US"/>
        </w:rPr>
        <w:t xml:space="preserve"> range of that feature.</w:t>
      </w:r>
    </w:p>
    <w:p w14:paraId="15E4A839" w14:textId="63C46477" w:rsidR="00F74E4D" w:rsidRDefault="00F74E4D" w:rsidP="00AA7DFA">
      <w:pPr>
        <w:pStyle w:val="Lijstalinea"/>
        <w:numPr>
          <w:ilvl w:val="0"/>
          <w:numId w:val="11"/>
        </w:numPr>
        <w:jc w:val="both"/>
        <w:rPr>
          <w:lang w:val="en-US"/>
        </w:rPr>
      </w:pPr>
      <w:r w:rsidRPr="00F74E4D">
        <w:rPr>
          <w:lang w:val="en-US"/>
        </w:rPr>
        <w:t xml:space="preserve">By looking at the right side; seeing how large and relevant the </w:t>
      </w:r>
      <w:r w:rsidR="0081356D">
        <w:rPr>
          <w:lang w:val="en-US"/>
        </w:rPr>
        <w:t xml:space="preserve">necessary </w:t>
      </w:r>
      <w:r w:rsidRPr="00F74E4D">
        <w:rPr>
          <w:lang w:val="en-US"/>
        </w:rPr>
        <w:t xml:space="preserve">feature value changes are, you could determine how clear the NOC tool is about the prediction. </w:t>
      </w:r>
    </w:p>
    <w:p w14:paraId="01AEE1C3" w14:textId="4589B8FA" w:rsidR="00F74E4D" w:rsidRDefault="00F74E4D" w:rsidP="00AA7DFA">
      <w:pPr>
        <w:jc w:val="both"/>
        <w:rPr>
          <w:lang w:val="en-US"/>
        </w:rPr>
      </w:pPr>
      <w:r w:rsidRPr="00F74E4D">
        <w:rPr>
          <w:lang w:val="en-US"/>
        </w:rPr>
        <w:t>The control question</w:t>
      </w:r>
      <w:r>
        <w:rPr>
          <w:lang w:val="en-US"/>
        </w:rPr>
        <w:t>s</w:t>
      </w:r>
      <w:r w:rsidRPr="00F74E4D">
        <w:rPr>
          <w:lang w:val="en-US"/>
        </w:rPr>
        <w:t xml:space="preserve"> verified that users had read the summary and/or watched the video and understood </w:t>
      </w:r>
      <w:r>
        <w:rPr>
          <w:lang w:val="en-US"/>
        </w:rPr>
        <w:t xml:space="preserve">that the left side consists of the same values as the SHAP explanation, but the right side is different from the counterfactual table, as only relevant feature value changes are shown. </w:t>
      </w:r>
      <w:r w:rsidR="00F33DC8">
        <w:rPr>
          <w:lang w:val="en-US"/>
        </w:rPr>
        <w:t>The two sections are not directly connected; we do not know what happens when we change one value.</w:t>
      </w:r>
    </w:p>
    <w:p w14:paraId="315249F7" w14:textId="1DC061C6" w:rsidR="00F74E4D" w:rsidRDefault="00F74E4D" w:rsidP="00AA7DFA">
      <w:pPr>
        <w:jc w:val="both"/>
        <w:rPr>
          <w:lang w:val="en-US"/>
        </w:rPr>
      </w:pPr>
      <w:r w:rsidRPr="00F74E4D">
        <w:rPr>
          <w:lang w:val="en-US"/>
        </w:rPr>
        <w:t xml:space="preserve">What is true about the </w:t>
      </w:r>
      <w:r w:rsidR="00F33DC8">
        <w:rPr>
          <w:lang w:val="en-US"/>
        </w:rPr>
        <w:t>compound</w:t>
      </w:r>
      <w:r w:rsidRPr="00F74E4D">
        <w:rPr>
          <w:lang w:val="en-US"/>
        </w:rPr>
        <w:t xml:space="preserve"> explanation example we saw?</w:t>
      </w:r>
    </w:p>
    <w:p w14:paraId="0DD1ECFB" w14:textId="77777777" w:rsidR="00F33DC8" w:rsidRPr="00F33DC8" w:rsidRDefault="00F33DC8" w:rsidP="00AA7DFA">
      <w:pPr>
        <w:pStyle w:val="Lijstalinea"/>
        <w:numPr>
          <w:ilvl w:val="0"/>
          <w:numId w:val="31"/>
        </w:numPr>
        <w:jc w:val="both"/>
        <w:rPr>
          <w:b/>
          <w:bCs/>
          <w:lang w:val="en-US"/>
        </w:rPr>
      </w:pPr>
      <w:r w:rsidRPr="00F33DC8">
        <w:rPr>
          <w:b/>
          <w:bCs/>
          <w:lang w:val="en-US"/>
        </w:rPr>
        <w:t>The left side of the explanation shows the same information as the SHAP explanation, but the right side shows only relevant feature value changes, which is different from the Counterfactual table.</w:t>
      </w:r>
    </w:p>
    <w:p w14:paraId="5A0E7BD0" w14:textId="07C4392B" w:rsidR="00F33DC8" w:rsidRPr="00F33DC8" w:rsidRDefault="00F33DC8" w:rsidP="00AA7DFA">
      <w:pPr>
        <w:pStyle w:val="Lijstalinea"/>
        <w:numPr>
          <w:ilvl w:val="0"/>
          <w:numId w:val="31"/>
        </w:numPr>
        <w:jc w:val="both"/>
        <w:rPr>
          <w:lang w:val="en-US"/>
        </w:rPr>
      </w:pPr>
      <w:r w:rsidRPr="00F33DC8">
        <w:rPr>
          <w:lang w:val="en-US"/>
        </w:rPr>
        <w:t>The left side of the explanation shows the same information as the SHAP explanation, and the right side shows the same information as the Counterfactual table explanation.</w:t>
      </w:r>
    </w:p>
    <w:p w14:paraId="5644F2AF" w14:textId="64D7E479" w:rsidR="00F33DC8" w:rsidRDefault="00F33DC8" w:rsidP="00AA7DFA">
      <w:pPr>
        <w:jc w:val="both"/>
        <w:rPr>
          <w:lang w:val="en-US"/>
        </w:rPr>
      </w:pPr>
      <w:r w:rsidRPr="00F33DC8">
        <w:rPr>
          <w:lang w:val="en-US"/>
        </w:rPr>
        <w:t>What is true about the compound explanation example we saw?</w:t>
      </w:r>
    </w:p>
    <w:p w14:paraId="60947BF3" w14:textId="40FF7767" w:rsidR="00F33DC8" w:rsidRPr="00F33DC8" w:rsidRDefault="00F33DC8" w:rsidP="00AA7DFA">
      <w:pPr>
        <w:pStyle w:val="Lijstalinea"/>
        <w:numPr>
          <w:ilvl w:val="0"/>
          <w:numId w:val="32"/>
        </w:numPr>
        <w:jc w:val="both"/>
        <w:rPr>
          <w:lang w:val="en-US"/>
        </w:rPr>
      </w:pPr>
      <w:r w:rsidRPr="00F33DC8">
        <w:rPr>
          <w:lang w:val="en-US"/>
        </w:rPr>
        <w:t xml:space="preserve">If we change the TAC value from 68 to 77, we know for certain that the TAC value's red </w:t>
      </w:r>
      <w:proofErr w:type="spellStart"/>
      <w:r w:rsidRPr="00F33DC8">
        <w:rPr>
          <w:lang w:val="en-US"/>
        </w:rPr>
        <w:t>bar</w:t>
      </w:r>
      <w:r w:rsidR="00937B50">
        <w:rPr>
          <w:lang w:val="en-US"/>
        </w:rPr>
        <w:t xml:space="preserve"> </w:t>
      </w:r>
      <w:r w:rsidRPr="00F33DC8">
        <w:rPr>
          <w:lang w:val="en-US"/>
        </w:rPr>
        <w:t>on</w:t>
      </w:r>
      <w:proofErr w:type="spellEnd"/>
      <w:r w:rsidRPr="00F33DC8">
        <w:rPr>
          <w:lang w:val="en-US"/>
        </w:rPr>
        <w:t xml:space="preserve"> left would become blue.</w:t>
      </w:r>
    </w:p>
    <w:p w14:paraId="055B6D19" w14:textId="233E3E62" w:rsidR="00F33DC8" w:rsidRPr="00F33DC8" w:rsidRDefault="00F33DC8" w:rsidP="00AA7DFA">
      <w:pPr>
        <w:pStyle w:val="Lijstalinea"/>
        <w:numPr>
          <w:ilvl w:val="0"/>
          <w:numId w:val="32"/>
        </w:numPr>
        <w:jc w:val="both"/>
        <w:rPr>
          <w:b/>
          <w:bCs/>
          <w:lang w:val="en-US"/>
        </w:rPr>
      </w:pPr>
      <w:r w:rsidRPr="00F33DC8">
        <w:rPr>
          <w:b/>
          <w:bCs/>
          <w:lang w:val="en-US"/>
        </w:rPr>
        <w:lastRenderedPageBreak/>
        <w:t>If we change the TAC value from 68 to 77, we do not know for certain how that will affect the red and blue bars on the left, because they only give information about the current profile's feature values.</w:t>
      </w:r>
    </w:p>
    <w:p w14:paraId="546C83B0" w14:textId="51C85118" w:rsidR="00F74E4D" w:rsidRDefault="00F74E4D" w:rsidP="00AA7DFA">
      <w:pPr>
        <w:jc w:val="both"/>
        <w:rPr>
          <w:lang w:val="en-US"/>
        </w:rPr>
      </w:pPr>
      <w:r>
        <w:rPr>
          <w:lang w:val="en-US"/>
        </w:rPr>
        <w:t xml:space="preserve">One participant answered both of these questions wrong, </w:t>
      </w:r>
      <w:commentRangeStart w:id="149"/>
      <w:r w:rsidR="00F33DC8">
        <w:rPr>
          <w:lang w:val="en-US"/>
        </w:rPr>
        <w:t xml:space="preserve">which </w:t>
      </w:r>
      <w:ins w:id="150" w:author="Jason van Breukelen | Nedcon Organisatieadvies" w:date="2021-06-02T22:10:00Z">
        <w:r w:rsidR="00E31DC7">
          <w:rPr>
            <w:lang w:val="en-US"/>
          </w:rPr>
          <w:t xml:space="preserve">could </w:t>
        </w:r>
      </w:ins>
      <w:r w:rsidR="00F33DC8">
        <w:rPr>
          <w:lang w:val="en-US"/>
        </w:rPr>
        <w:t>mean</w:t>
      </w:r>
      <w:del w:id="151" w:author="Jason van Breukelen | Nedcon Organisatieadvies" w:date="2021-06-02T22:10:00Z">
        <w:r w:rsidR="00F33DC8" w:rsidDel="00E31DC7">
          <w:rPr>
            <w:lang w:val="en-US"/>
          </w:rPr>
          <w:delText>s</w:delText>
        </w:r>
      </w:del>
      <w:r w:rsidR="00F33DC8">
        <w:rPr>
          <w:lang w:val="en-US"/>
        </w:rPr>
        <w:t xml:space="preserve"> that they did not watch the video and/or read the summary well.</w:t>
      </w:r>
      <w:commentRangeEnd w:id="149"/>
      <w:r w:rsidR="00111982">
        <w:rPr>
          <w:rStyle w:val="Verwijzingopmerking"/>
        </w:rPr>
        <w:commentReference w:id="149"/>
      </w:r>
      <w:r w:rsidR="00F33DC8">
        <w:rPr>
          <w:lang w:val="en-US"/>
        </w:rPr>
        <w:t xml:space="preserve"> From the open-ended questions in the next section, we could also derive that this participant did not read all the text in the survey; they filled in that they would need to see the profile before they could make any decisions, yet on every page there were instructions on how to look up the profile if they felt inclined to do so.</w:t>
      </w:r>
      <w:r w:rsidR="003E2039">
        <w:rPr>
          <w:lang w:val="en-US"/>
        </w:rPr>
        <w:t xml:space="preserve"> We therefore had to remove their answer from the responses. </w:t>
      </w:r>
    </w:p>
    <w:p w14:paraId="3F3522FC" w14:textId="6FCF2752" w:rsidR="00F33DC8" w:rsidRDefault="00F33DC8" w:rsidP="00AA7DFA">
      <w:pPr>
        <w:pStyle w:val="Kop2"/>
        <w:jc w:val="both"/>
        <w:rPr>
          <w:lang w:val="en-US"/>
        </w:rPr>
      </w:pPr>
      <w:bookmarkStart w:id="152" w:name="_Toc73486336"/>
      <w:r>
        <w:rPr>
          <w:lang w:val="en-US"/>
        </w:rPr>
        <w:t>5.4 Regulate trust</w:t>
      </w:r>
      <w:bookmarkEnd w:id="152"/>
    </w:p>
    <w:p w14:paraId="6419DA69" w14:textId="5CFD60AD" w:rsidR="00067F4C" w:rsidRPr="00564341" w:rsidRDefault="00067F4C" w:rsidP="00AA7DFA">
      <w:pPr>
        <w:jc w:val="both"/>
        <w:rPr>
          <w:noProof/>
          <w:lang w:val="en-US"/>
        </w:rPr>
      </w:pPr>
      <w:r>
        <w:rPr>
          <w:lang w:val="en-US"/>
        </w:rPr>
        <w:t xml:space="preserve">At the end of the introduction, we presented the users with the overview in </w:t>
      </w:r>
      <w:r>
        <w:rPr>
          <w:lang w:val="en-US"/>
        </w:rPr>
        <w:fldChar w:fldCharType="begin"/>
      </w:r>
      <w:r>
        <w:rPr>
          <w:lang w:val="en-US"/>
        </w:rPr>
        <w:instrText xml:space="preserve"> REF _Ref72937561 \h </w:instrText>
      </w:r>
      <w:r w:rsidR="00AA7DFA">
        <w:rPr>
          <w:lang w:val="en-US"/>
        </w:rPr>
        <w:instrText xml:space="preserve"> \* MERGEFORMAT </w:instrText>
      </w:r>
      <w:r>
        <w:rPr>
          <w:lang w:val="en-US"/>
        </w:rPr>
      </w:r>
      <w:r>
        <w:rPr>
          <w:lang w:val="en-US"/>
        </w:rPr>
        <w:fldChar w:fldCharType="separate"/>
      </w:r>
      <w:r w:rsidR="00937B50" w:rsidRPr="00067F4C">
        <w:rPr>
          <w:lang w:val="en-US"/>
        </w:rPr>
        <w:t xml:space="preserve">Figure </w:t>
      </w:r>
      <w:r w:rsidR="00937B50">
        <w:rPr>
          <w:noProof/>
          <w:lang w:val="en-US"/>
        </w:rPr>
        <w:t>18</w:t>
      </w:r>
      <w:r>
        <w:rPr>
          <w:lang w:val="en-US"/>
        </w:rPr>
        <w:fldChar w:fldCharType="end"/>
      </w:r>
      <w:r>
        <w:rPr>
          <w:lang w:val="en-US"/>
        </w:rPr>
        <w:t xml:space="preserve"> to help them understand this section of the survey. The schematic shows that two profiles will be presented. These two profiles correspond to the two use-cases we described before; </w:t>
      </w:r>
      <w:r w:rsidR="00564341">
        <w:rPr>
          <w:lang w:val="en-US"/>
        </w:rPr>
        <w:t xml:space="preserve">one profile was </w:t>
      </w:r>
      <w:r w:rsidR="00564341" w:rsidRPr="007C7ADB">
        <w:rPr>
          <w:lang w:val="en-US"/>
        </w:rPr>
        <w:t xml:space="preserve">fairly </w:t>
      </w:r>
      <w:r w:rsidR="00564341">
        <w:rPr>
          <w:lang w:val="en-US"/>
        </w:rPr>
        <w:t>simple</w:t>
      </w:r>
      <w:r w:rsidR="00564341" w:rsidRPr="007C7ADB">
        <w:rPr>
          <w:lang w:val="en-US"/>
        </w:rPr>
        <w:t xml:space="preserve"> for the model</w:t>
      </w:r>
      <w:r w:rsidR="00564341">
        <w:rPr>
          <w:lang w:val="en-US"/>
        </w:rPr>
        <w:t xml:space="preserve"> to predict and thus the explanation could show this to the user. On the other hand, the second profile was difficult to the model and even led to an incorrect prediction. Per profile, the prediction from the model is presented. This prediction serves as the baseline; there is no explanation. Then, two explanations are presented. For both of these profiles, we will show our compound visualization and another state-of-the-art explanation that is fit for each use case. For profile 1, we compare against a SHAP force plot, while for </w:t>
      </w:r>
      <w:r w:rsidR="003C17C4">
        <w:rPr>
          <w:lang w:val="en-US"/>
        </w:rPr>
        <w:t>profile</w:t>
      </w:r>
      <w:r w:rsidR="00564341">
        <w:rPr>
          <w:lang w:val="en-US"/>
        </w:rPr>
        <w:t xml:space="preserve"> 2 a c</w:t>
      </w:r>
      <w:r w:rsidR="00564341" w:rsidRPr="007C7ADB">
        <w:rPr>
          <w:lang w:val="en-US"/>
        </w:rPr>
        <w:t xml:space="preserve">ounterfactual table was used for comparison. </w:t>
      </w:r>
      <w:r w:rsidR="00564341">
        <w:rPr>
          <w:lang w:val="en-US"/>
        </w:rPr>
        <w:t>Initially, we had planned to compare our visualization against both the SHAP plot and the counterfactual table</w:t>
      </w:r>
      <w:r w:rsidR="003C17C4">
        <w:rPr>
          <w:lang w:val="en-US"/>
        </w:rPr>
        <w:t xml:space="preserve"> for each profile</w:t>
      </w:r>
      <w:r w:rsidR="00564341">
        <w:rPr>
          <w:lang w:val="en-US"/>
        </w:rPr>
        <w:t xml:space="preserve">, but the survey became too long. As SHAP is originally designed to understand </w:t>
      </w:r>
      <w:bookmarkStart w:id="153" w:name="_Hlk73122395"/>
      <w:r w:rsidR="00564341">
        <w:rPr>
          <w:lang w:val="en-US"/>
        </w:rPr>
        <w:t>“</w:t>
      </w:r>
      <w:r w:rsidR="00564341" w:rsidRPr="00564341">
        <w:rPr>
          <w:lang w:val="en-US"/>
        </w:rPr>
        <w:t>why a model makes a certain prediction</w:t>
      </w:r>
      <w:r w:rsidR="00564341">
        <w:rPr>
          <w:lang w:val="en-US"/>
        </w:rPr>
        <w:t>”</w:t>
      </w:r>
      <w:bookmarkEnd w:id="153"/>
      <w:r w:rsidR="00564341">
        <w:rPr>
          <w:lang w:val="en-US"/>
        </w:rPr>
        <w:t xml:space="preserve"> </w:t>
      </w:r>
      <w:r w:rsidR="00564341">
        <w:rPr>
          <w:lang w:val="en-US"/>
        </w:rPr>
        <w:fldChar w:fldCharType="begin"/>
      </w:r>
      <w:r w:rsidR="00564341">
        <w:rPr>
          <w:lang w:val="en-US"/>
        </w:rPr>
        <w:instrText xml:space="preserve"> ADDIN EN.CITE &lt;EndNote&gt;&lt;Cite&gt;&lt;Author&gt;Lundberg&lt;/Author&gt;&lt;Year&gt;2017&lt;/Year&gt;&lt;RecNum&gt;103&lt;/RecNum&gt;&lt;DisplayText&gt;[21]&lt;/DisplayText&gt;&lt;record&gt;&lt;rec-number&gt;103&lt;/rec-number&gt;&lt;foreign-keys&gt;&lt;key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564341">
        <w:rPr>
          <w:lang w:val="en-US"/>
        </w:rPr>
        <w:fldChar w:fldCharType="separate"/>
      </w:r>
      <w:r w:rsidR="00564341">
        <w:rPr>
          <w:noProof/>
          <w:lang w:val="en-US"/>
        </w:rPr>
        <w:t>[21]</w:t>
      </w:r>
      <w:r w:rsidR="00564341">
        <w:rPr>
          <w:lang w:val="en-US"/>
        </w:rPr>
        <w:fldChar w:fldCharType="end"/>
      </w:r>
      <w:r w:rsidR="00564341">
        <w:rPr>
          <w:lang w:val="en-US"/>
        </w:rPr>
        <w:t xml:space="preserve">, </w:t>
      </w:r>
      <w:bookmarkStart w:id="154" w:name="_Hlk73122407"/>
      <w:r w:rsidR="00564341">
        <w:rPr>
          <w:lang w:val="en-US"/>
        </w:rPr>
        <w:t>we deemed it fit for the goal of increasing trust.</w:t>
      </w:r>
      <w:bookmarkEnd w:id="154"/>
      <w:r w:rsidR="00564341">
        <w:rPr>
          <w:lang w:val="en-US"/>
        </w:rPr>
        <w:t xml:space="preserve"> In contrast, counterfactuals show </w:t>
      </w:r>
      <w:r w:rsidR="00757F57">
        <w:rPr>
          <w:lang w:val="en-US"/>
        </w:rPr>
        <w:t xml:space="preserve">how </w:t>
      </w:r>
      <w:bookmarkStart w:id="155" w:name="_Hlk73122523"/>
      <w:r w:rsidR="00757F57">
        <w:rPr>
          <w:lang w:val="en-US"/>
        </w:rPr>
        <w:t>a different prediction can be reached. If little change is required for that change to occur, this can decrease trust in the original prediction.</w:t>
      </w:r>
      <w:bookmarkEnd w:id="155"/>
    </w:p>
    <w:p w14:paraId="20C4092C" w14:textId="1EDB74BB" w:rsidR="00067F4C" w:rsidRDefault="00067F4C" w:rsidP="00AA7DFA">
      <w:pPr>
        <w:keepNext/>
        <w:jc w:val="both"/>
      </w:pPr>
      <w:r>
        <w:rPr>
          <w:noProof/>
          <w:lang w:val="en-US"/>
        </w:rPr>
        <w:drawing>
          <wp:inline distT="0" distB="0" distL="0" distR="0" wp14:anchorId="24C4E8C5" wp14:editId="6ED32F3B">
            <wp:extent cx="4002765" cy="1310640"/>
            <wp:effectExtent l="0" t="0" r="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18123" r="22090"/>
                    <a:stretch/>
                  </pic:blipFill>
                  <pic:spPr bwMode="auto">
                    <a:xfrm>
                      <a:off x="0" y="0"/>
                      <a:ext cx="4012944" cy="1313973"/>
                    </a:xfrm>
                    <a:prstGeom prst="rect">
                      <a:avLst/>
                    </a:prstGeom>
                    <a:noFill/>
                    <a:ln>
                      <a:noFill/>
                    </a:ln>
                    <a:extLst>
                      <a:ext uri="{53640926-AAD7-44D8-BBD7-CCE9431645EC}">
                        <a14:shadowObscured xmlns:a14="http://schemas.microsoft.com/office/drawing/2010/main"/>
                      </a:ext>
                    </a:extLst>
                  </pic:spPr>
                </pic:pic>
              </a:graphicData>
            </a:graphic>
          </wp:inline>
        </w:drawing>
      </w:r>
    </w:p>
    <w:p w14:paraId="3153C8C8" w14:textId="1C580A8E" w:rsidR="00600F97" w:rsidRPr="00937B50" w:rsidRDefault="00067F4C" w:rsidP="003C17C4">
      <w:pPr>
        <w:pStyle w:val="Bijschrift"/>
        <w:jc w:val="both"/>
        <w:rPr>
          <w:i w:val="0"/>
          <w:iCs w:val="0"/>
          <w:lang w:val="en-US"/>
        </w:rPr>
      </w:pPr>
      <w:bookmarkStart w:id="156" w:name="_Ref72937561"/>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15B7F" w:rsidRPr="00937B50">
        <w:rPr>
          <w:i w:val="0"/>
          <w:iCs w:val="0"/>
          <w:noProof/>
          <w:lang w:val="en-US"/>
        </w:rPr>
        <w:t>18</w:t>
      </w:r>
      <w:r w:rsidRPr="00937B50">
        <w:rPr>
          <w:i w:val="0"/>
          <w:iCs w:val="0"/>
        </w:rPr>
        <w:fldChar w:fldCharType="end"/>
      </w:r>
      <w:bookmarkEnd w:id="156"/>
      <w:r w:rsidRPr="00937B50">
        <w:rPr>
          <w:i w:val="0"/>
          <w:iCs w:val="0"/>
          <w:lang w:val="en-US"/>
        </w:rPr>
        <w:t>: Overview of the survey.</w:t>
      </w:r>
    </w:p>
    <w:p w14:paraId="2CB5B9C9" w14:textId="5F59EA5C" w:rsidR="00C26D01" w:rsidRPr="007C7ADB" w:rsidRDefault="00616BF4" w:rsidP="00AA7DFA">
      <w:pPr>
        <w:pStyle w:val="Kop3"/>
        <w:jc w:val="both"/>
        <w:rPr>
          <w:lang w:val="en-US"/>
        </w:rPr>
      </w:pPr>
      <w:bookmarkStart w:id="157" w:name="_Toc73486337"/>
      <w:r>
        <w:rPr>
          <w:lang w:val="en-US"/>
        </w:rPr>
        <w:t xml:space="preserve">5.4.1 </w:t>
      </w:r>
      <w:r w:rsidR="00AA7DFA">
        <w:rPr>
          <w:lang w:val="en-US"/>
        </w:rPr>
        <w:t>Questions: increase</w:t>
      </w:r>
      <w:r>
        <w:rPr>
          <w:lang w:val="en-US"/>
        </w:rPr>
        <w:t xml:space="preserve"> trust</w:t>
      </w:r>
      <w:bookmarkEnd w:id="157"/>
      <w:r>
        <w:rPr>
          <w:lang w:val="en-US"/>
        </w:rPr>
        <w:t xml:space="preserve"> </w:t>
      </w:r>
    </w:p>
    <w:p w14:paraId="17AD35D7" w14:textId="0251BE6C" w:rsidR="00C26D01" w:rsidRDefault="00616BF4" w:rsidP="00AA7DFA">
      <w:pPr>
        <w:jc w:val="both"/>
        <w:rPr>
          <w:lang w:val="en-US"/>
        </w:rPr>
      </w:pPr>
      <w:r>
        <w:rPr>
          <w:lang w:val="en-US"/>
        </w:rPr>
        <w:t>The first use-case that we put to the test</w:t>
      </w:r>
      <w:r w:rsidR="00757F57">
        <w:rPr>
          <w:lang w:val="en-US"/>
        </w:rPr>
        <w:t xml:space="preserve"> was to see if our visualization can increase trust in the prediction when the model seems fairly certain. For this aim, we chose to show p</w:t>
      </w:r>
      <w:r w:rsidRPr="007C7ADB">
        <w:rPr>
          <w:lang w:val="en-US"/>
        </w:rPr>
        <w:t>rofile 1_6B.Trace#01</w:t>
      </w:r>
      <w:r w:rsidR="00757F57">
        <w:rPr>
          <w:lang w:val="en-US"/>
        </w:rPr>
        <w:t xml:space="preserve">. </w:t>
      </w:r>
      <w:r w:rsidR="00C26D01" w:rsidRPr="007C7ADB">
        <w:rPr>
          <w:lang w:val="en-US"/>
        </w:rPr>
        <w:t xml:space="preserve">This profile was chosen because </w:t>
      </w:r>
      <w:r w:rsidR="00786E65" w:rsidRPr="007C7ADB">
        <w:rPr>
          <w:lang w:val="en-US"/>
        </w:rPr>
        <w:t>it was difficult in an old</w:t>
      </w:r>
      <w:r w:rsidR="00757F57">
        <w:rPr>
          <w:lang w:val="en-US"/>
        </w:rPr>
        <w:t xml:space="preserve"> NOC interpretation</w:t>
      </w:r>
      <w:r w:rsidR="00786E65" w:rsidRPr="007C7ADB">
        <w:rPr>
          <w:lang w:val="en-US"/>
        </w:rPr>
        <w:t xml:space="preserve"> training</w:t>
      </w:r>
      <w:r w:rsidR="00757F57">
        <w:rPr>
          <w:lang w:val="en-US"/>
        </w:rPr>
        <w:t xml:space="preserve"> by the NFI</w:t>
      </w:r>
      <w:r w:rsidR="00786E65" w:rsidRPr="007C7ADB">
        <w:rPr>
          <w:lang w:val="en-US"/>
        </w:rPr>
        <w:t xml:space="preserve">; </w:t>
      </w:r>
      <w:r w:rsidR="00CA44D1">
        <w:rPr>
          <w:lang w:val="en-US"/>
        </w:rPr>
        <w:t>DNA experts</w:t>
      </w:r>
      <w:r w:rsidR="00786E65" w:rsidRPr="007C7ADB">
        <w:rPr>
          <w:lang w:val="en-US"/>
        </w:rPr>
        <w:t xml:space="preserve"> would define this profile as 2/3, 3, 3/4, 4, 4/5. It has </w:t>
      </w:r>
      <w:r w:rsidR="00DB4A97" w:rsidRPr="007C7ADB">
        <w:rPr>
          <w:lang w:val="en-US"/>
        </w:rPr>
        <w:t>a lot of missing alleles, which is why it proved difficult.</w:t>
      </w:r>
      <w:r w:rsidR="00905491">
        <w:rPr>
          <w:lang w:val="en-US"/>
        </w:rPr>
        <w:t xml:space="preserve"> However, the model correctly identifies it as a 3-person mixture.</w:t>
      </w:r>
    </w:p>
    <w:p w14:paraId="74848904" w14:textId="31DA0452" w:rsidR="00FD6052" w:rsidRPr="007C7ADB" w:rsidRDefault="00FD6052" w:rsidP="00AA7DFA">
      <w:pPr>
        <w:jc w:val="both"/>
        <w:rPr>
          <w:lang w:val="en-US"/>
        </w:rPr>
      </w:pPr>
      <w:r>
        <w:rPr>
          <w:lang w:val="en-US"/>
        </w:rPr>
        <w:t>The following questions were asked:</w:t>
      </w:r>
    </w:p>
    <w:p w14:paraId="4DEA8163" w14:textId="6115D3FC" w:rsidR="00757F57" w:rsidRPr="00600F97" w:rsidRDefault="002062D2" w:rsidP="00AA7DFA">
      <w:pPr>
        <w:pStyle w:val="Lijstalinea"/>
        <w:numPr>
          <w:ilvl w:val="0"/>
          <w:numId w:val="23"/>
        </w:numPr>
        <w:jc w:val="both"/>
        <w:rPr>
          <w:i/>
          <w:iCs/>
          <w:sz w:val="18"/>
          <w:szCs w:val="18"/>
          <w:lang w:val="en-US"/>
        </w:rPr>
      </w:pPr>
      <w:commentRangeStart w:id="158"/>
      <w:r w:rsidRPr="00600F97">
        <w:rPr>
          <w:i/>
          <w:iCs/>
          <w:sz w:val="18"/>
          <w:szCs w:val="18"/>
          <w:lang w:val="en-US"/>
        </w:rPr>
        <w:t>Please select all number(s) of contributors you would consider after seeing a prediction of 3 (3.22).</w:t>
      </w:r>
    </w:p>
    <w:p w14:paraId="711B3508" w14:textId="34E55C77"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4FE81820" w14:textId="2ECE612F" w:rsidR="002062D2"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when you can consult this explanation (SHAP). Do you consider the same, or less options than in question 1?</w:t>
      </w:r>
    </w:p>
    <w:p w14:paraId="3461EC97" w14:textId="77777777" w:rsidR="00600F97" w:rsidRDefault="00600F97" w:rsidP="00AA7DFA">
      <w:pPr>
        <w:keepNext/>
        <w:jc w:val="both"/>
      </w:pPr>
      <w:r>
        <w:rPr>
          <w:noProof/>
          <w:sz w:val="18"/>
          <w:szCs w:val="18"/>
          <w:lang w:val="en-US"/>
        </w:rPr>
        <w:lastRenderedPageBreak/>
        <w:drawing>
          <wp:inline distT="0" distB="0" distL="0" distR="0" wp14:anchorId="7FC21CD6" wp14:editId="79643FE1">
            <wp:extent cx="5749925" cy="533400"/>
            <wp:effectExtent l="0" t="0" r="317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33400"/>
                    </a:xfrm>
                    <a:prstGeom prst="rect">
                      <a:avLst/>
                    </a:prstGeom>
                    <a:noFill/>
                    <a:ln>
                      <a:noFill/>
                    </a:ln>
                  </pic:spPr>
                </pic:pic>
              </a:graphicData>
            </a:graphic>
          </wp:inline>
        </w:drawing>
      </w:r>
    </w:p>
    <w:p w14:paraId="3E730BF6" w14:textId="0E3FA69D" w:rsidR="00600F97" w:rsidRPr="00937B50" w:rsidRDefault="00600F97" w:rsidP="00AA7DFA">
      <w:pPr>
        <w:pStyle w:val="Bijschrift"/>
        <w:jc w:val="both"/>
        <w:rPr>
          <w:i w:val="0"/>
          <w:iCs w:val="0"/>
          <w:lang w:val="en-US"/>
        </w:rPr>
      </w:pPr>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15B7F" w:rsidRPr="00937B50">
        <w:rPr>
          <w:i w:val="0"/>
          <w:iCs w:val="0"/>
          <w:noProof/>
          <w:lang w:val="en-US"/>
        </w:rPr>
        <w:t>19</w:t>
      </w:r>
      <w:r w:rsidRPr="00937B50">
        <w:rPr>
          <w:i w:val="0"/>
          <w:iCs w:val="0"/>
        </w:rPr>
        <w:fldChar w:fldCharType="end"/>
      </w:r>
      <w:r w:rsidRPr="00937B50">
        <w:rPr>
          <w:i w:val="0"/>
          <w:iCs w:val="0"/>
          <w:lang w:val="en-US"/>
        </w:rPr>
        <w:t>: SHAP explanation for profile 1_6B.Trace#01 used in the final survey for question 3.</w:t>
      </w:r>
    </w:p>
    <w:p w14:paraId="29C306D3" w14:textId="17FFEB07"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34F55C01" w14:textId="76C0FCAE" w:rsidR="002062D2" w:rsidRPr="00600F97" w:rsidRDefault="002062D2" w:rsidP="00AA7DFA">
      <w:pPr>
        <w:pStyle w:val="Lijstalinea"/>
        <w:numPr>
          <w:ilvl w:val="0"/>
          <w:numId w:val="23"/>
        </w:numPr>
        <w:jc w:val="both"/>
        <w:rPr>
          <w:i/>
          <w:iCs/>
          <w:sz w:val="18"/>
          <w:szCs w:val="18"/>
          <w:lang w:val="en-US"/>
        </w:rPr>
      </w:pPr>
      <w:r w:rsidRPr="00600F97">
        <w:rPr>
          <w:i/>
          <w:iCs/>
          <w:sz w:val="18"/>
          <w:szCs w:val="18"/>
          <w:lang w:val="en-US"/>
        </w:rPr>
        <w:t>Can you explain why you have answered questions 3 and 4 differently (or not) than questions 1 and 2 after looking at the SHAP explanation, in comparison to only seeing the prediction of 3 (3.22)?</w:t>
      </w:r>
    </w:p>
    <w:p w14:paraId="3C3F1E94" w14:textId="3A7E62A1" w:rsidR="00EC52D6" w:rsidRDefault="002062D2" w:rsidP="00AA7DFA">
      <w:pPr>
        <w:pStyle w:val="Lijstalinea"/>
        <w:numPr>
          <w:ilvl w:val="0"/>
          <w:numId w:val="23"/>
        </w:numPr>
        <w:jc w:val="both"/>
        <w:rPr>
          <w:i/>
          <w:iCs/>
          <w:sz w:val="18"/>
          <w:szCs w:val="18"/>
          <w:lang w:val="en-US"/>
        </w:rPr>
      </w:pPr>
      <w:r w:rsidRPr="00600F97">
        <w:rPr>
          <w:i/>
          <w:iCs/>
          <w:sz w:val="18"/>
          <w:szCs w:val="18"/>
          <w:lang w:val="en-US"/>
        </w:rPr>
        <w:t>Please select all number(s) of contributors you would consider when you can consult the explanation (Compound explanation). Do you consider the same, or less options than in question 1? Note: we are comparing with predictions of 2 and 4 donors. Normally, you would be able to choose which comparison you would like to make.</w:t>
      </w:r>
    </w:p>
    <w:p w14:paraId="21D814D8" w14:textId="77777777" w:rsidR="00600F97" w:rsidRDefault="00600F97" w:rsidP="00AA7DFA">
      <w:pPr>
        <w:keepNext/>
        <w:jc w:val="both"/>
      </w:pPr>
      <w:r>
        <w:rPr>
          <w:i/>
          <w:iCs/>
          <w:noProof/>
          <w:sz w:val="18"/>
          <w:szCs w:val="18"/>
          <w:lang w:val="en-US"/>
        </w:rPr>
        <w:drawing>
          <wp:inline distT="0" distB="0" distL="0" distR="0" wp14:anchorId="5AFE5A50" wp14:editId="4A865445">
            <wp:extent cx="5756275" cy="275018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6275" cy="2750185"/>
                    </a:xfrm>
                    <a:prstGeom prst="rect">
                      <a:avLst/>
                    </a:prstGeom>
                    <a:noFill/>
                    <a:ln>
                      <a:noFill/>
                    </a:ln>
                  </pic:spPr>
                </pic:pic>
              </a:graphicData>
            </a:graphic>
          </wp:inline>
        </w:drawing>
      </w:r>
    </w:p>
    <w:p w14:paraId="486CC90A" w14:textId="56A4FBB0" w:rsidR="00600F97" w:rsidRPr="00937B50" w:rsidRDefault="00600F97" w:rsidP="00AA7DFA">
      <w:pPr>
        <w:pStyle w:val="Bijschrift"/>
        <w:jc w:val="both"/>
        <w:rPr>
          <w:i w:val="0"/>
          <w:iCs w:val="0"/>
          <w:lang w:val="en-US"/>
        </w:rPr>
      </w:pPr>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15B7F" w:rsidRPr="00937B50">
        <w:rPr>
          <w:i w:val="0"/>
          <w:iCs w:val="0"/>
          <w:noProof/>
          <w:lang w:val="en-US"/>
        </w:rPr>
        <w:t>20</w:t>
      </w:r>
      <w:r w:rsidRPr="00937B50">
        <w:rPr>
          <w:i w:val="0"/>
          <w:iCs w:val="0"/>
        </w:rPr>
        <w:fldChar w:fldCharType="end"/>
      </w:r>
      <w:r w:rsidRPr="00937B50">
        <w:rPr>
          <w:i w:val="0"/>
          <w:iCs w:val="0"/>
          <w:lang w:val="en-US"/>
        </w:rPr>
        <w:t>: Our visualization for profile 1_6B.Trace#01, comparing to a NOC of 2, used in the final survey for question 6.</w:t>
      </w:r>
    </w:p>
    <w:p w14:paraId="43910D53" w14:textId="77777777" w:rsidR="00600F97" w:rsidRDefault="00600F97" w:rsidP="00AA7DFA">
      <w:pPr>
        <w:keepNext/>
        <w:jc w:val="both"/>
      </w:pPr>
      <w:r>
        <w:rPr>
          <w:noProof/>
          <w:lang w:val="en-US"/>
        </w:rPr>
        <w:drawing>
          <wp:inline distT="0" distB="0" distL="0" distR="0" wp14:anchorId="187E697F" wp14:editId="05AB6E66">
            <wp:extent cx="5756275" cy="275018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275" cy="2750185"/>
                    </a:xfrm>
                    <a:prstGeom prst="rect">
                      <a:avLst/>
                    </a:prstGeom>
                    <a:noFill/>
                    <a:ln>
                      <a:noFill/>
                    </a:ln>
                  </pic:spPr>
                </pic:pic>
              </a:graphicData>
            </a:graphic>
          </wp:inline>
        </w:drawing>
      </w:r>
    </w:p>
    <w:p w14:paraId="248F8AA9" w14:textId="0625F83A" w:rsidR="00600F97" w:rsidRPr="00937B50" w:rsidRDefault="00600F97" w:rsidP="00AA7DFA">
      <w:pPr>
        <w:pStyle w:val="Bijschrift"/>
        <w:jc w:val="both"/>
        <w:rPr>
          <w:i w:val="0"/>
          <w:iCs w:val="0"/>
          <w:lang w:val="en-US"/>
        </w:rPr>
      </w:pPr>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15B7F" w:rsidRPr="00937B50">
        <w:rPr>
          <w:i w:val="0"/>
          <w:iCs w:val="0"/>
          <w:noProof/>
          <w:lang w:val="en-US"/>
        </w:rPr>
        <w:t>21</w:t>
      </w:r>
      <w:r w:rsidRPr="00937B50">
        <w:rPr>
          <w:i w:val="0"/>
          <w:iCs w:val="0"/>
        </w:rPr>
        <w:fldChar w:fldCharType="end"/>
      </w:r>
      <w:r w:rsidRPr="00937B50">
        <w:rPr>
          <w:i w:val="0"/>
          <w:iCs w:val="0"/>
          <w:lang w:val="en-US"/>
        </w:rPr>
        <w:t>: Our visualization for profile 1_6B.Trace#01, comparing to a NOC of 4, used in the final survey for question 6.</w:t>
      </w:r>
    </w:p>
    <w:p w14:paraId="09E9E6FC" w14:textId="5C84DD32" w:rsidR="00EC52D6" w:rsidRPr="00600F97" w:rsidRDefault="00EC52D6" w:rsidP="00AA7DFA">
      <w:pPr>
        <w:pStyle w:val="Lijstalinea"/>
        <w:numPr>
          <w:ilvl w:val="0"/>
          <w:numId w:val="23"/>
        </w:numPr>
        <w:jc w:val="both"/>
        <w:rPr>
          <w:i/>
          <w:iCs/>
          <w:sz w:val="18"/>
          <w:szCs w:val="18"/>
          <w:lang w:val="en-US"/>
        </w:rPr>
      </w:pPr>
      <w:r w:rsidRPr="00600F97">
        <w:rPr>
          <w:i/>
          <w:iCs/>
          <w:sz w:val="18"/>
          <w:szCs w:val="18"/>
          <w:lang w:val="en-US"/>
        </w:rPr>
        <w:t>Do you think the prediction of 3 (3.22) is correct?</w:t>
      </w:r>
    </w:p>
    <w:p w14:paraId="18490FC5" w14:textId="4E544864" w:rsidR="00DB4A97" w:rsidRPr="00600F97" w:rsidRDefault="00EC52D6" w:rsidP="00AA7DFA">
      <w:pPr>
        <w:pStyle w:val="Lijstalinea"/>
        <w:numPr>
          <w:ilvl w:val="0"/>
          <w:numId w:val="23"/>
        </w:numPr>
        <w:jc w:val="both"/>
        <w:rPr>
          <w:i/>
          <w:iCs/>
          <w:sz w:val="18"/>
          <w:szCs w:val="18"/>
          <w:lang w:val="en-US"/>
        </w:rPr>
      </w:pPr>
      <w:r w:rsidRPr="00600F97">
        <w:rPr>
          <w:i/>
          <w:iCs/>
          <w:sz w:val="18"/>
          <w:szCs w:val="18"/>
          <w:lang w:val="en-US"/>
        </w:rPr>
        <w:t xml:space="preserve">Can you explain why you have answered questions </w:t>
      </w:r>
      <w:r w:rsidR="00600F97" w:rsidRPr="00600F97">
        <w:rPr>
          <w:i/>
          <w:iCs/>
          <w:sz w:val="18"/>
          <w:szCs w:val="18"/>
          <w:lang w:val="en-US"/>
        </w:rPr>
        <w:t>6</w:t>
      </w:r>
      <w:r w:rsidRPr="00600F97">
        <w:rPr>
          <w:i/>
          <w:iCs/>
          <w:sz w:val="18"/>
          <w:szCs w:val="18"/>
          <w:lang w:val="en-US"/>
        </w:rPr>
        <w:t xml:space="preserve"> and </w:t>
      </w:r>
      <w:r w:rsidR="00600F97" w:rsidRPr="00600F97">
        <w:rPr>
          <w:i/>
          <w:iCs/>
          <w:sz w:val="18"/>
          <w:szCs w:val="18"/>
          <w:lang w:val="en-US"/>
        </w:rPr>
        <w:t>7</w:t>
      </w:r>
      <w:r w:rsidRPr="00600F97">
        <w:rPr>
          <w:i/>
          <w:iCs/>
          <w:sz w:val="18"/>
          <w:szCs w:val="18"/>
          <w:lang w:val="en-US"/>
        </w:rPr>
        <w:t xml:space="preserve"> differently (or not) than questions 1 and 2 after looking at the Compound explanation, in comparison to only seeing the prediction of 3 (3.22)?</w:t>
      </w:r>
      <w:commentRangeEnd w:id="158"/>
      <w:r w:rsidR="00E31DC7">
        <w:rPr>
          <w:rStyle w:val="Verwijzingopmerking"/>
        </w:rPr>
        <w:commentReference w:id="158"/>
      </w:r>
    </w:p>
    <w:p w14:paraId="335BC223" w14:textId="3A27AF1B" w:rsidR="00AA7DFA" w:rsidRPr="00AA7DFA" w:rsidRDefault="00AA7DFA" w:rsidP="00AA7DFA">
      <w:pPr>
        <w:pStyle w:val="Kop3"/>
        <w:jc w:val="both"/>
        <w:rPr>
          <w:lang w:val="en-US"/>
        </w:rPr>
      </w:pPr>
      <w:bookmarkStart w:id="159" w:name="_Toc73486338"/>
      <w:r>
        <w:rPr>
          <w:lang w:val="en-US"/>
        </w:rPr>
        <w:lastRenderedPageBreak/>
        <w:t>5.4.2 Answers</w:t>
      </w:r>
      <w:r w:rsidR="00B46886">
        <w:rPr>
          <w:lang w:val="en-US"/>
        </w:rPr>
        <w:t>:</w:t>
      </w:r>
      <w:r>
        <w:rPr>
          <w:lang w:val="en-US"/>
        </w:rPr>
        <w:t xml:space="preserve"> increase trust</w:t>
      </w:r>
      <w:bookmarkEnd w:id="159"/>
      <w:r>
        <w:rPr>
          <w:lang w:val="en-US"/>
        </w:rPr>
        <w:t xml:space="preserve"> </w:t>
      </w:r>
    </w:p>
    <w:p w14:paraId="3E395C66" w14:textId="55F85A6E" w:rsidR="003C17C4" w:rsidRPr="003C17C4" w:rsidRDefault="003C17C4" w:rsidP="00AA7DFA">
      <w:pPr>
        <w:jc w:val="both"/>
        <w:rPr>
          <w:lang w:val="en-US"/>
        </w:rPr>
      </w:pPr>
      <w:r>
        <w:rPr>
          <w:lang w:val="en-US"/>
        </w:rPr>
        <w:t>We want</w:t>
      </w:r>
      <w:r w:rsidR="001528F0">
        <w:rPr>
          <w:lang w:val="en-US"/>
        </w:rPr>
        <w:t>ed</w:t>
      </w:r>
      <w:r>
        <w:rPr>
          <w:lang w:val="en-US"/>
        </w:rPr>
        <w:t xml:space="preserve"> to see if our visualization </w:t>
      </w:r>
      <w:r w:rsidR="001528F0">
        <w:rPr>
          <w:lang w:val="en-US"/>
        </w:rPr>
        <w:t>could</w:t>
      </w:r>
      <w:r>
        <w:rPr>
          <w:lang w:val="en-US"/>
        </w:rPr>
        <w:t xml:space="preserve"> take away some doubt about the prediction. We compare</w:t>
      </w:r>
      <w:r w:rsidR="001528F0">
        <w:rPr>
          <w:lang w:val="en-US"/>
        </w:rPr>
        <w:t>d</w:t>
      </w:r>
      <w:r>
        <w:rPr>
          <w:lang w:val="en-US"/>
        </w:rPr>
        <w:t xml:space="preserve"> </w:t>
      </w:r>
      <w:r w:rsidR="001528F0">
        <w:rPr>
          <w:lang w:val="en-US"/>
        </w:rPr>
        <w:t>against</w:t>
      </w:r>
      <w:r>
        <w:rPr>
          <w:lang w:val="en-US"/>
        </w:rPr>
        <w:t xml:space="preserve"> the SHAP explanation. </w:t>
      </w:r>
      <w:r w:rsidR="00B67D9E">
        <w:rPr>
          <w:lang w:val="en-US"/>
        </w:rPr>
        <w:t xml:space="preserve">Increased </w:t>
      </w:r>
      <w:r>
        <w:rPr>
          <w:lang w:val="en-US"/>
        </w:rPr>
        <w:t xml:space="preserve">trust means that </w:t>
      </w:r>
      <w:r w:rsidRPr="00937B50">
        <w:rPr>
          <w:b/>
          <w:bCs/>
          <w:lang w:val="en-US"/>
        </w:rPr>
        <w:t>less options for the NOC</w:t>
      </w:r>
      <w:r>
        <w:rPr>
          <w:lang w:val="en-US"/>
        </w:rPr>
        <w:t xml:space="preserve"> are considered</w:t>
      </w:r>
      <w:r w:rsidR="00B67D9E">
        <w:rPr>
          <w:lang w:val="en-US"/>
        </w:rPr>
        <w:t xml:space="preserve">, and that </w:t>
      </w:r>
      <w:r w:rsidR="00B67D9E" w:rsidRPr="00937B50">
        <w:rPr>
          <w:b/>
          <w:bCs/>
          <w:lang w:val="en-US"/>
        </w:rPr>
        <w:t>users think the prediction is correct</w:t>
      </w:r>
      <w:r w:rsidR="00B67D9E">
        <w:rPr>
          <w:lang w:val="en-US"/>
        </w:rPr>
        <w:t>.</w:t>
      </w:r>
    </w:p>
    <w:p w14:paraId="3FDF9055" w14:textId="2B70E5C2" w:rsidR="00A12C76" w:rsidRDefault="00FD6052" w:rsidP="00AA7DFA">
      <w:pPr>
        <w:jc w:val="both"/>
        <w:rPr>
          <w:lang w:val="en-US"/>
        </w:rPr>
      </w:pPr>
      <w:r>
        <w:rPr>
          <w:lang w:val="en-US"/>
        </w:rPr>
        <w:t xml:space="preserve">The </w:t>
      </w:r>
      <w:r w:rsidR="00446C54">
        <w:rPr>
          <w:lang w:val="en-US"/>
        </w:rPr>
        <w:t xml:space="preserve">answers to questions 1, 3, and </w:t>
      </w:r>
      <w:r w:rsidR="00600F97">
        <w:rPr>
          <w:lang w:val="en-US"/>
        </w:rPr>
        <w:t>6</w:t>
      </w:r>
      <w:r w:rsidR="00446C54">
        <w:rPr>
          <w:lang w:val="en-US"/>
        </w:rPr>
        <w:t xml:space="preserve"> are summarized in</w:t>
      </w:r>
      <w:r w:rsidR="00A12C76">
        <w:rPr>
          <w:lang w:val="en-US"/>
        </w:rPr>
        <w:t xml:space="preserve"> </w:t>
      </w:r>
      <w:r w:rsidR="00A12C76">
        <w:rPr>
          <w:lang w:val="en-US"/>
        </w:rPr>
        <w:fldChar w:fldCharType="begin"/>
      </w:r>
      <w:r w:rsidR="00A12C76">
        <w:rPr>
          <w:lang w:val="en-US"/>
        </w:rPr>
        <w:instrText xml:space="preserve"> REF _Ref72946349 \h </w:instrText>
      </w:r>
      <w:r w:rsidR="00AA7DFA">
        <w:rPr>
          <w:lang w:val="en-US"/>
        </w:rPr>
        <w:instrText xml:space="preserve"> \* MERGEFORMAT </w:instrText>
      </w:r>
      <w:r w:rsidR="00A12C76">
        <w:rPr>
          <w:lang w:val="en-US"/>
        </w:rPr>
      </w:r>
      <w:r w:rsidR="00A12C76">
        <w:rPr>
          <w:lang w:val="en-US"/>
        </w:rPr>
        <w:fldChar w:fldCharType="separate"/>
      </w:r>
      <w:r w:rsidR="00937B50" w:rsidRPr="00937B50">
        <w:rPr>
          <w:lang w:val="en-US"/>
        </w:rPr>
        <w:t xml:space="preserve">Figure </w:t>
      </w:r>
      <w:r w:rsidR="00937B50" w:rsidRPr="00937B50">
        <w:rPr>
          <w:noProof/>
          <w:lang w:val="en-US"/>
        </w:rPr>
        <w:t>22</w:t>
      </w:r>
      <w:r w:rsidR="00A12C76">
        <w:rPr>
          <w:lang w:val="en-US"/>
        </w:rPr>
        <w:fldChar w:fldCharType="end"/>
      </w:r>
      <w:r w:rsidR="00446C54">
        <w:rPr>
          <w:lang w:val="en-US"/>
        </w:rPr>
        <w:t>.</w:t>
      </w:r>
      <w:r w:rsidR="00A12C76">
        <w:rPr>
          <w:lang w:val="en-US"/>
        </w:rPr>
        <w:t xml:space="preserve"> The influence that the SHAP explanation has on which NOC is considered is shown in the top graph. We can see that most people switched from considering 2, 3 and 4 contributors, to only 3 and 4. The others stayed with the same as what they chose after only seeing the prediction, or even started to consider 2 after previously only considering 3 and 4. There </w:t>
      </w:r>
      <w:r w:rsidR="00B67D9E">
        <w:rPr>
          <w:lang w:val="en-US"/>
        </w:rPr>
        <w:t>is quite a range of different answers.</w:t>
      </w:r>
    </w:p>
    <w:p w14:paraId="3DEB9175" w14:textId="63F39473" w:rsidR="00600F97" w:rsidRDefault="00A12C76" w:rsidP="00AA7DFA">
      <w:pPr>
        <w:jc w:val="both"/>
        <w:rPr>
          <w:lang w:val="en-US"/>
        </w:rPr>
      </w:pPr>
      <w:r>
        <w:rPr>
          <w:lang w:val="en-US"/>
        </w:rPr>
        <w:t>Similarly, the influence of our visualization on which NOC is considered is shown in the bottom graph. Most people switched from considering 2, 3 and 4 contributors, to only 3 and 4. The others stayed with their original consideration</w:t>
      </w:r>
      <w:r w:rsidR="00B67D9E">
        <w:rPr>
          <w:lang w:val="en-US"/>
        </w:rPr>
        <w:t xml:space="preserve"> which lies close to the prediction.</w:t>
      </w:r>
    </w:p>
    <w:p w14:paraId="39379FE7" w14:textId="11381D35" w:rsidR="006030B5" w:rsidRDefault="006030B5" w:rsidP="00AA7DFA">
      <w:pPr>
        <w:jc w:val="both"/>
      </w:pPr>
      <w:r>
        <w:rPr>
          <w:noProof/>
          <w:lang w:val="en-US"/>
        </w:rPr>
        <w:drawing>
          <wp:inline distT="0" distB="0" distL="0" distR="0" wp14:anchorId="38FEA93E" wp14:editId="6861DC9F">
            <wp:extent cx="4170219" cy="2905582"/>
            <wp:effectExtent l="0" t="0" r="190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3155" cy="2914595"/>
                    </a:xfrm>
                    <a:prstGeom prst="rect">
                      <a:avLst/>
                    </a:prstGeom>
                    <a:noFill/>
                    <a:ln>
                      <a:noFill/>
                    </a:ln>
                  </pic:spPr>
                </pic:pic>
              </a:graphicData>
            </a:graphic>
          </wp:inline>
        </w:drawing>
      </w:r>
    </w:p>
    <w:p w14:paraId="232F4D53" w14:textId="147F5530" w:rsidR="006030B5" w:rsidRPr="00937B50" w:rsidRDefault="006030B5" w:rsidP="00AA7DFA">
      <w:pPr>
        <w:pStyle w:val="Bijschrift"/>
        <w:jc w:val="both"/>
        <w:rPr>
          <w:i w:val="0"/>
          <w:iCs w:val="0"/>
          <w:noProof/>
          <w:lang w:val="en-US"/>
        </w:rPr>
      </w:pPr>
      <w:bookmarkStart w:id="160" w:name="_Ref72946349"/>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937B50">
        <w:rPr>
          <w:i w:val="0"/>
          <w:iCs w:val="0"/>
          <w:noProof/>
          <w:lang w:val="en-US"/>
        </w:rPr>
        <w:t>22</w:t>
      </w:r>
      <w:r w:rsidRPr="00937B50">
        <w:rPr>
          <w:i w:val="0"/>
          <w:iCs w:val="0"/>
        </w:rPr>
        <w:fldChar w:fldCharType="end"/>
      </w:r>
      <w:bookmarkEnd w:id="160"/>
      <w:r w:rsidRPr="00937B50">
        <w:rPr>
          <w:i w:val="0"/>
          <w:iCs w:val="0"/>
          <w:lang w:val="en-US"/>
        </w:rPr>
        <w:t xml:space="preserve">: Changes in answers from questions 1 to 3 in the top </w:t>
      </w:r>
      <w:r w:rsidR="00446C54" w:rsidRPr="00937B50">
        <w:rPr>
          <w:i w:val="0"/>
          <w:iCs w:val="0"/>
          <w:lang w:val="en-US"/>
        </w:rPr>
        <w:t>graph</w:t>
      </w:r>
      <w:r w:rsidR="000B03D5" w:rsidRPr="00937B50">
        <w:rPr>
          <w:i w:val="0"/>
          <w:iCs w:val="0"/>
          <w:lang w:val="en-US"/>
        </w:rPr>
        <w:t xml:space="preserve"> (prediction to SHAP)</w:t>
      </w:r>
      <w:r w:rsidRPr="00937B50">
        <w:rPr>
          <w:i w:val="0"/>
          <w:iCs w:val="0"/>
          <w:lang w:val="en-US"/>
        </w:rPr>
        <w:t xml:space="preserve"> and from questions 1 to </w:t>
      </w:r>
      <w:r w:rsidR="00600F97" w:rsidRPr="00937B50">
        <w:rPr>
          <w:i w:val="0"/>
          <w:iCs w:val="0"/>
          <w:lang w:val="en-US"/>
        </w:rPr>
        <w:t>6</w:t>
      </w:r>
      <w:r w:rsidRPr="00937B50">
        <w:rPr>
          <w:i w:val="0"/>
          <w:iCs w:val="0"/>
          <w:lang w:val="en-US"/>
        </w:rPr>
        <w:t xml:space="preserve"> in the bottom graph</w:t>
      </w:r>
      <w:r w:rsidR="000B03D5" w:rsidRPr="00937B50">
        <w:rPr>
          <w:i w:val="0"/>
          <w:iCs w:val="0"/>
          <w:lang w:val="en-US"/>
        </w:rPr>
        <w:t xml:space="preserve"> (prediction to visualization)</w:t>
      </w:r>
      <w:r w:rsidR="00446C54" w:rsidRPr="00937B50">
        <w:rPr>
          <w:i w:val="0"/>
          <w:iCs w:val="0"/>
          <w:lang w:val="en-US"/>
        </w:rPr>
        <w:t>.</w:t>
      </w:r>
    </w:p>
    <w:p w14:paraId="15A6A150" w14:textId="66182999" w:rsidR="00A12C76" w:rsidRDefault="00337AC7" w:rsidP="00AA7DFA">
      <w:pPr>
        <w:jc w:val="both"/>
        <w:rPr>
          <w:lang w:val="en-US"/>
        </w:rPr>
      </w:pPr>
      <w:r>
        <w:rPr>
          <w:lang w:val="en-US"/>
        </w:rPr>
        <w:t xml:space="preserve">A similar trend can be seen in </w:t>
      </w:r>
      <w:r>
        <w:rPr>
          <w:lang w:val="en-US"/>
        </w:rPr>
        <w:fldChar w:fldCharType="begin"/>
      </w:r>
      <w:r>
        <w:rPr>
          <w:lang w:val="en-US"/>
        </w:rPr>
        <w:instrText xml:space="preserve"> REF _Ref72942151 \h </w:instrText>
      </w:r>
      <w:r w:rsidR="00AA7DFA">
        <w:rPr>
          <w:lang w:val="en-US"/>
        </w:rPr>
        <w:instrText xml:space="preserve"> \* MERGEFORMAT </w:instrText>
      </w:r>
      <w:r>
        <w:rPr>
          <w:lang w:val="en-US"/>
        </w:rPr>
      </w:r>
      <w:r>
        <w:rPr>
          <w:lang w:val="en-US"/>
        </w:rPr>
        <w:fldChar w:fldCharType="separate"/>
      </w:r>
      <w:r w:rsidRPr="00951D3E">
        <w:rPr>
          <w:lang w:val="en-US"/>
        </w:rPr>
        <w:t xml:space="preserve">Figure </w:t>
      </w:r>
      <w:r>
        <w:rPr>
          <w:noProof/>
          <w:lang w:val="en-US"/>
        </w:rPr>
        <w:t>23</w:t>
      </w:r>
      <w:r>
        <w:rPr>
          <w:lang w:val="en-US"/>
        </w:rPr>
        <w:fldChar w:fldCharType="end"/>
      </w:r>
      <w:r>
        <w:rPr>
          <w:lang w:val="en-US"/>
        </w:rPr>
        <w:t xml:space="preserve"> for questions 2, 4 and 7. </w:t>
      </w:r>
      <w:r w:rsidR="00FE63FC">
        <w:rPr>
          <w:lang w:val="en-US"/>
        </w:rPr>
        <w:t xml:space="preserve">In general, more people seem to think the prediction is correct after seeing the SHAP explanation (going from the first to the second pie chart). Our visualization has </w:t>
      </w:r>
      <w:r w:rsidR="00937B50">
        <w:rPr>
          <w:lang w:val="en-US"/>
        </w:rPr>
        <w:t>a comparable</w:t>
      </w:r>
      <w:r w:rsidR="0061167A">
        <w:rPr>
          <w:lang w:val="en-US"/>
        </w:rPr>
        <w:t xml:space="preserve"> </w:t>
      </w:r>
      <w:r w:rsidR="00FE63FC">
        <w:rPr>
          <w:lang w:val="en-US"/>
        </w:rPr>
        <w:t>effect</w:t>
      </w:r>
      <w:r w:rsidR="00AA7DFA">
        <w:rPr>
          <w:lang w:val="en-US"/>
        </w:rPr>
        <w:t xml:space="preserve"> (</w:t>
      </w:r>
      <w:r w:rsidR="0061167A">
        <w:rPr>
          <w:lang w:val="en-US"/>
        </w:rPr>
        <w:t xml:space="preserve">going from the first to </w:t>
      </w:r>
      <w:r w:rsidR="00AA7DFA">
        <w:rPr>
          <w:lang w:val="en-US"/>
        </w:rPr>
        <w:t>the third pie chart)</w:t>
      </w:r>
      <w:r w:rsidR="00FE63FC">
        <w:rPr>
          <w:lang w:val="en-US"/>
        </w:rPr>
        <w:t>.</w:t>
      </w:r>
    </w:p>
    <w:p w14:paraId="3FE64993" w14:textId="77777777" w:rsidR="00F05305" w:rsidRDefault="00F05305" w:rsidP="00AA7DFA">
      <w:pPr>
        <w:jc w:val="both"/>
        <w:rPr>
          <w:lang w:val="en-US"/>
        </w:rPr>
      </w:pPr>
    </w:p>
    <w:p w14:paraId="6499A436" w14:textId="111D7578" w:rsidR="00951D3E" w:rsidRDefault="00951D3E" w:rsidP="00AA7DFA">
      <w:pPr>
        <w:jc w:val="both"/>
      </w:pPr>
      <w:r>
        <w:rPr>
          <w:noProof/>
          <w:lang w:val="en-US"/>
        </w:rPr>
        <w:drawing>
          <wp:inline distT="0" distB="0" distL="0" distR="0" wp14:anchorId="28C6E462" wp14:editId="4231F1FE">
            <wp:extent cx="5624638" cy="124460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a:extLst>
                        <a:ext uri="{28A0092B-C50C-407E-A947-70E740481C1C}">
                          <a14:useLocalDpi xmlns:a14="http://schemas.microsoft.com/office/drawing/2010/main" val="0"/>
                        </a:ext>
                      </a:extLst>
                    </a:blip>
                    <a:srcRect l="6186" t="17076"/>
                    <a:stretch/>
                  </pic:blipFill>
                  <pic:spPr bwMode="auto">
                    <a:xfrm>
                      <a:off x="0" y="0"/>
                      <a:ext cx="5626202" cy="1244946"/>
                    </a:xfrm>
                    <a:prstGeom prst="rect">
                      <a:avLst/>
                    </a:prstGeom>
                    <a:noFill/>
                    <a:ln>
                      <a:noFill/>
                    </a:ln>
                    <a:extLst>
                      <a:ext uri="{53640926-AAD7-44D8-BBD7-CCE9431645EC}">
                        <a14:shadowObscured xmlns:a14="http://schemas.microsoft.com/office/drawing/2010/main"/>
                      </a:ext>
                    </a:extLst>
                  </pic:spPr>
                </pic:pic>
              </a:graphicData>
            </a:graphic>
          </wp:inline>
        </w:drawing>
      </w:r>
    </w:p>
    <w:p w14:paraId="24B6DA1B" w14:textId="1C0A2E3A" w:rsidR="00FD6052" w:rsidRPr="00937B50" w:rsidRDefault="00951D3E" w:rsidP="00AA7DFA">
      <w:pPr>
        <w:pStyle w:val="Bijschrift"/>
        <w:jc w:val="both"/>
        <w:rPr>
          <w:i w:val="0"/>
          <w:iCs w:val="0"/>
          <w:lang w:val="en-US"/>
        </w:rPr>
      </w:pPr>
      <w:bookmarkStart w:id="161" w:name="_Ref72942151"/>
      <w:r w:rsidRPr="00937B50">
        <w:rPr>
          <w:i w:val="0"/>
          <w:iCs w:val="0"/>
          <w:lang w:val="en-US"/>
        </w:rPr>
        <w:t xml:space="preserve">Figure </w:t>
      </w:r>
      <w:r w:rsidRPr="00937B50">
        <w:rPr>
          <w:i w:val="0"/>
          <w:iCs w:val="0"/>
        </w:rPr>
        <w:fldChar w:fldCharType="begin"/>
      </w:r>
      <w:r w:rsidRPr="00937B50">
        <w:rPr>
          <w:i w:val="0"/>
          <w:iCs w:val="0"/>
          <w:lang w:val="en-US"/>
        </w:rPr>
        <w:instrText xml:space="preserve"> SEQ Figure \* ARABIC </w:instrText>
      </w:r>
      <w:r w:rsidRPr="00937B50">
        <w:rPr>
          <w:i w:val="0"/>
          <w:iCs w:val="0"/>
        </w:rPr>
        <w:fldChar w:fldCharType="separate"/>
      </w:r>
      <w:r w:rsidR="00A15B7F" w:rsidRPr="00937B50">
        <w:rPr>
          <w:i w:val="0"/>
          <w:iCs w:val="0"/>
          <w:noProof/>
          <w:lang w:val="en-US"/>
        </w:rPr>
        <w:t>23</w:t>
      </w:r>
      <w:r w:rsidRPr="00937B50">
        <w:rPr>
          <w:i w:val="0"/>
          <w:iCs w:val="0"/>
        </w:rPr>
        <w:fldChar w:fldCharType="end"/>
      </w:r>
      <w:bookmarkEnd w:id="161"/>
      <w:r w:rsidRPr="00937B50">
        <w:rPr>
          <w:i w:val="0"/>
          <w:iCs w:val="0"/>
          <w:lang w:val="en-US"/>
        </w:rPr>
        <w:t>: Do participants think that the prediction of 3 (3.22) is correct after question 2</w:t>
      </w:r>
      <w:r w:rsidR="00337AC7" w:rsidRPr="00937B50">
        <w:rPr>
          <w:i w:val="0"/>
          <w:iCs w:val="0"/>
          <w:lang w:val="en-US"/>
        </w:rPr>
        <w:t xml:space="preserve"> (only the prediction)</w:t>
      </w:r>
      <w:r w:rsidRPr="00937B50">
        <w:rPr>
          <w:i w:val="0"/>
          <w:iCs w:val="0"/>
          <w:lang w:val="en-US"/>
        </w:rPr>
        <w:t>,</w:t>
      </w:r>
      <w:r w:rsidR="00F05305" w:rsidRPr="00937B50">
        <w:rPr>
          <w:i w:val="0"/>
          <w:iCs w:val="0"/>
          <w:lang w:val="en-US"/>
        </w:rPr>
        <w:t xml:space="preserve"> question</w:t>
      </w:r>
      <w:r w:rsidRPr="00937B50">
        <w:rPr>
          <w:i w:val="0"/>
          <w:iCs w:val="0"/>
          <w:lang w:val="en-US"/>
        </w:rPr>
        <w:t xml:space="preserve"> 4</w:t>
      </w:r>
      <w:r w:rsidR="00337AC7" w:rsidRPr="00937B50">
        <w:rPr>
          <w:i w:val="0"/>
          <w:iCs w:val="0"/>
          <w:lang w:val="en-US"/>
        </w:rPr>
        <w:t xml:space="preserve"> (SHAP)</w:t>
      </w:r>
      <w:r w:rsidRPr="00937B50">
        <w:rPr>
          <w:i w:val="0"/>
          <w:iCs w:val="0"/>
          <w:lang w:val="en-US"/>
        </w:rPr>
        <w:t xml:space="preserve"> and</w:t>
      </w:r>
      <w:r w:rsidR="00F05305" w:rsidRPr="00937B50">
        <w:rPr>
          <w:i w:val="0"/>
          <w:iCs w:val="0"/>
          <w:lang w:val="en-US"/>
        </w:rPr>
        <w:t xml:space="preserve"> question</w:t>
      </w:r>
      <w:r w:rsidRPr="00937B50">
        <w:rPr>
          <w:i w:val="0"/>
          <w:iCs w:val="0"/>
          <w:lang w:val="en-US"/>
        </w:rPr>
        <w:t xml:space="preserve"> </w:t>
      </w:r>
      <w:r w:rsidR="00600F97" w:rsidRPr="00937B50">
        <w:rPr>
          <w:i w:val="0"/>
          <w:iCs w:val="0"/>
          <w:lang w:val="en-US"/>
        </w:rPr>
        <w:t>7</w:t>
      </w:r>
      <w:r w:rsidR="00337AC7" w:rsidRPr="00937B50">
        <w:rPr>
          <w:i w:val="0"/>
          <w:iCs w:val="0"/>
          <w:lang w:val="en-US"/>
        </w:rPr>
        <w:t xml:space="preserve"> (compound visualization)</w:t>
      </w:r>
      <w:r w:rsidRPr="00937B50">
        <w:rPr>
          <w:i w:val="0"/>
          <w:iCs w:val="0"/>
          <w:lang w:val="en-US"/>
        </w:rPr>
        <w:t>.</w:t>
      </w:r>
    </w:p>
    <w:p w14:paraId="0BCBBD4C" w14:textId="77777777" w:rsidR="00F05305" w:rsidRDefault="00F05305" w:rsidP="00AA7DFA">
      <w:pPr>
        <w:jc w:val="both"/>
        <w:rPr>
          <w:lang w:val="en-US"/>
        </w:rPr>
      </w:pPr>
    </w:p>
    <w:p w14:paraId="38FCA3AC" w14:textId="77777777" w:rsidR="00F05305" w:rsidRDefault="00F05305" w:rsidP="00AA7DFA">
      <w:pPr>
        <w:jc w:val="both"/>
        <w:rPr>
          <w:lang w:val="en-US"/>
        </w:rPr>
      </w:pPr>
    </w:p>
    <w:p w14:paraId="0593BAFB" w14:textId="7BD9527C" w:rsidR="00F05305" w:rsidRDefault="00F05305" w:rsidP="00F05305">
      <w:pPr>
        <w:pStyle w:val="Kop3"/>
        <w:jc w:val="both"/>
        <w:rPr>
          <w:lang w:val="en-US"/>
        </w:rPr>
      </w:pPr>
      <w:bookmarkStart w:id="162" w:name="_Toc73486339"/>
      <w:r>
        <w:rPr>
          <w:lang w:val="en-US"/>
        </w:rPr>
        <w:t>5.4.</w:t>
      </w:r>
      <w:r w:rsidR="00905491">
        <w:rPr>
          <w:lang w:val="en-US"/>
        </w:rPr>
        <w:t>3</w:t>
      </w:r>
      <w:r>
        <w:rPr>
          <w:lang w:val="en-US"/>
        </w:rPr>
        <w:t xml:space="preserve"> </w:t>
      </w:r>
      <w:r w:rsidR="00531650">
        <w:rPr>
          <w:lang w:val="en-US"/>
        </w:rPr>
        <w:t>Motivations: increase trust</w:t>
      </w:r>
      <w:bookmarkEnd w:id="162"/>
    </w:p>
    <w:p w14:paraId="4DCB11BD" w14:textId="36F58FA0" w:rsidR="0061167A" w:rsidRDefault="0061167A" w:rsidP="00AA7DFA">
      <w:pPr>
        <w:jc w:val="both"/>
        <w:rPr>
          <w:lang w:val="en-US"/>
        </w:rPr>
      </w:pPr>
      <w:r>
        <w:rPr>
          <w:lang w:val="en-US"/>
        </w:rPr>
        <w:t xml:space="preserve">The motivations that the participants gave in question 5 concern why they considered different answers after seeing the </w:t>
      </w:r>
      <w:r w:rsidRPr="00531650">
        <w:rPr>
          <w:b/>
          <w:bCs/>
          <w:lang w:val="en-US"/>
        </w:rPr>
        <w:t xml:space="preserve">SHAP explanation in </w:t>
      </w:r>
      <w:r w:rsidR="00951D3E" w:rsidRPr="00531650">
        <w:rPr>
          <w:b/>
          <w:bCs/>
          <w:lang w:val="en-US"/>
        </w:rPr>
        <w:t>comparison to no explanation</w:t>
      </w:r>
      <w:r>
        <w:rPr>
          <w:lang w:val="en-US"/>
        </w:rPr>
        <w:t>.</w:t>
      </w:r>
      <w:r w:rsidR="00951D3E">
        <w:rPr>
          <w:lang w:val="en-US"/>
        </w:rPr>
        <w:t xml:space="preserve"> </w:t>
      </w:r>
    </w:p>
    <w:p w14:paraId="6A4D0EEE" w14:textId="64C73EFE" w:rsidR="0061167A" w:rsidRDefault="00FA3811" w:rsidP="00AA7DFA">
      <w:pPr>
        <w:jc w:val="both"/>
        <w:rPr>
          <w:lang w:val="en-US"/>
        </w:rPr>
      </w:pPr>
      <w:r>
        <w:rPr>
          <w:lang w:val="en-US"/>
        </w:rPr>
        <w:t>There were a few users that expressed to no longer consider 2 contributors because of feature values</w:t>
      </w:r>
      <w:r w:rsidR="00F05305">
        <w:rPr>
          <w:lang w:val="en-US"/>
        </w:rPr>
        <w:t xml:space="preserve">. One noted the </w:t>
      </w:r>
      <w:r>
        <w:rPr>
          <w:lang w:val="en-US"/>
        </w:rPr>
        <w:t xml:space="preserve">MAC and TAC in combination with the </w:t>
      </w:r>
      <w:r w:rsidR="00463BB7">
        <w:rPr>
          <w:lang w:val="en-US"/>
        </w:rPr>
        <w:t>high</w:t>
      </w:r>
      <w:r>
        <w:rPr>
          <w:lang w:val="en-US"/>
        </w:rPr>
        <w:t xml:space="preserve"> number of peaks below 800 RFU </w:t>
      </w:r>
      <w:r w:rsidR="00F05305">
        <w:rPr>
          <w:lang w:val="en-US"/>
        </w:rPr>
        <w:t>would not suit 2 donors, another mentioned the high</w:t>
      </w:r>
      <w:r w:rsidR="00463BB7">
        <w:rPr>
          <w:lang w:val="en-US"/>
        </w:rPr>
        <w:t xml:space="preserve"> number</w:t>
      </w:r>
      <w:r>
        <w:rPr>
          <w:lang w:val="en-US"/>
        </w:rPr>
        <w:t xml:space="preserve"> loci with 5-6 alleles. </w:t>
      </w:r>
      <w:r w:rsidR="00F05305">
        <w:rPr>
          <w:lang w:val="en-US"/>
        </w:rPr>
        <w:t>Another participant</w:t>
      </w:r>
      <w:r w:rsidR="00463BB7">
        <w:rPr>
          <w:lang w:val="en-US"/>
        </w:rPr>
        <w:t xml:space="preserve"> came to the same conclusion because there are more values pushing the prediction up than down</w:t>
      </w:r>
      <w:r w:rsidR="00F05305">
        <w:rPr>
          <w:lang w:val="en-US"/>
        </w:rPr>
        <w:t>.</w:t>
      </w:r>
    </w:p>
    <w:p w14:paraId="19E0419A" w14:textId="6E53FBAA" w:rsidR="0061167A" w:rsidRDefault="00FA3811" w:rsidP="00AA7DFA">
      <w:pPr>
        <w:jc w:val="both"/>
        <w:rPr>
          <w:lang w:val="en-US"/>
        </w:rPr>
      </w:pPr>
      <w:r>
        <w:rPr>
          <w:lang w:val="en-US"/>
        </w:rPr>
        <w:t xml:space="preserve">Interestingly, one user actually switched from only considering 3 and 4, to also including 2 because the red blocks are located all the way into the 2.6 area. </w:t>
      </w:r>
      <w:r w:rsidR="00B42860">
        <w:rPr>
          <w:lang w:val="en-US"/>
        </w:rPr>
        <w:t>Another user became similarly confused as the red and blue bars seem to pull the prediction to both sides. They both answered “I don’t know” instead of “yes”</w:t>
      </w:r>
      <w:r w:rsidR="0061167A">
        <w:rPr>
          <w:lang w:val="en-US"/>
        </w:rPr>
        <w:t xml:space="preserve"> to whether they think the prediction is correct</w:t>
      </w:r>
      <w:r w:rsidR="004158A5">
        <w:rPr>
          <w:lang w:val="en-US"/>
        </w:rPr>
        <w:t xml:space="preserve"> after seeing the SHAP explanation.</w:t>
      </w:r>
    </w:p>
    <w:p w14:paraId="26EA9841" w14:textId="4B25D080" w:rsidR="004158A5" w:rsidRDefault="004158A5" w:rsidP="00AA7DFA">
      <w:pPr>
        <w:jc w:val="both"/>
        <w:rPr>
          <w:lang w:val="en-US"/>
        </w:rPr>
      </w:pPr>
      <w:r>
        <w:rPr>
          <w:lang w:val="en-US"/>
        </w:rPr>
        <w:t xml:space="preserve">The two participants that stayed with their original answers of 3 and 2, 3, 4 though they had similar reasoning where they expressed to trust the prediction as many changes would need to be made to reach a different prediction. </w:t>
      </w:r>
      <w:r w:rsidR="00F05305">
        <w:rPr>
          <w:lang w:val="en-US"/>
        </w:rPr>
        <w:t>One person seemed more inclined to just take the multiple options anyways.</w:t>
      </w:r>
    </w:p>
    <w:p w14:paraId="110CA99F" w14:textId="3ABEDE27" w:rsidR="00600F97" w:rsidRDefault="00F05305" w:rsidP="00AA7DFA">
      <w:pPr>
        <w:jc w:val="both"/>
        <w:rPr>
          <w:lang w:val="en-US"/>
        </w:rPr>
      </w:pPr>
      <w:r>
        <w:rPr>
          <w:lang w:val="en-US"/>
        </w:rPr>
        <w:t xml:space="preserve">The motivations noted from question 8 show why participants gave different answers after seeing our </w:t>
      </w:r>
      <w:r w:rsidR="00531650">
        <w:rPr>
          <w:b/>
          <w:bCs/>
          <w:lang w:val="en-US"/>
        </w:rPr>
        <w:t xml:space="preserve">compound </w:t>
      </w:r>
      <w:r w:rsidRPr="00531650">
        <w:rPr>
          <w:b/>
          <w:bCs/>
          <w:lang w:val="en-US"/>
        </w:rPr>
        <w:t>visualization in comparison to no explanation</w:t>
      </w:r>
      <w:r>
        <w:rPr>
          <w:lang w:val="en-US"/>
        </w:rPr>
        <w:t>.</w:t>
      </w:r>
    </w:p>
    <w:p w14:paraId="771E59EE" w14:textId="50DC3843" w:rsidR="00600F97" w:rsidRDefault="00905491" w:rsidP="00AA7DFA">
      <w:pPr>
        <w:jc w:val="both"/>
        <w:rPr>
          <w:lang w:val="en-US"/>
        </w:rPr>
      </w:pPr>
      <w:r>
        <w:rPr>
          <w:lang w:val="en-US"/>
        </w:rPr>
        <w:t>Most</w:t>
      </w:r>
      <w:r w:rsidR="00F05305">
        <w:rPr>
          <w:lang w:val="en-US"/>
        </w:rPr>
        <w:t xml:space="preserve"> users noticed that to reach a prediction of 2 contributors, a lot of feature values needed to change</w:t>
      </w:r>
      <w:r>
        <w:rPr>
          <w:lang w:val="en-US"/>
        </w:rPr>
        <w:t xml:space="preserve">, and also by a large extent. Especially in comparison to what needs to be altered to reach a prediction of 4 contributors. That is why they no longer considered 2 contributors. </w:t>
      </w:r>
      <w:r w:rsidR="00F05305">
        <w:rPr>
          <w:lang w:val="en-US"/>
        </w:rPr>
        <w:t>One user came to this conclusion because they thought the compound visualization indicates some of the change that they considered themselves (lower MAC and peaks below 800 RFU).</w:t>
      </w:r>
    </w:p>
    <w:p w14:paraId="007DAF7F" w14:textId="2524CFDE" w:rsidR="00FA3811" w:rsidRPr="009625D3" w:rsidRDefault="00905491" w:rsidP="00AA7DFA">
      <w:pPr>
        <w:jc w:val="both"/>
        <w:rPr>
          <w:lang w:val="en-US"/>
        </w:rPr>
      </w:pPr>
      <w:r>
        <w:rPr>
          <w:lang w:val="en-US"/>
        </w:rPr>
        <w:t>The person who stayed with 3 and 4 mentioned that they would like to look at the EPG before making a decision. The person to remained at 3 noted that they report a minimum NOC, so 3 would be certain enough.</w:t>
      </w:r>
    </w:p>
    <w:p w14:paraId="5B750D99" w14:textId="5357B626" w:rsidR="00905491" w:rsidRPr="007C7ADB" w:rsidRDefault="00905491" w:rsidP="00905491">
      <w:pPr>
        <w:pStyle w:val="Kop3"/>
        <w:jc w:val="both"/>
        <w:rPr>
          <w:lang w:val="en-US"/>
        </w:rPr>
      </w:pPr>
      <w:bookmarkStart w:id="163" w:name="_Toc73486340"/>
      <w:r>
        <w:rPr>
          <w:lang w:val="en-US"/>
        </w:rPr>
        <w:t>5.4.</w:t>
      </w:r>
      <w:r w:rsidR="00B53270">
        <w:rPr>
          <w:lang w:val="en-US"/>
        </w:rPr>
        <w:t>4</w:t>
      </w:r>
      <w:r>
        <w:rPr>
          <w:lang w:val="en-US"/>
        </w:rPr>
        <w:t xml:space="preserve"> Questions: decrease trust</w:t>
      </w:r>
      <w:bookmarkEnd w:id="163"/>
      <w:r>
        <w:rPr>
          <w:lang w:val="en-US"/>
        </w:rPr>
        <w:t xml:space="preserve"> </w:t>
      </w:r>
    </w:p>
    <w:p w14:paraId="60A69382" w14:textId="7BEBED48" w:rsidR="00410164" w:rsidRDefault="00905491" w:rsidP="00905491">
      <w:pPr>
        <w:jc w:val="both"/>
        <w:rPr>
          <w:lang w:val="en-US"/>
        </w:rPr>
      </w:pPr>
      <w:r>
        <w:rPr>
          <w:lang w:val="en-US"/>
        </w:rPr>
        <w:t>The second use-case that we put to the test was to see if our visualization can make users trust the prediction less when the model seems uncertain or is simply wrong. For this aim, we chose to show p</w:t>
      </w:r>
      <w:r w:rsidRPr="007C7ADB">
        <w:rPr>
          <w:lang w:val="en-US"/>
        </w:rPr>
        <w:t xml:space="preserve">rofile </w:t>
      </w:r>
      <w:r>
        <w:rPr>
          <w:lang w:val="en-US"/>
        </w:rPr>
        <w:t xml:space="preserve">2A3.3. </w:t>
      </w:r>
      <w:r w:rsidR="00410164" w:rsidRPr="007C7ADB">
        <w:rPr>
          <w:lang w:val="en-US"/>
        </w:rPr>
        <w:t>This 3-person mixture profile was predicted by the model to have 4 contributors.</w:t>
      </w:r>
      <w:r w:rsidR="00410164">
        <w:rPr>
          <w:lang w:val="en-US"/>
        </w:rPr>
        <w:t xml:space="preserve"> As the output is 3.53, we can tell that the model is </w:t>
      </w:r>
      <w:r w:rsidR="00531650">
        <w:rPr>
          <w:lang w:val="en-US"/>
        </w:rPr>
        <w:t>un</w:t>
      </w:r>
      <w:r w:rsidR="00410164">
        <w:rPr>
          <w:lang w:val="en-US"/>
        </w:rPr>
        <w:t>sure about this profile.</w:t>
      </w:r>
    </w:p>
    <w:p w14:paraId="513F43DC" w14:textId="3F66ED10" w:rsidR="00DB4A97" w:rsidRPr="00905491" w:rsidRDefault="00905491" w:rsidP="00AA7DFA">
      <w:pPr>
        <w:jc w:val="both"/>
        <w:rPr>
          <w:lang w:val="en-US"/>
        </w:rPr>
      </w:pPr>
      <w:r>
        <w:rPr>
          <w:lang w:val="en-US"/>
        </w:rPr>
        <w:t>The following questions were asked:</w:t>
      </w:r>
    </w:p>
    <w:p w14:paraId="0FCD33A2" w14:textId="41BA06CD"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after seeing a prediction of 4 (3.53)</w:t>
      </w:r>
    </w:p>
    <w:p w14:paraId="7CC5C9D5" w14:textId="77777777"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52D5BFFC" w14:textId="3C14910C" w:rsidR="002062D2" w:rsidRDefault="002062D2"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when you can consult this explanation (Counterfactual table). Do you consider the same, or less options than in question 1? Note: we are comparing with example profiles with a prediction of 3 and 5 donors. Normally, you would be able to choose which comparison you would like to make.</w:t>
      </w:r>
    </w:p>
    <w:p w14:paraId="0E94EC51" w14:textId="77777777" w:rsidR="00B46886" w:rsidRDefault="00B46886" w:rsidP="00B46886">
      <w:pPr>
        <w:keepNext/>
        <w:jc w:val="both"/>
      </w:pPr>
      <w:r>
        <w:rPr>
          <w:noProof/>
          <w:sz w:val="18"/>
          <w:szCs w:val="18"/>
          <w:lang w:val="en-US"/>
        </w:rPr>
        <w:lastRenderedPageBreak/>
        <w:drawing>
          <wp:inline distT="0" distB="0" distL="0" distR="0" wp14:anchorId="3181CDEA" wp14:editId="6ECCFE17">
            <wp:extent cx="3614468" cy="4335288"/>
            <wp:effectExtent l="0" t="0" r="5080" b="825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4468" cy="4335288"/>
                    </a:xfrm>
                    <a:prstGeom prst="rect">
                      <a:avLst/>
                    </a:prstGeom>
                    <a:noFill/>
                    <a:ln>
                      <a:noFill/>
                    </a:ln>
                  </pic:spPr>
                </pic:pic>
              </a:graphicData>
            </a:graphic>
          </wp:inline>
        </w:drawing>
      </w:r>
    </w:p>
    <w:p w14:paraId="7C0D5990" w14:textId="2414A5B3" w:rsidR="00B46886" w:rsidRPr="00531650" w:rsidRDefault="00B46886" w:rsidP="00B46886">
      <w:pPr>
        <w:pStyle w:val="Bijschrift"/>
        <w:jc w:val="both"/>
        <w:rPr>
          <w:i w:val="0"/>
          <w:iCs w:val="0"/>
          <w:lang w:val="en-US"/>
        </w:rPr>
      </w:pPr>
      <w:r w:rsidRPr="00531650">
        <w:rPr>
          <w:i w:val="0"/>
          <w:iCs w:val="0"/>
          <w:lang w:val="en-US"/>
        </w:rPr>
        <w:t xml:space="preserve">Figure </w:t>
      </w:r>
      <w:r w:rsidRPr="00531650">
        <w:rPr>
          <w:i w:val="0"/>
          <w:iCs w:val="0"/>
        </w:rPr>
        <w:fldChar w:fldCharType="begin"/>
      </w:r>
      <w:r w:rsidRPr="00531650">
        <w:rPr>
          <w:i w:val="0"/>
          <w:iCs w:val="0"/>
          <w:lang w:val="en-US"/>
        </w:rPr>
        <w:instrText xml:space="preserve"> SEQ Figure \* ARABIC </w:instrText>
      </w:r>
      <w:r w:rsidRPr="00531650">
        <w:rPr>
          <w:i w:val="0"/>
          <w:iCs w:val="0"/>
        </w:rPr>
        <w:fldChar w:fldCharType="separate"/>
      </w:r>
      <w:r w:rsidR="00531650">
        <w:rPr>
          <w:i w:val="0"/>
          <w:iCs w:val="0"/>
          <w:noProof/>
          <w:lang w:val="en-US"/>
        </w:rPr>
        <w:t>24</w:t>
      </w:r>
      <w:r w:rsidRPr="00531650">
        <w:rPr>
          <w:i w:val="0"/>
          <w:iCs w:val="0"/>
        </w:rPr>
        <w:fldChar w:fldCharType="end"/>
      </w:r>
      <w:r w:rsidRPr="00531650">
        <w:rPr>
          <w:i w:val="0"/>
          <w:iCs w:val="0"/>
          <w:lang w:val="en-US"/>
        </w:rPr>
        <w:t>: CF table explanation for profile 2A3.3, comparing to a NOC of 3 and 5, used in the final survey for question 3.</w:t>
      </w:r>
    </w:p>
    <w:p w14:paraId="77AA2E78" w14:textId="4ADCEE7C" w:rsidR="002062D2" w:rsidRPr="00B46886" w:rsidRDefault="002062D2"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18B5D980" w14:textId="4210929A" w:rsidR="002062D2" w:rsidRPr="00B46886" w:rsidRDefault="00EC52D6" w:rsidP="00AA7DFA">
      <w:pPr>
        <w:pStyle w:val="Lijstalinea"/>
        <w:numPr>
          <w:ilvl w:val="0"/>
          <w:numId w:val="24"/>
        </w:numPr>
        <w:jc w:val="both"/>
        <w:rPr>
          <w:i/>
          <w:iCs/>
          <w:sz w:val="18"/>
          <w:szCs w:val="18"/>
          <w:lang w:val="en-US"/>
        </w:rPr>
      </w:pPr>
      <w:r w:rsidRPr="00B46886">
        <w:rPr>
          <w:i/>
          <w:iCs/>
          <w:sz w:val="18"/>
          <w:szCs w:val="18"/>
          <w:lang w:val="en-US"/>
        </w:rPr>
        <w:t>Can you explain why you have answered questions 3 and 4 differently (or not) than questions 1 and 2 after looking at the Counterfactual table explanation, in comparison to only seeing the prediction of 4 (3.53)?</w:t>
      </w:r>
    </w:p>
    <w:p w14:paraId="10D4EB80" w14:textId="5C67A934" w:rsidR="00EC52D6" w:rsidRDefault="00EC52D6" w:rsidP="00AA7DFA">
      <w:pPr>
        <w:pStyle w:val="Lijstalinea"/>
        <w:numPr>
          <w:ilvl w:val="0"/>
          <w:numId w:val="24"/>
        </w:numPr>
        <w:jc w:val="both"/>
        <w:rPr>
          <w:i/>
          <w:iCs/>
          <w:sz w:val="18"/>
          <w:szCs w:val="18"/>
          <w:lang w:val="en-US"/>
        </w:rPr>
      </w:pPr>
      <w:r w:rsidRPr="00B46886">
        <w:rPr>
          <w:i/>
          <w:iCs/>
          <w:sz w:val="18"/>
          <w:szCs w:val="18"/>
          <w:lang w:val="en-US"/>
        </w:rPr>
        <w:t>Please select all number(s) of contributors you would consider when you can consult the explanation</w:t>
      </w:r>
      <w:r w:rsidR="003F366C">
        <w:rPr>
          <w:i/>
          <w:iCs/>
          <w:sz w:val="18"/>
          <w:szCs w:val="18"/>
          <w:lang w:val="en-US"/>
        </w:rPr>
        <w:t xml:space="preserve"> below</w:t>
      </w:r>
      <w:r w:rsidRPr="00B46886">
        <w:rPr>
          <w:i/>
          <w:iCs/>
          <w:sz w:val="18"/>
          <w:szCs w:val="18"/>
          <w:lang w:val="en-US"/>
        </w:rPr>
        <w:t xml:space="preserve"> (Compound explanation). Do you consider the same, or less options than in question 1? Note: we are comparing with predictions of 3 and 5 donors. Normally, you would be able to choose which comparison you would like to make.</w:t>
      </w:r>
    </w:p>
    <w:p w14:paraId="511FAFF2" w14:textId="77777777" w:rsidR="008D5D55" w:rsidRPr="00B53270" w:rsidRDefault="008D5D55" w:rsidP="008D5D55">
      <w:pPr>
        <w:keepNext/>
        <w:jc w:val="both"/>
        <w:rPr>
          <w:lang w:val="en-US"/>
        </w:rPr>
      </w:pPr>
      <w:r>
        <w:rPr>
          <w:noProof/>
          <w:sz w:val="18"/>
          <w:szCs w:val="18"/>
          <w:lang w:val="en-US"/>
        </w:rPr>
        <w:lastRenderedPageBreak/>
        <w:drawing>
          <wp:anchor distT="0" distB="0" distL="114300" distR="114300" simplePos="0" relativeHeight="251660288" behindDoc="0" locked="0" layoutInCell="1" allowOverlap="1" wp14:anchorId="3ECE46E0" wp14:editId="3011E4CD">
            <wp:simplePos x="0" y="0"/>
            <wp:positionH relativeFrom="column">
              <wp:posOffset>-434292</wp:posOffset>
            </wp:positionH>
            <wp:positionV relativeFrom="paragraph">
              <wp:posOffset>181155</wp:posOffset>
            </wp:positionV>
            <wp:extent cx="6581775" cy="3260725"/>
            <wp:effectExtent l="0" t="0" r="9525" b="0"/>
            <wp:wrapSquare wrapText="bothSides"/>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8177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D30F5A" w14:textId="67FC5A52" w:rsidR="003F366C" w:rsidRPr="007F63F4" w:rsidRDefault="008D5D55" w:rsidP="008D5D55">
      <w:pPr>
        <w:pStyle w:val="Bijschrift"/>
        <w:jc w:val="both"/>
        <w:rPr>
          <w:lang w:val="en-US"/>
        </w:rPr>
      </w:pPr>
      <w:r w:rsidRPr="007F63F4">
        <w:rPr>
          <w:lang w:val="en-US"/>
        </w:rPr>
        <w:t xml:space="preserve">Figure </w:t>
      </w:r>
      <w:r>
        <w:fldChar w:fldCharType="begin"/>
      </w:r>
      <w:r w:rsidRPr="007F63F4">
        <w:rPr>
          <w:lang w:val="en-US"/>
        </w:rPr>
        <w:instrText xml:space="preserve"> SEQ Figure \* ARABIC </w:instrText>
      </w:r>
      <w:r>
        <w:fldChar w:fldCharType="separate"/>
      </w:r>
      <w:r w:rsidR="00A15B7F">
        <w:rPr>
          <w:noProof/>
          <w:lang w:val="en-US"/>
        </w:rPr>
        <w:t>25</w:t>
      </w:r>
      <w:r>
        <w:fldChar w:fldCharType="end"/>
      </w:r>
      <w:r w:rsidRPr="007F63F4">
        <w:rPr>
          <w:lang w:val="en-US"/>
        </w:rPr>
        <w:t>: Our visualization for profile 2A3.3, comparing to a NOC of 3, used in the final survey for question 6.</w:t>
      </w:r>
    </w:p>
    <w:p w14:paraId="788753A7" w14:textId="5721EE34" w:rsidR="008D5D55" w:rsidRPr="007F2F71" w:rsidRDefault="007F2F71" w:rsidP="008D5D55">
      <w:pPr>
        <w:keepNext/>
        <w:rPr>
          <w:lang w:val="en-US"/>
        </w:rPr>
      </w:pPr>
      <w:r>
        <w:rPr>
          <w:noProof/>
          <w:lang w:val="en-US"/>
        </w:rPr>
        <w:drawing>
          <wp:anchor distT="0" distB="0" distL="114300" distR="114300" simplePos="0" relativeHeight="251661312" behindDoc="0" locked="0" layoutInCell="1" allowOverlap="1" wp14:anchorId="36008389" wp14:editId="1521FBFA">
            <wp:simplePos x="0" y="0"/>
            <wp:positionH relativeFrom="column">
              <wp:posOffset>-434340</wp:posOffset>
            </wp:positionH>
            <wp:positionV relativeFrom="paragraph">
              <wp:posOffset>234950</wp:posOffset>
            </wp:positionV>
            <wp:extent cx="6581140" cy="3260090"/>
            <wp:effectExtent l="0" t="0" r="0" b="0"/>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81140" cy="3260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5E9B5" w14:textId="258D0F4B" w:rsidR="008D5D55" w:rsidRPr="008D5D55" w:rsidRDefault="008D5D55" w:rsidP="008D5D55">
      <w:pPr>
        <w:pStyle w:val="Bijschrift"/>
        <w:rPr>
          <w:lang w:val="en-US"/>
        </w:rPr>
      </w:pPr>
      <w:r w:rsidRPr="007F63F4">
        <w:rPr>
          <w:lang w:val="en-US"/>
        </w:rPr>
        <w:t xml:space="preserve">Figure </w:t>
      </w:r>
      <w:r>
        <w:fldChar w:fldCharType="begin"/>
      </w:r>
      <w:r w:rsidRPr="007F63F4">
        <w:rPr>
          <w:lang w:val="en-US"/>
        </w:rPr>
        <w:instrText xml:space="preserve"> SEQ Figure \* ARABIC </w:instrText>
      </w:r>
      <w:r>
        <w:fldChar w:fldCharType="separate"/>
      </w:r>
      <w:r w:rsidR="00A15B7F">
        <w:rPr>
          <w:noProof/>
          <w:lang w:val="en-US"/>
        </w:rPr>
        <w:t>26</w:t>
      </w:r>
      <w:r>
        <w:fldChar w:fldCharType="end"/>
      </w:r>
      <w:r w:rsidRPr="007F63F4">
        <w:rPr>
          <w:lang w:val="en-US"/>
        </w:rPr>
        <w:t>: Our visualization for profile 2A3.3, comparing to a NOC of 5, used in the final survey for question 6.</w:t>
      </w:r>
    </w:p>
    <w:p w14:paraId="44561FAB" w14:textId="6382AB9A" w:rsidR="00EC52D6" w:rsidRPr="00B46886" w:rsidRDefault="00EC52D6" w:rsidP="00AA7DFA">
      <w:pPr>
        <w:pStyle w:val="Lijstalinea"/>
        <w:numPr>
          <w:ilvl w:val="0"/>
          <w:numId w:val="24"/>
        </w:numPr>
        <w:jc w:val="both"/>
        <w:rPr>
          <w:i/>
          <w:iCs/>
          <w:sz w:val="18"/>
          <w:szCs w:val="18"/>
          <w:lang w:val="en-US"/>
        </w:rPr>
      </w:pPr>
      <w:r w:rsidRPr="00B46886">
        <w:rPr>
          <w:i/>
          <w:iCs/>
          <w:sz w:val="18"/>
          <w:szCs w:val="18"/>
          <w:lang w:val="en-US"/>
        </w:rPr>
        <w:t>Do you think the prediction of 4 (3.53) is correct?</w:t>
      </w:r>
    </w:p>
    <w:p w14:paraId="598ED565" w14:textId="53CC55D9" w:rsidR="00EC52D6" w:rsidRPr="007F2F71" w:rsidRDefault="00EC52D6" w:rsidP="00AA7DFA">
      <w:pPr>
        <w:pStyle w:val="Lijstalinea"/>
        <w:numPr>
          <w:ilvl w:val="0"/>
          <w:numId w:val="24"/>
        </w:numPr>
        <w:jc w:val="both"/>
        <w:rPr>
          <w:lang w:val="en-US"/>
        </w:rPr>
      </w:pPr>
      <w:r w:rsidRPr="00B46886">
        <w:rPr>
          <w:i/>
          <w:iCs/>
          <w:sz w:val="18"/>
          <w:szCs w:val="18"/>
          <w:lang w:val="en-US"/>
        </w:rPr>
        <w:t xml:space="preserve">Can you explain why you have answered questions </w:t>
      </w:r>
      <w:r w:rsidR="00410164" w:rsidRPr="00B46886">
        <w:rPr>
          <w:i/>
          <w:iCs/>
          <w:sz w:val="18"/>
          <w:szCs w:val="18"/>
          <w:lang w:val="en-US"/>
        </w:rPr>
        <w:t xml:space="preserve">6 </w:t>
      </w:r>
      <w:r w:rsidRPr="00B46886">
        <w:rPr>
          <w:i/>
          <w:iCs/>
          <w:sz w:val="18"/>
          <w:szCs w:val="18"/>
          <w:lang w:val="en-US"/>
        </w:rPr>
        <w:t xml:space="preserve">and </w:t>
      </w:r>
      <w:r w:rsidR="00410164" w:rsidRPr="00B46886">
        <w:rPr>
          <w:i/>
          <w:iCs/>
          <w:sz w:val="18"/>
          <w:szCs w:val="18"/>
          <w:lang w:val="en-US"/>
        </w:rPr>
        <w:t>7</w:t>
      </w:r>
      <w:r w:rsidRPr="00B46886">
        <w:rPr>
          <w:i/>
          <w:iCs/>
          <w:sz w:val="18"/>
          <w:szCs w:val="18"/>
          <w:lang w:val="en-US"/>
        </w:rPr>
        <w:t xml:space="preserve"> differently (or not) than questions 1 and 2 after looking at the Compound explanation, in comparison to only seeing the prediction of 4 (3.53)?</w:t>
      </w:r>
    </w:p>
    <w:p w14:paraId="6106503A" w14:textId="77777777" w:rsidR="007F2F71" w:rsidRPr="007F2F71" w:rsidRDefault="007F2F71" w:rsidP="007F2F71">
      <w:pPr>
        <w:jc w:val="both"/>
        <w:rPr>
          <w:lang w:val="en-US"/>
        </w:rPr>
      </w:pPr>
    </w:p>
    <w:p w14:paraId="6938EA38" w14:textId="2D4FAA26" w:rsidR="007F53B7" w:rsidRDefault="00B46886" w:rsidP="00B46886">
      <w:pPr>
        <w:pStyle w:val="Kop3"/>
        <w:rPr>
          <w:noProof/>
          <w:lang w:val="en-US"/>
        </w:rPr>
      </w:pPr>
      <w:bookmarkStart w:id="164" w:name="_Toc73486341"/>
      <w:r>
        <w:rPr>
          <w:noProof/>
          <w:lang w:val="en-US"/>
        </w:rPr>
        <w:lastRenderedPageBreak/>
        <w:t>5.4.</w:t>
      </w:r>
      <w:r w:rsidR="00B53270">
        <w:rPr>
          <w:noProof/>
          <w:lang w:val="en-US"/>
        </w:rPr>
        <w:t>5</w:t>
      </w:r>
      <w:r>
        <w:rPr>
          <w:noProof/>
          <w:lang w:val="en-US"/>
        </w:rPr>
        <w:t xml:space="preserve"> Answers: decrease trust</w:t>
      </w:r>
      <w:bookmarkEnd w:id="164"/>
      <w:r>
        <w:rPr>
          <w:noProof/>
          <w:lang w:val="en-US"/>
        </w:rPr>
        <w:t xml:space="preserve"> </w:t>
      </w:r>
    </w:p>
    <w:p w14:paraId="13890EA1" w14:textId="3815D0B6" w:rsidR="00B46886" w:rsidRPr="003C17C4" w:rsidRDefault="00B46886" w:rsidP="00B46886">
      <w:pPr>
        <w:jc w:val="both"/>
        <w:rPr>
          <w:lang w:val="en-US"/>
        </w:rPr>
      </w:pPr>
      <w:r>
        <w:rPr>
          <w:lang w:val="en-US"/>
        </w:rPr>
        <w:t>We want</w:t>
      </w:r>
      <w:r w:rsidR="001528F0">
        <w:rPr>
          <w:lang w:val="en-US"/>
        </w:rPr>
        <w:t>ed</w:t>
      </w:r>
      <w:r>
        <w:rPr>
          <w:lang w:val="en-US"/>
        </w:rPr>
        <w:t xml:space="preserve"> to see if our visualization can decrease trust in the prediction. We compare</w:t>
      </w:r>
      <w:r w:rsidR="001528F0">
        <w:rPr>
          <w:lang w:val="en-US"/>
        </w:rPr>
        <w:t>d</w:t>
      </w:r>
      <w:r>
        <w:rPr>
          <w:lang w:val="en-US"/>
        </w:rPr>
        <w:t xml:space="preserve"> </w:t>
      </w:r>
      <w:r w:rsidR="001528F0">
        <w:rPr>
          <w:lang w:val="en-US"/>
        </w:rPr>
        <w:t>against</w:t>
      </w:r>
      <w:r>
        <w:rPr>
          <w:lang w:val="en-US"/>
        </w:rPr>
        <w:t xml:space="preserve"> a counterfactual (CF) table explanation. Decreased trust means </w:t>
      </w:r>
      <w:r w:rsidRPr="0074365C">
        <w:rPr>
          <w:b/>
          <w:bCs/>
          <w:lang w:val="en-US"/>
        </w:rPr>
        <w:t>no less options for the NOC</w:t>
      </w:r>
      <w:r>
        <w:rPr>
          <w:lang w:val="en-US"/>
        </w:rPr>
        <w:t xml:space="preserve"> are considered, and that </w:t>
      </w:r>
      <w:r w:rsidRPr="0074365C">
        <w:rPr>
          <w:b/>
          <w:bCs/>
          <w:lang w:val="en-US"/>
        </w:rPr>
        <w:t>users doubt that the prediction is right</w:t>
      </w:r>
      <w:r>
        <w:rPr>
          <w:lang w:val="en-US"/>
        </w:rPr>
        <w:t xml:space="preserve">. </w:t>
      </w:r>
    </w:p>
    <w:p w14:paraId="31B9FEFF" w14:textId="4A44418E" w:rsidR="007F63F4" w:rsidRDefault="00B46886" w:rsidP="007F63F4">
      <w:pPr>
        <w:jc w:val="both"/>
        <w:rPr>
          <w:lang w:val="en-US"/>
        </w:rPr>
      </w:pPr>
      <w:r>
        <w:rPr>
          <w:lang w:val="en-US"/>
        </w:rPr>
        <w:t xml:space="preserve">The answers to questions 1, 3, and 6 are summarized in </w:t>
      </w:r>
      <w:r>
        <w:rPr>
          <w:lang w:val="en-US"/>
        </w:rPr>
        <w:fldChar w:fldCharType="begin"/>
      </w:r>
      <w:r>
        <w:rPr>
          <w:lang w:val="en-US"/>
        </w:rPr>
        <w:instrText xml:space="preserve"> REF _Ref72956477 \h </w:instrText>
      </w:r>
      <w:r>
        <w:rPr>
          <w:lang w:val="en-US"/>
        </w:rPr>
      </w:r>
      <w:r>
        <w:rPr>
          <w:lang w:val="en-US"/>
        </w:rPr>
        <w:fldChar w:fldCharType="separate"/>
      </w:r>
      <w:r w:rsidR="007F63F4" w:rsidRPr="000B03D5">
        <w:rPr>
          <w:lang w:val="en-US"/>
        </w:rPr>
        <w:t xml:space="preserve">Figure </w:t>
      </w:r>
      <w:r w:rsidR="007F63F4">
        <w:rPr>
          <w:noProof/>
          <w:lang w:val="en-US"/>
        </w:rPr>
        <w:t>27</w:t>
      </w:r>
      <w:r>
        <w:rPr>
          <w:lang w:val="en-US"/>
        </w:rPr>
        <w:fldChar w:fldCharType="end"/>
      </w:r>
      <w:r>
        <w:rPr>
          <w:lang w:val="en-US"/>
        </w:rPr>
        <w:t xml:space="preserve">. </w:t>
      </w:r>
      <w:r w:rsidR="007F63F4">
        <w:rPr>
          <w:lang w:val="en-US"/>
        </w:rPr>
        <w:t xml:space="preserve">The influence that the CF table explanation has on which NOC is considered is shown in the top graph. We can see that most people stayed with their initial estimation of 3 or 4 (or 5) contributors. One person dropped their consideration of 2 and 5 donors to match the other answers of 3 and 4 contributors. Only one person was drastically different as they changed their answer to match the prediction of only 4. </w:t>
      </w:r>
    </w:p>
    <w:p w14:paraId="48BE85DA" w14:textId="25B290BD" w:rsidR="007F53B7" w:rsidRDefault="007F63F4" w:rsidP="00833F41">
      <w:pPr>
        <w:jc w:val="both"/>
        <w:rPr>
          <w:lang w:val="en-US"/>
        </w:rPr>
      </w:pPr>
      <w:r>
        <w:rPr>
          <w:lang w:val="en-US"/>
        </w:rPr>
        <w:t>The answers are largely the same for the compoun</w:t>
      </w:r>
      <w:r w:rsidR="00833F41">
        <w:rPr>
          <w:lang w:val="en-US"/>
        </w:rPr>
        <w:t>d</w:t>
      </w:r>
      <w:r>
        <w:rPr>
          <w:lang w:val="en-US"/>
        </w:rPr>
        <w:t xml:space="preserve"> visualization. </w:t>
      </w:r>
      <w:r w:rsidR="00833F41">
        <w:rPr>
          <w:lang w:val="en-US"/>
        </w:rPr>
        <w:t>The person that thought it was 4 contributors after the CF table, changed it back to 3 and 4. One of the people who first considered 3 and 4, though it was 3 instead; they went against the prediction.</w:t>
      </w:r>
    </w:p>
    <w:p w14:paraId="5058EF56" w14:textId="77777777" w:rsidR="000B03D5" w:rsidRDefault="000B03D5" w:rsidP="000B03D5">
      <w:pPr>
        <w:keepNext/>
        <w:jc w:val="both"/>
      </w:pPr>
      <w:r>
        <w:rPr>
          <w:noProof/>
          <w:lang w:val="en-US"/>
        </w:rPr>
        <w:drawing>
          <wp:inline distT="0" distB="0" distL="0" distR="0" wp14:anchorId="61D28F03" wp14:editId="54B978B7">
            <wp:extent cx="4382219" cy="2989350"/>
            <wp:effectExtent l="0" t="0" r="0" b="190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9361" cy="3001044"/>
                    </a:xfrm>
                    <a:prstGeom prst="rect">
                      <a:avLst/>
                    </a:prstGeom>
                    <a:noFill/>
                    <a:ln>
                      <a:noFill/>
                    </a:ln>
                  </pic:spPr>
                </pic:pic>
              </a:graphicData>
            </a:graphic>
          </wp:inline>
        </w:drawing>
      </w:r>
    </w:p>
    <w:p w14:paraId="03C80682" w14:textId="365AB988" w:rsidR="000B03D5" w:rsidRPr="0074365C" w:rsidRDefault="000B03D5" w:rsidP="000B03D5">
      <w:pPr>
        <w:pStyle w:val="Bijschrift"/>
        <w:jc w:val="both"/>
        <w:rPr>
          <w:i w:val="0"/>
          <w:iCs w:val="0"/>
          <w:lang w:val="en-US"/>
        </w:rPr>
      </w:pPr>
      <w:bookmarkStart w:id="165" w:name="_Ref72956477"/>
      <w:r w:rsidRPr="0074365C">
        <w:rPr>
          <w:i w:val="0"/>
          <w:iCs w:val="0"/>
          <w:lang w:val="en-US"/>
        </w:rPr>
        <w:t xml:space="preserve">Figure </w:t>
      </w:r>
      <w:r w:rsidRPr="0074365C">
        <w:rPr>
          <w:i w:val="0"/>
          <w:iCs w:val="0"/>
        </w:rPr>
        <w:fldChar w:fldCharType="begin"/>
      </w:r>
      <w:r w:rsidRPr="0074365C">
        <w:rPr>
          <w:i w:val="0"/>
          <w:iCs w:val="0"/>
          <w:lang w:val="en-US"/>
        </w:rPr>
        <w:instrText xml:space="preserve"> SEQ Figure \* ARABIC </w:instrText>
      </w:r>
      <w:r w:rsidRPr="0074365C">
        <w:rPr>
          <w:i w:val="0"/>
          <w:iCs w:val="0"/>
        </w:rPr>
        <w:fldChar w:fldCharType="separate"/>
      </w:r>
      <w:r w:rsidR="00A15B7F" w:rsidRPr="0074365C">
        <w:rPr>
          <w:i w:val="0"/>
          <w:iCs w:val="0"/>
          <w:noProof/>
          <w:lang w:val="en-US"/>
        </w:rPr>
        <w:t>27</w:t>
      </w:r>
      <w:r w:rsidRPr="0074365C">
        <w:rPr>
          <w:i w:val="0"/>
          <w:iCs w:val="0"/>
        </w:rPr>
        <w:fldChar w:fldCharType="end"/>
      </w:r>
      <w:bookmarkEnd w:id="165"/>
      <w:r w:rsidRPr="0074365C">
        <w:rPr>
          <w:i w:val="0"/>
          <w:iCs w:val="0"/>
          <w:lang w:val="en-US"/>
        </w:rPr>
        <w:t>: Changes in answers from questions 1 to 3 in the top graph (prediction to CF table) and from questions 1 to 6 in the bottom graph (prediction to visualization).</w:t>
      </w:r>
    </w:p>
    <w:p w14:paraId="1CB9E1B4" w14:textId="63B6C3F4" w:rsidR="0000710B" w:rsidRDefault="00A422DD" w:rsidP="0000710B">
      <w:pPr>
        <w:jc w:val="both"/>
        <w:rPr>
          <w:lang w:val="en-US"/>
        </w:rPr>
      </w:pPr>
      <w:r>
        <w:rPr>
          <w:lang w:val="en-US"/>
        </w:rPr>
        <w:t xml:space="preserve">A similar trend can be seen in </w:t>
      </w:r>
      <w:r>
        <w:rPr>
          <w:lang w:val="en-US"/>
        </w:rPr>
        <w:fldChar w:fldCharType="begin"/>
      </w:r>
      <w:r>
        <w:rPr>
          <w:lang w:val="en-US"/>
        </w:rPr>
        <w:instrText xml:space="preserve"> REF _Ref72957817 \h </w:instrText>
      </w:r>
      <w:r>
        <w:rPr>
          <w:lang w:val="en-US"/>
        </w:rPr>
      </w:r>
      <w:r>
        <w:rPr>
          <w:lang w:val="en-US"/>
        </w:rPr>
        <w:fldChar w:fldCharType="separate"/>
      </w:r>
      <w:r w:rsidR="00BA03CA" w:rsidRPr="008104DD">
        <w:rPr>
          <w:i/>
          <w:iCs/>
          <w:lang w:val="en-US"/>
        </w:rPr>
        <w:t xml:space="preserve">Figure </w:t>
      </w:r>
      <w:r w:rsidR="00BA03CA" w:rsidRPr="008104DD">
        <w:rPr>
          <w:i/>
          <w:iCs/>
          <w:noProof/>
          <w:lang w:val="en-US"/>
        </w:rPr>
        <w:t>28</w:t>
      </w:r>
      <w:r>
        <w:rPr>
          <w:lang w:val="en-US"/>
        </w:rPr>
        <w:fldChar w:fldCharType="end"/>
      </w:r>
      <w:r w:rsidR="0000710B">
        <w:rPr>
          <w:lang w:val="en-US"/>
        </w:rPr>
        <w:t xml:space="preserve"> for questions 2, 4 and 7. Most people do not know if the prediction is correct or not. The CF table has no influence on this trust (going from the first to the second pie chart). With our visualization, one person changed their answer from “I don’t know” to “No”, and another changed from “Yes” to “I don’t know” (going from the first to the third pie chart).</w:t>
      </w:r>
    </w:p>
    <w:p w14:paraId="74691466" w14:textId="4146808D" w:rsidR="007F53B7" w:rsidRDefault="007F53B7" w:rsidP="007F53B7">
      <w:pPr>
        <w:keepNext/>
        <w:jc w:val="both"/>
      </w:pPr>
      <w:r>
        <w:rPr>
          <w:noProof/>
          <w:lang w:val="en-US"/>
        </w:rPr>
        <w:drawing>
          <wp:inline distT="0" distB="0" distL="0" distR="0" wp14:anchorId="00C32D7A" wp14:editId="05A72D9B">
            <wp:extent cx="5840083" cy="1257848"/>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3">
                      <a:extLst>
                        <a:ext uri="{28A0092B-C50C-407E-A947-70E740481C1C}">
                          <a14:useLocalDpi xmlns:a14="http://schemas.microsoft.com/office/drawing/2010/main" val="0"/>
                        </a:ext>
                      </a:extLst>
                    </a:blip>
                    <a:srcRect l="8098" t="20955"/>
                    <a:stretch/>
                  </pic:blipFill>
                  <pic:spPr bwMode="auto">
                    <a:xfrm>
                      <a:off x="0" y="0"/>
                      <a:ext cx="5854129" cy="1260873"/>
                    </a:xfrm>
                    <a:prstGeom prst="rect">
                      <a:avLst/>
                    </a:prstGeom>
                    <a:noFill/>
                    <a:ln>
                      <a:noFill/>
                    </a:ln>
                    <a:extLst>
                      <a:ext uri="{53640926-AAD7-44D8-BBD7-CCE9431645EC}">
                        <a14:shadowObscured xmlns:a14="http://schemas.microsoft.com/office/drawing/2010/main"/>
                      </a:ext>
                    </a:extLst>
                  </pic:spPr>
                </pic:pic>
              </a:graphicData>
            </a:graphic>
          </wp:inline>
        </w:drawing>
      </w:r>
    </w:p>
    <w:p w14:paraId="743CE630" w14:textId="2562B50E" w:rsidR="007F53B7" w:rsidRPr="008104DD" w:rsidRDefault="007F53B7" w:rsidP="007F53B7">
      <w:pPr>
        <w:pStyle w:val="Bijschrift"/>
        <w:jc w:val="both"/>
        <w:rPr>
          <w:i w:val="0"/>
          <w:iCs w:val="0"/>
          <w:lang w:val="en-US"/>
        </w:rPr>
      </w:pPr>
      <w:bookmarkStart w:id="166" w:name="_Ref72957817"/>
      <w:r w:rsidRPr="008104DD">
        <w:rPr>
          <w:i w:val="0"/>
          <w:iCs w:val="0"/>
          <w:lang w:val="en-US"/>
        </w:rPr>
        <w:t xml:space="preserve">Figure </w:t>
      </w:r>
      <w:r w:rsidRPr="008104DD">
        <w:rPr>
          <w:i w:val="0"/>
          <w:iCs w:val="0"/>
        </w:rPr>
        <w:fldChar w:fldCharType="begin"/>
      </w:r>
      <w:r w:rsidRPr="008104DD">
        <w:rPr>
          <w:i w:val="0"/>
          <w:iCs w:val="0"/>
          <w:lang w:val="en-US"/>
        </w:rPr>
        <w:instrText xml:space="preserve"> SEQ Figure \* ARABIC </w:instrText>
      </w:r>
      <w:r w:rsidRPr="008104DD">
        <w:rPr>
          <w:i w:val="0"/>
          <w:iCs w:val="0"/>
        </w:rPr>
        <w:fldChar w:fldCharType="separate"/>
      </w:r>
      <w:r w:rsidR="00A15B7F" w:rsidRPr="008104DD">
        <w:rPr>
          <w:i w:val="0"/>
          <w:iCs w:val="0"/>
          <w:noProof/>
          <w:lang w:val="en-US"/>
        </w:rPr>
        <w:t>28</w:t>
      </w:r>
      <w:r w:rsidRPr="008104DD">
        <w:rPr>
          <w:i w:val="0"/>
          <w:iCs w:val="0"/>
        </w:rPr>
        <w:fldChar w:fldCharType="end"/>
      </w:r>
      <w:bookmarkEnd w:id="166"/>
      <w:r w:rsidRPr="008104DD">
        <w:rPr>
          <w:i w:val="0"/>
          <w:iCs w:val="0"/>
          <w:lang w:val="en-US"/>
        </w:rPr>
        <w:t>: Do participants think that the prediction of 4 (3.53) is correct after question 2 (only the prediction), question 4 (CF tabl</w:t>
      </w:r>
      <w:r w:rsidR="0000710B" w:rsidRPr="008104DD">
        <w:rPr>
          <w:i w:val="0"/>
          <w:iCs w:val="0"/>
          <w:lang w:val="en-US"/>
        </w:rPr>
        <w:t>e</w:t>
      </w:r>
      <w:r w:rsidRPr="008104DD">
        <w:rPr>
          <w:i w:val="0"/>
          <w:iCs w:val="0"/>
          <w:lang w:val="en-US"/>
        </w:rPr>
        <w:t>) and question 7 (compound visualization).</w:t>
      </w:r>
    </w:p>
    <w:p w14:paraId="41452A6D" w14:textId="77777777" w:rsidR="00E52F38" w:rsidRDefault="00E52F38">
      <w:pPr>
        <w:rPr>
          <w:rFonts w:asciiTheme="majorHAnsi" w:eastAsiaTheme="majorEastAsia" w:hAnsiTheme="majorHAnsi" w:cstheme="majorBidi"/>
          <w:noProof/>
          <w:color w:val="1F3763" w:themeColor="accent1" w:themeShade="7F"/>
          <w:sz w:val="24"/>
          <w:szCs w:val="24"/>
          <w:lang w:val="en-US"/>
        </w:rPr>
      </w:pPr>
      <w:r>
        <w:rPr>
          <w:noProof/>
          <w:lang w:val="en-US"/>
        </w:rPr>
        <w:br w:type="page"/>
      </w:r>
    </w:p>
    <w:p w14:paraId="6756189D" w14:textId="695F1DF5" w:rsidR="00EC52D6" w:rsidRDefault="00E52F38" w:rsidP="00E52F38">
      <w:pPr>
        <w:pStyle w:val="Kop3"/>
        <w:rPr>
          <w:noProof/>
          <w:lang w:val="en-US"/>
        </w:rPr>
      </w:pPr>
      <w:bookmarkStart w:id="167" w:name="_Toc73486342"/>
      <w:r>
        <w:rPr>
          <w:noProof/>
          <w:lang w:val="en-US"/>
        </w:rPr>
        <w:lastRenderedPageBreak/>
        <w:t>5.4.</w:t>
      </w:r>
      <w:r w:rsidR="00B53270">
        <w:rPr>
          <w:noProof/>
          <w:lang w:val="en-US"/>
        </w:rPr>
        <w:t>6</w:t>
      </w:r>
      <w:r>
        <w:rPr>
          <w:noProof/>
          <w:lang w:val="en-US"/>
        </w:rPr>
        <w:t xml:space="preserve"> </w:t>
      </w:r>
      <w:r w:rsidR="00BA03CA">
        <w:rPr>
          <w:lang w:val="en-US"/>
        </w:rPr>
        <w:t xml:space="preserve">Motivations: </w:t>
      </w:r>
      <w:r w:rsidR="007F7226">
        <w:rPr>
          <w:lang w:val="en-US"/>
        </w:rPr>
        <w:t>decrease</w:t>
      </w:r>
      <w:r w:rsidR="00BA03CA">
        <w:rPr>
          <w:lang w:val="en-US"/>
        </w:rPr>
        <w:t xml:space="preserve"> trust</w:t>
      </w:r>
      <w:bookmarkEnd w:id="167"/>
    </w:p>
    <w:p w14:paraId="68AA2B1D" w14:textId="3886E2DE" w:rsidR="00E52F38" w:rsidRDefault="00E52F38" w:rsidP="00E52F38">
      <w:pPr>
        <w:jc w:val="both"/>
        <w:rPr>
          <w:lang w:val="en-US"/>
        </w:rPr>
      </w:pPr>
      <w:r>
        <w:rPr>
          <w:lang w:val="en-US"/>
        </w:rPr>
        <w:t xml:space="preserve">The motivations that the participants gave in question 5 concern why they considered different or similar answers after seeing the </w:t>
      </w:r>
      <w:r w:rsidRPr="00BA03CA">
        <w:rPr>
          <w:b/>
          <w:bCs/>
          <w:lang w:val="en-US"/>
        </w:rPr>
        <w:t>CF table in comparison to no explanation</w:t>
      </w:r>
      <w:r>
        <w:rPr>
          <w:lang w:val="en-US"/>
        </w:rPr>
        <w:t xml:space="preserve">. </w:t>
      </w:r>
    </w:p>
    <w:p w14:paraId="6DC85574" w14:textId="0DD679F0" w:rsidR="00E52F38" w:rsidRDefault="00E52F38" w:rsidP="00E52F38">
      <w:pPr>
        <w:jc w:val="both"/>
        <w:rPr>
          <w:lang w:val="en-US"/>
        </w:rPr>
      </w:pPr>
      <w:r>
        <w:rPr>
          <w:lang w:val="en-US"/>
        </w:rPr>
        <w:t>Two users expressed that the model seem</w:t>
      </w:r>
      <w:r w:rsidR="00283EBC">
        <w:rPr>
          <w:lang w:val="en-US"/>
        </w:rPr>
        <w:t>ed</w:t>
      </w:r>
      <w:r>
        <w:rPr>
          <w:lang w:val="en-US"/>
        </w:rPr>
        <w:t xml:space="preserve"> to be uncertain when looking at the prediction of 3.53 and therefore </w:t>
      </w:r>
      <w:r w:rsidR="00283EBC">
        <w:rPr>
          <w:lang w:val="en-US"/>
        </w:rPr>
        <w:t>thought</w:t>
      </w:r>
      <w:r>
        <w:rPr>
          <w:lang w:val="en-US"/>
        </w:rPr>
        <w:t xml:space="preserve"> it should be 3 or 4. This means that the CF table did not influence their decision in any other direction</w:t>
      </w:r>
      <w:r w:rsidR="002D1991">
        <w:rPr>
          <w:lang w:val="en-US"/>
        </w:rPr>
        <w:t xml:space="preserve"> as opposed to seeing only the prediction. The other two users that picked 3 or 4 contributors, noted that in the CF table </w:t>
      </w:r>
      <w:r w:rsidR="00283EBC">
        <w:rPr>
          <w:lang w:val="en-US"/>
        </w:rPr>
        <w:t>there are</w:t>
      </w:r>
      <w:r w:rsidR="002D1991">
        <w:rPr>
          <w:lang w:val="en-US"/>
        </w:rPr>
        <w:t xml:space="preserve"> </w:t>
      </w:r>
      <w:r w:rsidR="00283EBC">
        <w:rPr>
          <w:lang w:val="en-US"/>
        </w:rPr>
        <w:t xml:space="preserve">less </w:t>
      </w:r>
      <w:r w:rsidR="002D1991">
        <w:rPr>
          <w:lang w:val="en-US"/>
        </w:rPr>
        <w:t>change</w:t>
      </w:r>
      <w:r w:rsidR="00283EBC">
        <w:rPr>
          <w:lang w:val="en-US"/>
        </w:rPr>
        <w:t>s</w:t>
      </w:r>
      <w:r w:rsidR="002D1991">
        <w:rPr>
          <w:lang w:val="en-US"/>
        </w:rPr>
        <w:t xml:space="preserve"> to be made to reach 3 contributors than </w:t>
      </w:r>
      <w:r w:rsidR="00283EBC">
        <w:rPr>
          <w:lang w:val="en-US"/>
        </w:rPr>
        <w:t>to reach</w:t>
      </w:r>
      <w:r w:rsidR="002D1991">
        <w:rPr>
          <w:lang w:val="en-US"/>
        </w:rPr>
        <w:t xml:space="preserve"> 5. </w:t>
      </w:r>
    </w:p>
    <w:p w14:paraId="1B4772C9" w14:textId="4FFF9237" w:rsidR="002D1991" w:rsidRDefault="002D1991" w:rsidP="00E52F38">
      <w:pPr>
        <w:jc w:val="both"/>
        <w:rPr>
          <w:lang w:val="en-US"/>
        </w:rPr>
      </w:pPr>
      <w:r>
        <w:rPr>
          <w:lang w:val="en-US"/>
        </w:rPr>
        <w:t>The person that ruled out 2 and 5 contributors</w:t>
      </w:r>
      <w:r w:rsidR="00283EBC">
        <w:rPr>
          <w:lang w:val="en-US"/>
        </w:rPr>
        <w:t>,</w:t>
      </w:r>
      <w:r>
        <w:rPr>
          <w:lang w:val="en-US"/>
        </w:rPr>
        <w:t xml:space="preserve"> based this decision on the feature values, as 2 donors with this MAC, TAC and peaks below 800 RFU seems improbab</w:t>
      </w:r>
      <w:r w:rsidR="00283EBC">
        <w:rPr>
          <w:lang w:val="en-US"/>
        </w:rPr>
        <w:t>le</w:t>
      </w:r>
      <w:r>
        <w:rPr>
          <w:lang w:val="en-US"/>
        </w:rPr>
        <w:t xml:space="preserve">, and 5 donors are unlikely based on </w:t>
      </w:r>
      <w:proofErr w:type="spellStart"/>
      <w:r>
        <w:rPr>
          <w:lang w:val="en-US"/>
        </w:rPr>
        <w:t>vWa</w:t>
      </w:r>
      <w:proofErr w:type="spellEnd"/>
      <w:r>
        <w:rPr>
          <w:lang w:val="en-US"/>
        </w:rPr>
        <w:t xml:space="preserve"> and peaks below 800 RFU values.</w:t>
      </w:r>
    </w:p>
    <w:p w14:paraId="78D18B25" w14:textId="4B62CA28" w:rsidR="002D1991" w:rsidRDefault="002D1991" w:rsidP="00E52F38">
      <w:pPr>
        <w:jc w:val="both"/>
        <w:rPr>
          <w:lang w:val="en-US"/>
        </w:rPr>
      </w:pPr>
      <w:r>
        <w:rPr>
          <w:lang w:val="en-US"/>
        </w:rPr>
        <w:t>The one person that chose 4 contributors noted that to reach 3 or 5, lots of change was required.</w:t>
      </w:r>
    </w:p>
    <w:p w14:paraId="6716EC9A" w14:textId="07943500" w:rsidR="00E52F38" w:rsidRPr="002D1991" w:rsidRDefault="002D1991" w:rsidP="00AA7DFA">
      <w:pPr>
        <w:jc w:val="both"/>
        <w:rPr>
          <w:noProof/>
          <w:lang w:val="en-US"/>
        </w:rPr>
      </w:pPr>
      <w:r w:rsidRPr="002D1991">
        <w:rPr>
          <w:noProof/>
          <w:lang w:val="en-US"/>
        </w:rPr>
        <w:t xml:space="preserve">One user still considered their </w:t>
      </w:r>
      <w:r>
        <w:rPr>
          <w:noProof/>
          <w:lang w:val="en-US"/>
        </w:rPr>
        <w:t xml:space="preserve">original three options as they noted that the counterfactual tabel does not </w:t>
      </w:r>
      <w:r w:rsidR="007A34CE">
        <w:rPr>
          <w:noProof/>
          <w:lang w:val="en-US"/>
        </w:rPr>
        <w:t>show which feature differences are actually relevant.</w:t>
      </w:r>
    </w:p>
    <w:p w14:paraId="765A1395" w14:textId="7D11921E" w:rsidR="007A34CE" w:rsidRDefault="007A34CE" w:rsidP="007A34CE">
      <w:pPr>
        <w:jc w:val="both"/>
        <w:rPr>
          <w:lang w:val="en-US"/>
        </w:rPr>
      </w:pPr>
      <w:r>
        <w:rPr>
          <w:lang w:val="en-US"/>
        </w:rPr>
        <w:t xml:space="preserve">The motivations noted from question 8 show why participants gave different answers after seeing </w:t>
      </w:r>
      <w:r w:rsidRPr="00E22C3B">
        <w:rPr>
          <w:lang w:val="en-US"/>
        </w:rPr>
        <w:t>our</w:t>
      </w:r>
      <w:r w:rsidRPr="00BA03CA">
        <w:rPr>
          <w:b/>
          <w:bCs/>
          <w:lang w:val="en-US"/>
        </w:rPr>
        <w:t xml:space="preserve"> </w:t>
      </w:r>
      <w:r w:rsidR="00E22C3B">
        <w:rPr>
          <w:b/>
          <w:bCs/>
          <w:lang w:val="en-US"/>
        </w:rPr>
        <w:t xml:space="preserve">compound </w:t>
      </w:r>
      <w:r w:rsidRPr="00BA03CA">
        <w:rPr>
          <w:b/>
          <w:bCs/>
          <w:lang w:val="en-US"/>
        </w:rPr>
        <w:t>visualization in comparison to no explanation</w:t>
      </w:r>
      <w:r>
        <w:rPr>
          <w:lang w:val="en-US"/>
        </w:rPr>
        <w:t>.</w:t>
      </w:r>
    </w:p>
    <w:p w14:paraId="24262B26" w14:textId="2ED3167D" w:rsidR="00E52F38" w:rsidRDefault="007A34CE" w:rsidP="00AA7DFA">
      <w:pPr>
        <w:jc w:val="both"/>
        <w:rPr>
          <w:lang w:val="en-US"/>
        </w:rPr>
      </w:pPr>
      <w:r>
        <w:rPr>
          <w:lang w:val="en-US"/>
        </w:rPr>
        <w:t xml:space="preserve">Five users noted that they were starting to doubt the model’s prediction of 4, as only minor changes </w:t>
      </w:r>
      <w:r w:rsidR="00283EBC">
        <w:rPr>
          <w:lang w:val="en-US"/>
        </w:rPr>
        <w:t>were</w:t>
      </w:r>
      <w:r>
        <w:rPr>
          <w:lang w:val="en-US"/>
        </w:rPr>
        <w:t xml:space="preserve"> required to reach the prediction of 3. </w:t>
      </w:r>
      <w:bookmarkStart w:id="168" w:name="_Hlk73126824"/>
      <w:r>
        <w:rPr>
          <w:lang w:val="en-US"/>
        </w:rPr>
        <w:t>One participant noted that for a TAC of 98, there can be 2 artefact peaks. They therefore thought the prediction was incorrect.</w:t>
      </w:r>
      <w:bookmarkEnd w:id="168"/>
    </w:p>
    <w:p w14:paraId="12E9EB2B" w14:textId="2B67F4CB" w:rsidR="00A15B7F" w:rsidRDefault="007A34CE" w:rsidP="00283EBC">
      <w:pPr>
        <w:jc w:val="both"/>
        <w:rPr>
          <w:lang w:val="en-US"/>
        </w:rPr>
      </w:pPr>
      <w:r>
        <w:rPr>
          <w:lang w:val="en-US"/>
        </w:rPr>
        <w:t>One person notice</w:t>
      </w:r>
      <w:r w:rsidR="00283EBC">
        <w:rPr>
          <w:lang w:val="en-US"/>
        </w:rPr>
        <w:t>d</w:t>
      </w:r>
      <w:r>
        <w:rPr>
          <w:lang w:val="en-US"/>
        </w:rPr>
        <w:t xml:space="preserve"> how it is easier to determine to what extend features need to change to reach the alternative predictions as compared to the CF table.</w:t>
      </w:r>
    </w:p>
    <w:p w14:paraId="326C6C36" w14:textId="421AA2F2" w:rsidR="00E52F38" w:rsidRDefault="00E52F38" w:rsidP="00E52F38">
      <w:pPr>
        <w:pStyle w:val="Kop2"/>
        <w:rPr>
          <w:lang w:val="en-US"/>
        </w:rPr>
      </w:pPr>
      <w:bookmarkStart w:id="169" w:name="_Toc73486343"/>
      <w:r>
        <w:rPr>
          <w:lang w:val="en-US"/>
        </w:rPr>
        <w:t>5.5 User friendliness</w:t>
      </w:r>
      <w:bookmarkEnd w:id="169"/>
    </w:p>
    <w:p w14:paraId="5FC72E05" w14:textId="07004685" w:rsidR="00A15B7F" w:rsidRDefault="00A15B7F" w:rsidP="00AA7DFA">
      <w:pPr>
        <w:jc w:val="both"/>
        <w:rPr>
          <w:noProof/>
          <w:lang w:val="en-US"/>
        </w:rPr>
      </w:pPr>
      <w:r>
        <w:rPr>
          <w:noProof/>
          <w:lang w:val="en-US"/>
        </w:rPr>
        <w:t xml:space="preserve">As subjective evaluation of user friendliless, the users were asked to pick which explanations they preferred </w:t>
      </w:r>
      <w:r w:rsidR="00283EBC">
        <w:rPr>
          <w:noProof/>
          <w:lang w:val="en-US"/>
        </w:rPr>
        <w:t>in</w:t>
      </w:r>
      <w:r>
        <w:rPr>
          <w:noProof/>
          <w:lang w:val="en-US"/>
        </w:rPr>
        <w:t xml:space="preserve"> three categories</w:t>
      </w:r>
      <w:r w:rsidR="00283EBC">
        <w:rPr>
          <w:noProof/>
          <w:lang w:val="en-US"/>
        </w:rPr>
        <w:t>:</w:t>
      </w:r>
    </w:p>
    <w:p w14:paraId="1E655D86" w14:textId="626C62B2" w:rsidR="00A15B7F" w:rsidRDefault="00A15B7F" w:rsidP="00A15B7F">
      <w:pPr>
        <w:pStyle w:val="Lijstalinea"/>
        <w:numPr>
          <w:ilvl w:val="0"/>
          <w:numId w:val="11"/>
        </w:numPr>
        <w:jc w:val="both"/>
        <w:rPr>
          <w:noProof/>
          <w:lang w:val="en-US"/>
        </w:rPr>
      </w:pPr>
      <w:r w:rsidRPr="00A15B7F">
        <w:rPr>
          <w:noProof/>
          <w:lang w:val="en-US"/>
        </w:rPr>
        <w:t xml:space="preserve">Ease of use </w:t>
      </w:r>
      <w:r>
        <w:rPr>
          <w:noProof/>
          <w:lang w:val="en-US"/>
        </w:rPr>
        <w:tab/>
      </w:r>
      <w:r w:rsidRPr="00A15B7F">
        <w:rPr>
          <w:noProof/>
          <w:lang w:val="en-US"/>
        </w:rPr>
        <w:t xml:space="preserve">(how easily </w:t>
      </w:r>
      <w:r w:rsidR="00283EBC">
        <w:rPr>
          <w:noProof/>
          <w:lang w:val="en-US"/>
        </w:rPr>
        <w:t>they</w:t>
      </w:r>
      <w:r w:rsidRPr="00A15B7F">
        <w:rPr>
          <w:noProof/>
          <w:lang w:val="en-US"/>
        </w:rPr>
        <w:t xml:space="preserve"> could find the relevant information)</w:t>
      </w:r>
    </w:p>
    <w:p w14:paraId="18EC9BDE" w14:textId="119C14F7" w:rsidR="00A15B7F" w:rsidRDefault="00A15B7F" w:rsidP="00A15B7F">
      <w:pPr>
        <w:pStyle w:val="Lijstalinea"/>
        <w:numPr>
          <w:ilvl w:val="0"/>
          <w:numId w:val="11"/>
        </w:numPr>
        <w:jc w:val="both"/>
        <w:rPr>
          <w:noProof/>
          <w:lang w:val="en-US"/>
        </w:rPr>
      </w:pPr>
      <w:r w:rsidRPr="00A15B7F">
        <w:rPr>
          <w:noProof/>
          <w:lang w:val="en-US"/>
        </w:rPr>
        <w:t xml:space="preserve">Appeal </w:t>
      </w:r>
      <w:r>
        <w:rPr>
          <w:noProof/>
          <w:lang w:val="en-US"/>
        </w:rPr>
        <w:tab/>
      </w:r>
      <w:r>
        <w:rPr>
          <w:noProof/>
          <w:lang w:val="en-US"/>
        </w:rPr>
        <w:tab/>
      </w:r>
      <w:r w:rsidRPr="00A15B7F">
        <w:rPr>
          <w:noProof/>
          <w:lang w:val="en-US"/>
        </w:rPr>
        <w:t xml:space="preserve">(how nice </w:t>
      </w:r>
      <w:r w:rsidR="00283EBC">
        <w:rPr>
          <w:noProof/>
          <w:lang w:val="en-US"/>
        </w:rPr>
        <w:t>they</w:t>
      </w:r>
      <w:r w:rsidRPr="00A15B7F">
        <w:rPr>
          <w:noProof/>
          <w:lang w:val="en-US"/>
        </w:rPr>
        <w:t xml:space="preserve"> thought it was to use)</w:t>
      </w:r>
    </w:p>
    <w:p w14:paraId="2E5EE43D" w14:textId="02E14D40" w:rsidR="00A15B7F" w:rsidRDefault="00A15B7F" w:rsidP="00A15B7F">
      <w:pPr>
        <w:pStyle w:val="Lijstalinea"/>
        <w:numPr>
          <w:ilvl w:val="0"/>
          <w:numId w:val="11"/>
        </w:numPr>
        <w:jc w:val="both"/>
        <w:rPr>
          <w:noProof/>
          <w:lang w:val="en-US"/>
        </w:rPr>
      </w:pPr>
      <w:r w:rsidRPr="00A15B7F">
        <w:rPr>
          <w:noProof/>
          <w:lang w:val="en-US"/>
        </w:rPr>
        <w:t xml:space="preserve">Completeness </w:t>
      </w:r>
      <w:r>
        <w:rPr>
          <w:noProof/>
          <w:lang w:val="en-US"/>
        </w:rPr>
        <w:tab/>
      </w:r>
      <w:r w:rsidRPr="00A15B7F">
        <w:rPr>
          <w:noProof/>
          <w:lang w:val="en-US"/>
        </w:rPr>
        <w:t xml:space="preserve">(how well </w:t>
      </w:r>
      <w:r w:rsidR="00283EBC">
        <w:rPr>
          <w:noProof/>
          <w:lang w:val="en-US"/>
        </w:rPr>
        <w:t>they</w:t>
      </w:r>
      <w:r w:rsidRPr="00A15B7F">
        <w:rPr>
          <w:noProof/>
          <w:lang w:val="en-US"/>
        </w:rPr>
        <w:t xml:space="preserve"> </w:t>
      </w:r>
      <w:r w:rsidR="00283EBC">
        <w:rPr>
          <w:noProof/>
          <w:lang w:val="en-US"/>
        </w:rPr>
        <w:t>could</w:t>
      </w:r>
      <w:r w:rsidRPr="00A15B7F">
        <w:rPr>
          <w:noProof/>
          <w:lang w:val="en-US"/>
        </w:rPr>
        <w:t xml:space="preserve"> form a total picture of the prediction)</w:t>
      </w:r>
    </w:p>
    <w:p w14:paraId="2B3B12C7" w14:textId="7A4F19C0" w:rsidR="00A15B7F" w:rsidRDefault="00A15B7F" w:rsidP="00A15B7F">
      <w:pPr>
        <w:jc w:val="both"/>
        <w:rPr>
          <w:noProof/>
          <w:lang w:val="en-US"/>
        </w:rPr>
      </w:pPr>
      <w:r>
        <w:rPr>
          <w:noProof/>
          <w:lang w:val="en-US"/>
        </w:rPr>
        <w:t xml:space="preserve">For each category, only one explanation could be selected. The results can be found in </w:t>
      </w:r>
      <w:r w:rsidRPr="00283EBC">
        <w:rPr>
          <w:noProof/>
          <w:lang w:val="en-US"/>
        </w:rPr>
        <w:fldChar w:fldCharType="begin"/>
      </w:r>
      <w:r w:rsidRPr="00283EBC">
        <w:rPr>
          <w:noProof/>
          <w:lang w:val="en-US"/>
        </w:rPr>
        <w:instrText xml:space="preserve"> REF _Ref72960197 \h </w:instrText>
      </w:r>
      <w:r w:rsidR="00283EBC" w:rsidRPr="00283EBC">
        <w:rPr>
          <w:noProof/>
          <w:lang w:val="en-US"/>
        </w:rPr>
        <w:instrText xml:space="preserve"> \* MERGEFORMAT </w:instrText>
      </w:r>
      <w:r w:rsidRPr="00283EBC">
        <w:rPr>
          <w:noProof/>
          <w:lang w:val="en-US"/>
        </w:rPr>
      </w:r>
      <w:r w:rsidRPr="00283EBC">
        <w:rPr>
          <w:noProof/>
          <w:lang w:val="en-US"/>
        </w:rPr>
        <w:fldChar w:fldCharType="separate"/>
      </w:r>
      <w:r w:rsidR="00283EBC" w:rsidRPr="00283EBC">
        <w:rPr>
          <w:lang w:val="en-US"/>
        </w:rPr>
        <w:t xml:space="preserve">Figure </w:t>
      </w:r>
      <w:r w:rsidR="00283EBC" w:rsidRPr="00283EBC">
        <w:rPr>
          <w:noProof/>
          <w:lang w:val="en-US"/>
        </w:rPr>
        <w:t>29</w:t>
      </w:r>
      <w:r w:rsidRPr="00283EBC">
        <w:rPr>
          <w:noProof/>
          <w:lang w:val="en-US"/>
        </w:rPr>
        <w:fldChar w:fldCharType="end"/>
      </w:r>
      <w:r w:rsidRPr="00283EBC">
        <w:rPr>
          <w:noProof/>
          <w:lang w:val="en-US"/>
        </w:rPr>
        <w:t>.</w:t>
      </w:r>
      <w:r>
        <w:rPr>
          <w:noProof/>
          <w:lang w:val="en-US"/>
        </w:rPr>
        <w:t xml:space="preserve"> </w:t>
      </w:r>
    </w:p>
    <w:p w14:paraId="74747150" w14:textId="72257EF0" w:rsidR="00283EBC" w:rsidRDefault="00283EBC" w:rsidP="00A15B7F">
      <w:pPr>
        <w:jc w:val="both"/>
        <w:rPr>
          <w:noProof/>
          <w:lang w:val="en-US"/>
        </w:rPr>
      </w:pPr>
      <w:r>
        <w:rPr>
          <w:noProof/>
          <w:lang w:val="en-US"/>
        </w:rPr>
        <w:drawing>
          <wp:inline distT="0" distB="0" distL="0" distR="0" wp14:anchorId="2383C329" wp14:editId="41C6CD67">
            <wp:extent cx="5622212" cy="1949534"/>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96" t="22934" b="7960"/>
                    <a:stretch/>
                  </pic:blipFill>
                  <pic:spPr bwMode="auto">
                    <a:xfrm>
                      <a:off x="0" y="0"/>
                      <a:ext cx="5622697" cy="1949702"/>
                    </a:xfrm>
                    <a:prstGeom prst="rect">
                      <a:avLst/>
                    </a:prstGeom>
                    <a:noFill/>
                    <a:ln>
                      <a:noFill/>
                    </a:ln>
                    <a:extLst>
                      <a:ext uri="{53640926-AAD7-44D8-BBD7-CCE9431645EC}">
                        <a14:shadowObscured xmlns:a14="http://schemas.microsoft.com/office/drawing/2010/main"/>
                      </a:ext>
                    </a:extLst>
                  </pic:spPr>
                </pic:pic>
              </a:graphicData>
            </a:graphic>
          </wp:inline>
        </w:drawing>
      </w:r>
    </w:p>
    <w:p w14:paraId="3B162E2B" w14:textId="3A76A55A" w:rsidR="00283EBC" w:rsidRPr="00283EBC" w:rsidRDefault="00283EBC" w:rsidP="00283EBC">
      <w:pPr>
        <w:pStyle w:val="Bijschrift"/>
        <w:jc w:val="both"/>
        <w:rPr>
          <w:i w:val="0"/>
          <w:iCs w:val="0"/>
          <w:lang w:val="en-US"/>
        </w:rPr>
      </w:pPr>
      <w:bookmarkStart w:id="170" w:name="_Ref72960197"/>
      <w:r w:rsidRPr="00283EBC">
        <w:rPr>
          <w:i w:val="0"/>
          <w:iCs w:val="0"/>
          <w:lang w:val="en-US"/>
        </w:rPr>
        <w:t xml:space="preserve">Figure </w:t>
      </w:r>
      <w:r w:rsidRPr="00283EBC">
        <w:rPr>
          <w:i w:val="0"/>
          <w:iCs w:val="0"/>
        </w:rPr>
        <w:fldChar w:fldCharType="begin"/>
      </w:r>
      <w:r w:rsidRPr="00283EBC">
        <w:rPr>
          <w:i w:val="0"/>
          <w:iCs w:val="0"/>
          <w:lang w:val="en-US"/>
        </w:rPr>
        <w:instrText xml:space="preserve"> SEQ Figure \* ARABIC </w:instrText>
      </w:r>
      <w:r w:rsidRPr="00283EBC">
        <w:rPr>
          <w:i w:val="0"/>
          <w:iCs w:val="0"/>
        </w:rPr>
        <w:fldChar w:fldCharType="separate"/>
      </w:r>
      <w:r w:rsidRPr="00283EBC">
        <w:rPr>
          <w:i w:val="0"/>
          <w:iCs w:val="0"/>
          <w:noProof/>
          <w:lang w:val="en-US"/>
        </w:rPr>
        <w:t>29</w:t>
      </w:r>
      <w:r w:rsidRPr="00283EBC">
        <w:rPr>
          <w:i w:val="0"/>
          <w:iCs w:val="0"/>
        </w:rPr>
        <w:fldChar w:fldCharType="end"/>
      </w:r>
      <w:bookmarkEnd w:id="170"/>
      <w:r w:rsidRPr="00283EBC">
        <w:rPr>
          <w:i w:val="0"/>
          <w:iCs w:val="0"/>
          <w:lang w:val="en-US"/>
        </w:rPr>
        <w:t>: Results of subjective evaluation of the 3 presented explanations.</w:t>
      </w:r>
    </w:p>
    <w:p w14:paraId="08202577" w14:textId="67E0EDF8" w:rsidR="009C1122" w:rsidRDefault="00A15B7F" w:rsidP="00A15B7F">
      <w:pPr>
        <w:jc w:val="both"/>
        <w:rPr>
          <w:noProof/>
          <w:lang w:val="en-US"/>
        </w:rPr>
      </w:pPr>
      <w:r>
        <w:rPr>
          <w:noProof/>
          <w:lang w:val="en-US"/>
        </w:rPr>
        <w:lastRenderedPageBreak/>
        <w:t>In general, the compound visualization scored well on all three categories. The main reasons</w:t>
      </w:r>
      <w:r w:rsidR="009C1122">
        <w:rPr>
          <w:noProof/>
          <w:lang w:val="en-US"/>
        </w:rPr>
        <w:t xml:space="preserve"> for picking the visualization were that: </w:t>
      </w:r>
    </w:p>
    <w:p w14:paraId="5D384867" w14:textId="1BFA3206" w:rsidR="009C1122" w:rsidRDefault="009C1122" w:rsidP="009C1122">
      <w:pPr>
        <w:pStyle w:val="Lijstalinea"/>
        <w:numPr>
          <w:ilvl w:val="0"/>
          <w:numId w:val="11"/>
        </w:numPr>
        <w:jc w:val="both"/>
        <w:rPr>
          <w:noProof/>
          <w:lang w:val="en-US"/>
        </w:rPr>
      </w:pPr>
      <w:r>
        <w:rPr>
          <w:noProof/>
          <w:lang w:val="en-US"/>
        </w:rPr>
        <w:t>T</w:t>
      </w:r>
      <w:r w:rsidRPr="009C1122">
        <w:rPr>
          <w:noProof/>
          <w:lang w:val="en-US"/>
        </w:rPr>
        <w:t>here was more information</w:t>
      </w:r>
      <w:r>
        <w:rPr>
          <w:noProof/>
          <w:lang w:val="en-US"/>
        </w:rPr>
        <w:t xml:space="preserve"> (2x)</w:t>
      </w:r>
    </w:p>
    <w:p w14:paraId="3496C6ED" w14:textId="7352713B" w:rsidR="009C1122" w:rsidRDefault="009C1122" w:rsidP="009C1122">
      <w:pPr>
        <w:pStyle w:val="Lijstalinea"/>
        <w:numPr>
          <w:ilvl w:val="0"/>
          <w:numId w:val="11"/>
        </w:numPr>
        <w:jc w:val="both"/>
        <w:rPr>
          <w:noProof/>
          <w:lang w:val="en-US"/>
        </w:rPr>
      </w:pPr>
      <w:r>
        <w:rPr>
          <w:noProof/>
          <w:lang w:val="en-US"/>
        </w:rPr>
        <w:t>There was less information, but the information was more relevant (1x)</w:t>
      </w:r>
    </w:p>
    <w:p w14:paraId="420502B8" w14:textId="6665A722" w:rsidR="009C1122" w:rsidRDefault="009C1122" w:rsidP="009C1122">
      <w:pPr>
        <w:pStyle w:val="Lijstalinea"/>
        <w:numPr>
          <w:ilvl w:val="0"/>
          <w:numId w:val="11"/>
        </w:numPr>
        <w:jc w:val="both"/>
        <w:rPr>
          <w:noProof/>
          <w:lang w:val="en-US"/>
        </w:rPr>
      </w:pPr>
      <w:r>
        <w:rPr>
          <w:noProof/>
          <w:lang w:val="en-US"/>
        </w:rPr>
        <w:t>T</w:t>
      </w:r>
      <w:r w:rsidRPr="009C1122">
        <w:rPr>
          <w:noProof/>
          <w:lang w:val="en-US"/>
        </w:rPr>
        <w:t>he information was easy to find</w:t>
      </w:r>
      <w:r>
        <w:rPr>
          <w:noProof/>
          <w:lang w:val="en-US"/>
        </w:rPr>
        <w:t xml:space="preserve"> (3x)</w:t>
      </w:r>
    </w:p>
    <w:p w14:paraId="5FF60482" w14:textId="4AE765DF" w:rsidR="009C1122" w:rsidRDefault="009C1122" w:rsidP="009C1122">
      <w:pPr>
        <w:pStyle w:val="Lijstalinea"/>
        <w:numPr>
          <w:ilvl w:val="0"/>
          <w:numId w:val="11"/>
        </w:numPr>
        <w:jc w:val="both"/>
        <w:rPr>
          <w:noProof/>
          <w:lang w:val="en-US"/>
        </w:rPr>
      </w:pPr>
      <w:r>
        <w:rPr>
          <w:noProof/>
          <w:lang w:val="en-US"/>
        </w:rPr>
        <w:t>It</w:t>
      </w:r>
      <w:r w:rsidRPr="009C1122">
        <w:rPr>
          <w:noProof/>
          <w:lang w:val="en-US"/>
        </w:rPr>
        <w:t xml:space="preserve"> was presented in a visual way</w:t>
      </w:r>
      <w:r>
        <w:rPr>
          <w:noProof/>
          <w:lang w:val="en-US"/>
        </w:rPr>
        <w:t xml:space="preserve"> (5x)</w:t>
      </w:r>
    </w:p>
    <w:p w14:paraId="179DAAF4" w14:textId="0D920BE7" w:rsidR="009C1122" w:rsidRDefault="009C1122" w:rsidP="009C1122">
      <w:pPr>
        <w:pStyle w:val="Lijstalinea"/>
        <w:numPr>
          <w:ilvl w:val="0"/>
          <w:numId w:val="11"/>
        </w:numPr>
        <w:jc w:val="both"/>
        <w:rPr>
          <w:noProof/>
          <w:lang w:val="en-US"/>
        </w:rPr>
      </w:pPr>
      <w:r>
        <w:rPr>
          <w:noProof/>
          <w:lang w:val="en-US"/>
        </w:rPr>
        <w:t>It was easier to understand (1x)</w:t>
      </w:r>
    </w:p>
    <w:p w14:paraId="6F524C0B" w14:textId="0E5026C3" w:rsidR="009C1122" w:rsidRPr="00283EBC" w:rsidRDefault="009C1122" w:rsidP="00A15B7F">
      <w:pPr>
        <w:pStyle w:val="Lijstalinea"/>
        <w:numPr>
          <w:ilvl w:val="0"/>
          <w:numId w:val="11"/>
        </w:numPr>
        <w:jc w:val="both"/>
        <w:rPr>
          <w:noProof/>
          <w:lang w:val="en-US"/>
        </w:rPr>
      </w:pPr>
      <w:r>
        <w:rPr>
          <w:noProof/>
          <w:lang w:val="en-US"/>
        </w:rPr>
        <w:t>I</w:t>
      </w:r>
      <w:r w:rsidRPr="009C1122">
        <w:rPr>
          <w:noProof/>
          <w:lang w:val="en-US"/>
        </w:rPr>
        <w:t>t was more like how I would think about this problem (1x).</w:t>
      </w:r>
    </w:p>
    <w:p w14:paraId="1FFB7179" w14:textId="72D952F9" w:rsidR="00A15B7F" w:rsidRPr="007C7ADB" w:rsidRDefault="00A15B7F" w:rsidP="00A15B7F">
      <w:pPr>
        <w:jc w:val="both"/>
        <w:rPr>
          <w:lang w:val="en-US"/>
        </w:rPr>
      </w:pPr>
      <w:r>
        <w:rPr>
          <w:noProof/>
          <w:lang w:val="en-US"/>
        </w:rPr>
        <w:t xml:space="preserve">One user admitted to being a fan of the SHAP method and therefore chose it for all three categories. They expressed it was easy to use, the information was easy to find and the results were presented in a visual way. </w:t>
      </w:r>
    </w:p>
    <w:p w14:paraId="7E6468F8" w14:textId="1D41D224" w:rsidR="000378FD" w:rsidRDefault="007A34CE" w:rsidP="007A34CE">
      <w:pPr>
        <w:pStyle w:val="Kop2"/>
        <w:rPr>
          <w:lang w:val="en-US"/>
        </w:rPr>
      </w:pPr>
      <w:bookmarkStart w:id="171" w:name="_Toc73486344"/>
      <w:r>
        <w:rPr>
          <w:lang w:val="en-US"/>
        </w:rPr>
        <w:t>5.6 Discussion and conclusion</w:t>
      </w:r>
      <w:bookmarkEnd w:id="171"/>
    </w:p>
    <w:p w14:paraId="75AD85CA" w14:textId="5A79B084" w:rsidR="0041732A" w:rsidRDefault="002A55BB" w:rsidP="00AA7DFA">
      <w:pPr>
        <w:jc w:val="both"/>
        <w:rPr>
          <w:lang w:val="en-US"/>
        </w:rPr>
      </w:pPr>
      <w:r>
        <w:rPr>
          <w:lang w:val="en-US"/>
        </w:rPr>
        <w:t>Before we conclude, we note that t</w:t>
      </w:r>
      <w:r w:rsidR="009C1122">
        <w:rPr>
          <w:lang w:val="en-US"/>
        </w:rPr>
        <w:t xml:space="preserve">here were </w:t>
      </w:r>
      <w:r w:rsidR="00E87582">
        <w:rPr>
          <w:lang w:val="en-US"/>
        </w:rPr>
        <w:t>some</w:t>
      </w:r>
      <w:r w:rsidR="009C1122">
        <w:rPr>
          <w:lang w:val="en-US"/>
        </w:rPr>
        <w:t xml:space="preserve"> threats to validity that could have influenced the results. </w:t>
      </w:r>
    </w:p>
    <w:p w14:paraId="657155F7" w14:textId="77777777" w:rsidR="00283EBC" w:rsidRDefault="009C1122" w:rsidP="00AA7DFA">
      <w:pPr>
        <w:jc w:val="both"/>
        <w:rPr>
          <w:lang w:val="en-US"/>
        </w:rPr>
      </w:pPr>
      <w:r>
        <w:rPr>
          <w:lang w:val="en-US"/>
        </w:rPr>
        <w:t xml:space="preserve">First of all, the </w:t>
      </w:r>
      <w:r w:rsidRPr="00283EBC">
        <w:rPr>
          <w:i/>
          <w:iCs/>
          <w:lang w:val="en-US"/>
        </w:rPr>
        <w:t>ordering</w:t>
      </w:r>
      <w:r>
        <w:rPr>
          <w:lang w:val="en-US"/>
        </w:rPr>
        <w:t xml:space="preserve"> of the explanations was SHAP first, CF table second, and our visualization last</w:t>
      </w:r>
      <w:r w:rsidR="002A55BB">
        <w:rPr>
          <w:lang w:val="en-US"/>
        </w:rPr>
        <w:t xml:space="preserve"> for all participants</w:t>
      </w:r>
      <w:r>
        <w:rPr>
          <w:lang w:val="en-US"/>
        </w:rPr>
        <w:t xml:space="preserve">. </w:t>
      </w:r>
      <w:r w:rsidR="0041732A">
        <w:rPr>
          <w:lang w:val="en-US"/>
        </w:rPr>
        <w:t xml:space="preserve">This order was chosen </w:t>
      </w:r>
      <w:r w:rsidR="00E87582">
        <w:rPr>
          <w:lang w:val="en-US"/>
        </w:rPr>
        <w:t>as such</w:t>
      </w:r>
      <w:r w:rsidR="0041732A">
        <w:rPr>
          <w:lang w:val="en-US"/>
        </w:rPr>
        <w:t xml:space="preserve"> because the compound visualization consists of SHAP values, and a modified counterfactual. It therefore makes sense to first explain the components, before explaining the whole. </w:t>
      </w:r>
      <w:r>
        <w:rPr>
          <w:lang w:val="en-US"/>
        </w:rPr>
        <w:t>This could have introduced some bias in favor of SHAP</w:t>
      </w:r>
      <w:r w:rsidR="0041732A">
        <w:rPr>
          <w:lang w:val="en-US"/>
        </w:rPr>
        <w:t xml:space="preserve"> and against our visualization</w:t>
      </w:r>
      <w:r>
        <w:rPr>
          <w:lang w:val="en-US"/>
        </w:rPr>
        <w:t xml:space="preserve">, though we did not </w:t>
      </w:r>
      <w:r w:rsidR="0041732A">
        <w:rPr>
          <w:lang w:val="en-US"/>
        </w:rPr>
        <w:t xml:space="preserve">notice this in the results. </w:t>
      </w:r>
    </w:p>
    <w:p w14:paraId="6B2EB3A1" w14:textId="34AF66A5" w:rsidR="0041732A" w:rsidRDefault="0041732A" w:rsidP="00AA7DFA">
      <w:pPr>
        <w:jc w:val="both"/>
        <w:rPr>
          <w:lang w:val="en-US"/>
        </w:rPr>
      </w:pPr>
      <w:r>
        <w:rPr>
          <w:lang w:val="en-US"/>
        </w:rPr>
        <w:t xml:space="preserve">Secondly, we missed the fact that when the first explanation was shown for both profiles, this was also the first time that the participants came into contact with the feature values of the profiles. Some users focused on the </w:t>
      </w:r>
      <w:r w:rsidRPr="00283EBC">
        <w:rPr>
          <w:i/>
          <w:iCs/>
          <w:lang w:val="en-US"/>
        </w:rPr>
        <w:t>feature values</w:t>
      </w:r>
      <w:r>
        <w:rPr>
          <w:lang w:val="en-US"/>
        </w:rPr>
        <w:t xml:space="preserve"> instead of on what the explanation was trying to communicate.</w:t>
      </w:r>
      <w:r w:rsidR="002A55BB">
        <w:rPr>
          <w:lang w:val="en-US"/>
        </w:rPr>
        <w:t xml:space="preserve"> </w:t>
      </w:r>
      <w:r w:rsidR="00283EBC" w:rsidRPr="007C7ADB">
        <w:rPr>
          <w:lang w:val="en-US"/>
        </w:rPr>
        <w:t xml:space="preserve">With the features being quite difficult to understand, the translation into simpler terms was required for the users to have some idea of what they meant. However, this is an extra step that users need to take before being able to understand the explanation. This could cause fatigue or make </w:t>
      </w:r>
      <w:r w:rsidR="00283EBC">
        <w:rPr>
          <w:lang w:val="en-US"/>
        </w:rPr>
        <w:t xml:space="preserve">participants feel unmotivated. The same can be said for the introductory section. Even though they enjoyed the way that it was explained, it still took a toll on their capacity for the rest of the survey. </w:t>
      </w:r>
    </w:p>
    <w:p w14:paraId="4C25605C" w14:textId="2BEB5CB0" w:rsidR="0041732A" w:rsidRDefault="002A55BB" w:rsidP="008C33B8">
      <w:pPr>
        <w:jc w:val="both"/>
        <w:rPr>
          <w:lang w:val="en-US"/>
        </w:rPr>
      </w:pPr>
      <w:r>
        <w:rPr>
          <w:lang w:val="en-US"/>
        </w:rPr>
        <w:t>Thirdly, a t</w:t>
      </w:r>
      <w:r w:rsidR="008C33B8">
        <w:rPr>
          <w:lang w:val="en-US"/>
        </w:rPr>
        <w:t>h</w:t>
      </w:r>
      <w:r>
        <w:rPr>
          <w:lang w:val="en-US"/>
        </w:rPr>
        <w:t xml:space="preserve">reat to construct validity was the fact that </w:t>
      </w:r>
      <w:r w:rsidR="00CA44D1">
        <w:rPr>
          <w:lang w:val="en-US"/>
        </w:rPr>
        <w:t>DNA experts</w:t>
      </w:r>
      <w:r>
        <w:rPr>
          <w:lang w:val="en-US"/>
        </w:rPr>
        <w:t xml:space="preserve"> at NFI report a </w:t>
      </w:r>
      <w:r>
        <w:rPr>
          <w:i/>
          <w:iCs/>
          <w:lang w:val="en-US"/>
        </w:rPr>
        <w:t>minimum</w:t>
      </w:r>
      <w:r w:rsidRPr="002A55BB">
        <w:rPr>
          <w:i/>
          <w:iCs/>
          <w:lang w:val="en-US"/>
        </w:rPr>
        <w:t xml:space="preserve"> </w:t>
      </w:r>
      <w:r>
        <w:rPr>
          <w:lang w:val="en-US"/>
        </w:rPr>
        <w:t xml:space="preserve">NOC. </w:t>
      </w:r>
      <w:r w:rsidR="008C33B8">
        <w:rPr>
          <w:lang w:val="en-US"/>
        </w:rPr>
        <w:t>Because of this fact, a participant might have been inclined to choose a NOC of 3 instead of 4, not because the explanation made the prediction of 3 seem more likely.</w:t>
      </w:r>
      <w:r w:rsidR="004856E0">
        <w:rPr>
          <w:lang w:val="en-US"/>
        </w:rPr>
        <w:t xml:space="preserve"> We noticed one participant that seemed to hint at this fact.</w:t>
      </w:r>
    </w:p>
    <w:p w14:paraId="3C0098B0" w14:textId="68968E2D" w:rsidR="00DE3289" w:rsidRDefault="002A55BB" w:rsidP="002A55BB">
      <w:pPr>
        <w:jc w:val="both"/>
        <w:rPr>
          <w:lang w:val="en-US"/>
        </w:rPr>
      </w:pPr>
      <w:r>
        <w:rPr>
          <w:lang w:val="en-US"/>
        </w:rPr>
        <w:t>Lastly, we only received 7 replies from a group of about 35 experts. This selection of subjects means that</w:t>
      </w:r>
      <w:r w:rsidR="00DE3289">
        <w:rPr>
          <w:lang w:val="en-US"/>
        </w:rPr>
        <w:t xml:space="preserve"> the survey suffered from </w:t>
      </w:r>
      <w:r w:rsidR="00DE3289" w:rsidRPr="00283EBC">
        <w:rPr>
          <w:i/>
          <w:iCs/>
          <w:lang w:val="en-US"/>
        </w:rPr>
        <w:t>representation bias</w:t>
      </w:r>
      <w:r w:rsidR="00DE3289">
        <w:rPr>
          <w:lang w:val="en-US"/>
        </w:rPr>
        <w:t xml:space="preserve">. </w:t>
      </w:r>
    </w:p>
    <w:p w14:paraId="6914D92D" w14:textId="69E2EDC8" w:rsidR="00DE3289" w:rsidRDefault="00DE3289" w:rsidP="00AA7DFA">
      <w:pPr>
        <w:jc w:val="both"/>
        <w:rPr>
          <w:lang w:val="en-US"/>
        </w:rPr>
      </w:pPr>
      <w:r>
        <w:rPr>
          <w:lang w:val="en-US"/>
        </w:rPr>
        <w:t xml:space="preserve">Because of </w:t>
      </w:r>
      <w:r w:rsidR="00B70636">
        <w:rPr>
          <w:lang w:val="en-US"/>
        </w:rPr>
        <w:t>these limitations</w:t>
      </w:r>
      <w:r>
        <w:rPr>
          <w:lang w:val="en-US"/>
        </w:rPr>
        <w:t xml:space="preserve">, we approached the final evaluation as a subjective collection of participants’ opinions, rather than try to </w:t>
      </w:r>
      <w:r w:rsidR="002A55BB">
        <w:rPr>
          <w:lang w:val="en-US"/>
        </w:rPr>
        <w:t>perform statistical tests</w:t>
      </w:r>
      <w:r>
        <w:rPr>
          <w:lang w:val="en-US"/>
        </w:rPr>
        <w:t xml:space="preserve">. </w:t>
      </w:r>
      <w:r w:rsidR="00B70636">
        <w:rPr>
          <w:lang w:val="en-US"/>
        </w:rPr>
        <w:t>The addition of textual responses was especially valuable to see how people thought about the explanations.</w:t>
      </w:r>
    </w:p>
    <w:p w14:paraId="3051B7C3" w14:textId="69EE40F5" w:rsidR="002A55BB" w:rsidRDefault="004856E0" w:rsidP="00AA7DFA">
      <w:pPr>
        <w:jc w:val="both"/>
        <w:rPr>
          <w:lang w:val="en-US"/>
        </w:rPr>
      </w:pPr>
      <w:r>
        <w:rPr>
          <w:lang w:val="en-US"/>
        </w:rPr>
        <w:t xml:space="preserve">Within the section of increasing trust, </w:t>
      </w:r>
      <w:r w:rsidR="005136C3">
        <w:rPr>
          <w:lang w:val="en-US"/>
        </w:rPr>
        <w:t xml:space="preserve">SHAP seemed to induce some confusion with the bars pushing into each other. Most of the users that did express to drop one option, based </w:t>
      </w:r>
      <w:r w:rsidR="00283EBC">
        <w:rPr>
          <w:lang w:val="en-US"/>
        </w:rPr>
        <w:t>this</w:t>
      </w:r>
      <w:r w:rsidR="005136C3">
        <w:rPr>
          <w:lang w:val="en-US"/>
        </w:rPr>
        <w:t xml:space="preserve"> on the feature values, not the actual information that the SHAP </w:t>
      </w:r>
      <w:r w:rsidR="00283EBC">
        <w:rPr>
          <w:lang w:val="en-US"/>
        </w:rPr>
        <w:t>plot</w:t>
      </w:r>
      <w:r w:rsidR="005136C3">
        <w:rPr>
          <w:lang w:val="en-US"/>
        </w:rPr>
        <w:t xml:space="preserve"> was trying to communicate.</w:t>
      </w:r>
      <w:r w:rsidR="008C33B8">
        <w:rPr>
          <w:lang w:val="en-US"/>
        </w:rPr>
        <w:t xml:space="preserve"> In our visualization, users had the option to explore all feature values, as well as see how these values should be changed to reach a different outcome. The participants dropped one option because many feature values had to be changed and also by a large extent.</w:t>
      </w:r>
      <w:r>
        <w:rPr>
          <w:lang w:val="en-US"/>
        </w:rPr>
        <w:t xml:space="preserve"> One person noted that </w:t>
      </w:r>
      <w:r w:rsidR="00752DE0">
        <w:rPr>
          <w:lang w:val="en-US"/>
        </w:rPr>
        <w:t xml:space="preserve">they dropped one option because the </w:t>
      </w:r>
      <w:r w:rsidR="00752DE0">
        <w:rPr>
          <w:lang w:val="en-US"/>
        </w:rPr>
        <w:lastRenderedPageBreak/>
        <w:t>counterfactual section of the visualization suggested the same changes in feature values that they considered themself.</w:t>
      </w:r>
    </w:p>
    <w:p w14:paraId="4637C443" w14:textId="4D543FD3" w:rsidR="00E87582" w:rsidRDefault="00E87582" w:rsidP="00E87582">
      <w:pPr>
        <w:jc w:val="both"/>
        <w:rPr>
          <w:lang w:val="en-US"/>
        </w:rPr>
      </w:pPr>
      <w:r>
        <w:rPr>
          <w:lang w:val="en-US"/>
        </w:rPr>
        <w:t xml:space="preserve">When the model made a wrong prediction, the counterfactual table did not </w:t>
      </w:r>
      <w:r w:rsidR="00283EBC">
        <w:rPr>
          <w:lang w:val="en-US"/>
        </w:rPr>
        <w:t xml:space="preserve">seem </w:t>
      </w:r>
      <w:r>
        <w:rPr>
          <w:lang w:val="en-US"/>
        </w:rPr>
        <w:t>influence many people’s decision. Some participants noted the feature values as reasons to drop one NOC from consideration, and noticed that the prediction value was on a threshold. These facts</w:t>
      </w:r>
      <w:r w:rsidR="00EA5B70">
        <w:rPr>
          <w:lang w:val="en-US"/>
        </w:rPr>
        <w:t xml:space="preserve"> are not specific to </w:t>
      </w:r>
      <w:r>
        <w:rPr>
          <w:lang w:val="en-US"/>
        </w:rPr>
        <w:t>the CF table</w:t>
      </w:r>
      <w:r w:rsidR="00EA5B70">
        <w:rPr>
          <w:lang w:val="en-US"/>
        </w:rPr>
        <w:t xml:space="preserve">. Only a </w:t>
      </w:r>
      <w:r>
        <w:rPr>
          <w:lang w:val="en-US"/>
        </w:rPr>
        <w:t>few users notice</w:t>
      </w:r>
      <w:r w:rsidR="00EA5B70">
        <w:rPr>
          <w:lang w:val="en-US"/>
        </w:rPr>
        <w:t>d</w:t>
      </w:r>
      <w:r>
        <w:rPr>
          <w:lang w:val="en-US"/>
        </w:rPr>
        <w:t xml:space="preserve"> that fewer</w:t>
      </w:r>
      <w:r w:rsidR="00283EBC">
        <w:rPr>
          <w:lang w:val="en-US"/>
        </w:rPr>
        <w:t>, or less important</w:t>
      </w:r>
      <w:r>
        <w:rPr>
          <w:lang w:val="en-US"/>
        </w:rPr>
        <w:t xml:space="preserve"> features needed to change to reach 3 donors.</w:t>
      </w:r>
      <w:r w:rsidR="00EA5B70">
        <w:rPr>
          <w:lang w:val="en-US"/>
        </w:rPr>
        <w:t xml:space="preserve"> With the help of the compound visualization, more users started to doubt the model’s prediction, or even deemed it incorrect as no decision should be made on a difference of 2 alleles. </w:t>
      </w:r>
      <w:bookmarkStart w:id="172" w:name="_Toc72172068"/>
      <w:r>
        <w:rPr>
          <w:lang w:val="en-US"/>
        </w:rPr>
        <w:t>One person notice</w:t>
      </w:r>
      <w:r w:rsidR="00283EBC">
        <w:rPr>
          <w:lang w:val="en-US"/>
        </w:rPr>
        <w:t>d</w:t>
      </w:r>
      <w:r>
        <w:rPr>
          <w:lang w:val="en-US"/>
        </w:rPr>
        <w:t xml:space="preserve"> how it is easier to determine to what extend features need to change to reach the alternative predictions as compared to the CF table.</w:t>
      </w:r>
    </w:p>
    <w:p w14:paraId="18A05E4F" w14:textId="56DFE2B9" w:rsidR="00410164" w:rsidRDefault="0085528D" w:rsidP="003C066B">
      <w:pPr>
        <w:jc w:val="both"/>
        <w:rPr>
          <w:rFonts w:asciiTheme="majorHAnsi" w:eastAsiaTheme="majorEastAsia" w:hAnsiTheme="majorHAnsi" w:cstheme="majorBidi"/>
          <w:color w:val="2F5496" w:themeColor="accent1" w:themeShade="BF"/>
          <w:sz w:val="26"/>
          <w:szCs w:val="26"/>
          <w:lang w:val="en-US"/>
        </w:rPr>
      </w:pPr>
      <w:r>
        <w:rPr>
          <w:lang w:val="en-US"/>
        </w:rPr>
        <w:t xml:space="preserve">Despite the small group of people that participated, the uncontrolled environment, and various sources of bias, the results were insightful about the experts’ various perceptions. They </w:t>
      </w:r>
      <w:r w:rsidR="00283EBC">
        <w:rPr>
          <w:lang w:val="en-US"/>
        </w:rPr>
        <w:t>could</w:t>
      </w:r>
      <w:r>
        <w:rPr>
          <w:lang w:val="en-US"/>
        </w:rPr>
        <w:t xml:space="preserve"> be used to guide further direction, but generally show </w:t>
      </w:r>
      <w:r w:rsidR="00EA5B70">
        <w:rPr>
          <w:lang w:val="en-US"/>
        </w:rPr>
        <w:t xml:space="preserve">promise that experts </w:t>
      </w:r>
      <w:r w:rsidR="00283EBC">
        <w:rPr>
          <w:lang w:val="en-US"/>
        </w:rPr>
        <w:t>could</w:t>
      </w:r>
      <w:r w:rsidR="00EA5B70">
        <w:rPr>
          <w:lang w:val="en-US"/>
        </w:rPr>
        <w:t xml:space="preserve"> use our compound visualization as a tool to gain more insight into predictions of the model. We are mainly proud that it can help pinpoint the number of contributors better, and in some cases adjust trust in the prediction appropriately.</w:t>
      </w:r>
      <w:r w:rsidR="00C46A70">
        <w:rPr>
          <w:lang w:val="en-US"/>
        </w:rPr>
        <w:t xml:space="preserve"> Before such explanations can be used in practice however, training is required to help users become more familiar with them in practice.</w:t>
      </w:r>
    </w:p>
    <w:bookmarkEnd w:id="172"/>
    <w:p w14:paraId="72D6F135" w14:textId="77777777" w:rsidR="00B53270" w:rsidRDefault="00B53270">
      <w:pPr>
        <w:rPr>
          <w:rFonts w:asciiTheme="majorHAnsi" w:eastAsiaTheme="majorEastAsia" w:hAnsiTheme="majorHAnsi" w:cstheme="majorBidi"/>
          <w:color w:val="2F5496" w:themeColor="accent1" w:themeShade="BF"/>
          <w:sz w:val="32"/>
          <w:szCs w:val="32"/>
          <w:lang w:val="en-US"/>
        </w:rPr>
      </w:pPr>
      <w:r>
        <w:rPr>
          <w:lang w:val="en-US"/>
        </w:rPr>
        <w:br w:type="page"/>
      </w:r>
    </w:p>
    <w:p w14:paraId="2D70C26D" w14:textId="7F30165D" w:rsidR="0001028C" w:rsidRDefault="00B53270" w:rsidP="00B53270">
      <w:pPr>
        <w:pStyle w:val="Kop1"/>
        <w:rPr>
          <w:lang w:val="en-US"/>
        </w:rPr>
      </w:pPr>
      <w:r>
        <w:rPr>
          <w:lang w:val="en-US"/>
        </w:rPr>
        <w:lastRenderedPageBreak/>
        <w:t xml:space="preserve">6. </w:t>
      </w:r>
      <w:bookmarkStart w:id="173" w:name="_Toc73486345"/>
      <w:r w:rsidR="0001028C" w:rsidRPr="007C7ADB">
        <w:rPr>
          <w:lang w:val="en-US"/>
        </w:rPr>
        <w:t>Future feature engineering</w:t>
      </w:r>
      <w:bookmarkEnd w:id="173"/>
    </w:p>
    <w:p w14:paraId="7443218E" w14:textId="2DA5F452" w:rsidR="0001028C" w:rsidRPr="007C7ADB" w:rsidRDefault="0001028C" w:rsidP="00AA7DFA">
      <w:pPr>
        <w:jc w:val="both"/>
        <w:rPr>
          <w:lang w:val="en-US"/>
        </w:rPr>
      </w:pPr>
      <w:r>
        <w:rPr>
          <w:lang w:val="en-US"/>
        </w:rPr>
        <w:t>Throughout the project, m</w:t>
      </w:r>
      <w:r w:rsidRPr="007C7ADB">
        <w:rPr>
          <w:lang w:val="en-US"/>
        </w:rPr>
        <w:t xml:space="preserve">any of the </w:t>
      </w:r>
      <w:r w:rsidR="00CA44D1">
        <w:rPr>
          <w:lang w:val="en-US"/>
        </w:rPr>
        <w:t>DNA experts</w:t>
      </w:r>
      <w:r w:rsidRPr="007C7ADB">
        <w:rPr>
          <w:lang w:val="en-US"/>
        </w:rPr>
        <w:t xml:space="preserve"> expressed that they did not like the current features, </w:t>
      </w:r>
      <w:r>
        <w:rPr>
          <w:lang w:val="en-US"/>
        </w:rPr>
        <w:t>as they are</w:t>
      </w:r>
      <w:r w:rsidRPr="007C7ADB">
        <w:rPr>
          <w:lang w:val="en-US"/>
        </w:rPr>
        <w:t xml:space="preserve"> too complicated, </w:t>
      </w:r>
      <w:r>
        <w:rPr>
          <w:lang w:val="en-US"/>
        </w:rPr>
        <w:t xml:space="preserve">are incomplete, and do not seem to </w:t>
      </w:r>
      <w:r w:rsidRPr="007C7ADB">
        <w:rPr>
          <w:lang w:val="en-US"/>
        </w:rPr>
        <w:t xml:space="preserve">represent information that the experts think relates to the number of contributors. </w:t>
      </w:r>
      <w:r>
        <w:rPr>
          <w:lang w:val="en-US"/>
        </w:rPr>
        <w:t xml:space="preserve">They have given us a lot of information on how to possibly improve the features in the future. </w:t>
      </w:r>
      <w:r w:rsidRPr="007C7ADB">
        <w:rPr>
          <w:lang w:val="en-US"/>
        </w:rPr>
        <w:t>From working with the features, we also uncovered some insights related to their use from a machine learning perspective.</w:t>
      </w:r>
      <w:r>
        <w:rPr>
          <w:lang w:val="en-US"/>
        </w:rPr>
        <w:t xml:space="preserve"> As such, we have accumulated the following recommended changes to the features</w:t>
      </w:r>
      <w:r w:rsidRPr="007C7ADB">
        <w:rPr>
          <w:lang w:val="en-US"/>
        </w:rPr>
        <w:t>:</w:t>
      </w:r>
    </w:p>
    <w:p w14:paraId="4E6B3DAB" w14:textId="096F8113" w:rsidR="0001028C" w:rsidRPr="007C7ADB" w:rsidRDefault="0001028C" w:rsidP="00AA7DFA">
      <w:pPr>
        <w:pStyle w:val="Lijstalinea"/>
        <w:numPr>
          <w:ilvl w:val="0"/>
          <w:numId w:val="22"/>
        </w:numPr>
        <w:jc w:val="both"/>
        <w:rPr>
          <w:lang w:val="en-US"/>
        </w:rPr>
      </w:pPr>
      <w:r w:rsidRPr="007C7ADB">
        <w:rPr>
          <w:lang w:val="en-US"/>
        </w:rPr>
        <w:t xml:space="preserve">Remove </w:t>
      </w:r>
      <w:r w:rsidR="003C066B">
        <w:rPr>
          <w:lang w:val="en-US"/>
        </w:rPr>
        <w:t xml:space="preserve">redundant </w:t>
      </w:r>
      <w:r w:rsidRPr="007C7ADB">
        <w:rPr>
          <w:lang w:val="en-US"/>
        </w:rPr>
        <w:t xml:space="preserve">features. For example, </w:t>
      </w:r>
      <w:proofErr w:type="spellStart"/>
      <w:r w:rsidRPr="007C7ADB">
        <w:rPr>
          <w:lang w:val="en-US"/>
        </w:rPr>
        <w:t>MinNOC</w:t>
      </w:r>
      <w:r w:rsidRPr="007C7ADB">
        <w:rPr>
          <w:i/>
          <w:iCs/>
          <w:lang w:val="en-US"/>
        </w:rPr>
        <w:t>locus</w:t>
      </w:r>
      <w:proofErr w:type="spellEnd"/>
      <w:r w:rsidRPr="007C7ADB">
        <w:rPr>
          <w:lang w:val="en-US"/>
        </w:rPr>
        <w:t xml:space="preserve"> encodes the same information as </w:t>
      </w:r>
      <w:proofErr w:type="spellStart"/>
      <w:r w:rsidRPr="007C7ADB">
        <w:rPr>
          <w:lang w:val="en-US"/>
        </w:rPr>
        <w:t>AlleleCount</w:t>
      </w:r>
      <w:r w:rsidRPr="007C7ADB">
        <w:rPr>
          <w:i/>
          <w:iCs/>
          <w:lang w:val="en-US"/>
        </w:rPr>
        <w:t>locus</w:t>
      </w:r>
      <w:proofErr w:type="spellEnd"/>
      <w:r w:rsidRPr="007C7ADB">
        <w:rPr>
          <w:lang w:val="en-US"/>
        </w:rPr>
        <w:t xml:space="preserve">. </w:t>
      </w:r>
      <w:proofErr w:type="spellStart"/>
      <w:r w:rsidRPr="007C7ADB">
        <w:rPr>
          <w:lang w:val="en-US"/>
        </w:rPr>
        <w:t>MinNOC</w:t>
      </w:r>
      <w:r w:rsidRPr="007C7ADB">
        <w:rPr>
          <w:i/>
          <w:iCs/>
          <w:lang w:val="en-US"/>
        </w:rPr>
        <w:t>locus</w:t>
      </w:r>
      <w:proofErr w:type="spellEnd"/>
      <w:r w:rsidRPr="007C7ADB">
        <w:rPr>
          <w:lang w:val="en-US"/>
        </w:rPr>
        <w:t xml:space="preserve"> is equal to </w:t>
      </w:r>
      <w:proofErr w:type="spellStart"/>
      <w:r w:rsidRPr="007C7ADB">
        <w:rPr>
          <w:lang w:val="en-US"/>
        </w:rPr>
        <w:t>AlleleCount</w:t>
      </w:r>
      <w:r w:rsidRPr="007C7ADB">
        <w:rPr>
          <w:i/>
          <w:iCs/>
          <w:lang w:val="en-US"/>
        </w:rPr>
        <w:t>locus</w:t>
      </w:r>
      <w:proofErr w:type="spellEnd"/>
      <w:r w:rsidRPr="007C7ADB">
        <w:rPr>
          <w:lang w:val="en-US"/>
        </w:rPr>
        <w:t xml:space="preserve"> divided by two, rounded </w:t>
      </w:r>
      <w:r w:rsidR="003C066B">
        <w:rPr>
          <w:lang w:val="en-US"/>
        </w:rPr>
        <w:t>down</w:t>
      </w:r>
      <w:r w:rsidRPr="007C7ADB">
        <w:rPr>
          <w:lang w:val="en-US"/>
        </w:rPr>
        <w:t>. The one feature is not going to give more information than the other.</w:t>
      </w:r>
    </w:p>
    <w:p w14:paraId="0329B758" w14:textId="2C0DD8B5" w:rsidR="0001028C" w:rsidRPr="007C7ADB" w:rsidRDefault="0001028C" w:rsidP="00AA7DFA">
      <w:pPr>
        <w:pStyle w:val="Lijstalinea"/>
        <w:numPr>
          <w:ilvl w:val="0"/>
          <w:numId w:val="22"/>
        </w:numPr>
        <w:jc w:val="both"/>
        <w:rPr>
          <w:lang w:val="en-US"/>
        </w:rPr>
      </w:pPr>
      <w:r w:rsidRPr="007C7ADB">
        <w:rPr>
          <w:lang w:val="en-US"/>
        </w:rPr>
        <w:t>Remove locus-specific features. The loci that are included in the 19 features appear to be the loci that most often have the MAC of the profile. It would be interesting to replace the 23 loc</w:t>
      </w:r>
      <w:r>
        <w:rPr>
          <w:lang w:val="en-US"/>
        </w:rPr>
        <w:t>us-specific features</w:t>
      </w:r>
      <w:r w:rsidRPr="007C7ADB">
        <w:rPr>
          <w:lang w:val="en-US"/>
        </w:rPr>
        <w:t xml:space="preserve"> with the following: </w:t>
      </w:r>
    </w:p>
    <w:p w14:paraId="726B65DC" w14:textId="77777777" w:rsidR="0001028C" w:rsidRPr="007C7ADB" w:rsidRDefault="0001028C" w:rsidP="00AA7DFA">
      <w:pPr>
        <w:pStyle w:val="Lijstalinea"/>
        <w:numPr>
          <w:ilvl w:val="1"/>
          <w:numId w:val="21"/>
        </w:numPr>
        <w:jc w:val="both"/>
        <w:rPr>
          <w:lang w:val="en-US"/>
        </w:rPr>
      </w:pPr>
      <w:r w:rsidRPr="007C7ADB">
        <w:rPr>
          <w:lang w:val="en-US"/>
        </w:rPr>
        <w:t>Locus (/loci) with the maximum allele count of the profile.</w:t>
      </w:r>
    </w:p>
    <w:p w14:paraId="1D2FA04A" w14:textId="77777777" w:rsidR="0001028C" w:rsidRPr="007C7ADB" w:rsidRDefault="0001028C" w:rsidP="00AA7DFA">
      <w:pPr>
        <w:pStyle w:val="Lijstalinea"/>
        <w:numPr>
          <w:ilvl w:val="1"/>
          <w:numId w:val="21"/>
        </w:numPr>
        <w:jc w:val="both"/>
        <w:rPr>
          <w:lang w:val="en-US"/>
        </w:rPr>
      </w:pPr>
      <w:r w:rsidRPr="007C7ADB">
        <w:rPr>
          <w:lang w:val="en-US"/>
        </w:rPr>
        <w:t>Locus (/loci) with the minimum allele count of the profile.</w:t>
      </w:r>
    </w:p>
    <w:p w14:paraId="4724E88F" w14:textId="5606622A" w:rsidR="0001028C" w:rsidRPr="007C7ADB" w:rsidRDefault="0001028C" w:rsidP="00AA7DFA">
      <w:pPr>
        <w:ind w:left="708"/>
        <w:jc w:val="both"/>
        <w:rPr>
          <w:lang w:val="en-US"/>
        </w:rPr>
      </w:pPr>
      <w:r w:rsidRPr="007C7ADB">
        <w:rPr>
          <w:lang w:val="en-US"/>
        </w:rPr>
        <w:t>The opinion of the users is that mostly profile-specific information is important. It is difficult to understand why certain loci are included in the current features and others not. This proposal might remove that confusion.</w:t>
      </w:r>
      <w:r>
        <w:rPr>
          <w:lang w:val="en-US"/>
        </w:rPr>
        <w:t xml:space="preserve"> The way that the original 19 features were selected, was based on little data. This could be the reason why these locus-specific features were added.</w:t>
      </w:r>
    </w:p>
    <w:p w14:paraId="6DFAA032" w14:textId="6009B3CB" w:rsidR="0001028C" w:rsidRPr="007C7ADB" w:rsidRDefault="0001028C" w:rsidP="00AA7DFA">
      <w:pPr>
        <w:pStyle w:val="Lijstalinea"/>
        <w:numPr>
          <w:ilvl w:val="0"/>
          <w:numId w:val="22"/>
        </w:numPr>
        <w:jc w:val="both"/>
        <w:rPr>
          <w:lang w:val="en-US"/>
        </w:rPr>
      </w:pPr>
      <w:r w:rsidRPr="007C7ADB">
        <w:rPr>
          <w:lang w:val="en-US"/>
        </w:rPr>
        <w:t xml:space="preserve">Make profile features complete. For instance, the features now </w:t>
      </w:r>
      <w:r w:rsidR="00CE5C7A" w:rsidRPr="007C7ADB">
        <w:rPr>
          <w:lang w:val="en-US"/>
        </w:rPr>
        <w:t>include</w:t>
      </w:r>
      <w:r w:rsidRPr="007C7ADB">
        <w:rPr>
          <w:lang w:val="en-US"/>
        </w:rPr>
        <w:t xml:space="preserve"> the number of loci with 5 or 6 alleles, but not the number of loci with 7 or 8 alleles. Including the full range helps with consistency and understanding in explanations.</w:t>
      </w:r>
    </w:p>
    <w:p w14:paraId="42E08DBC" w14:textId="77777777" w:rsidR="0001028C" w:rsidRPr="007C7ADB" w:rsidRDefault="0001028C" w:rsidP="00AA7DFA">
      <w:pPr>
        <w:pStyle w:val="Lijstalinea"/>
        <w:numPr>
          <w:ilvl w:val="0"/>
          <w:numId w:val="22"/>
        </w:numPr>
        <w:jc w:val="both"/>
        <w:rPr>
          <w:lang w:val="en-US"/>
        </w:rPr>
      </w:pPr>
      <w:r w:rsidRPr="007C7ADB">
        <w:rPr>
          <w:lang w:val="en-US"/>
        </w:rPr>
        <w:t>Add more information outside of the STR profile such as:</w:t>
      </w:r>
    </w:p>
    <w:p w14:paraId="3BAA2A9B" w14:textId="77777777" w:rsidR="0001028C" w:rsidRPr="007C7ADB" w:rsidRDefault="0001028C" w:rsidP="00AA7DFA">
      <w:pPr>
        <w:pStyle w:val="Lijstalinea"/>
        <w:numPr>
          <w:ilvl w:val="1"/>
          <w:numId w:val="21"/>
        </w:numPr>
        <w:jc w:val="both"/>
        <w:rPr>
          <w:lang w:val="en-US"/>
        </w:rPr>
      </w:pPr>
      <w:r w:rsidRPr="007C7ADB">
        <w:rPr>
          <w:lang w:val="en-US"/>
        </w:rPr>
        <w:t>Number of peaks at stutter positions.</w:t>
      </w:r>
    </w:p>
    <w:p w14:paraId="0A3156D3" w14:textId="77777777" w:rsidR="0001028C" w:rsidRPr="007C7ADB" w:rsidRDefault="0001028C" w:rsidP="00AA7DFA">
      <w:pPr>
        <w:pStyle w:val="Lijstalinea"/>
        <w:numPr>
          <w:ilvl w:val="1"/>
          <w:numId w:val="21"/>
        </w:numPr>
        <w:jc w:val="both"/>
        <w:rPr>
          <w:lang w:val="en-US"/>
        </w:rPr>
      </w:pPr>
      <w:r w:rsidRPr="007C7ADB">
        <w:rPr>
          <w:lang w:val="en-US"/>
        </w:rPr>
        <w:t xml:space="preserve">Number of unnamed peaks (visible in </w:t>
      </w:r>
      <w:proofErr w:type="spellStart"/>
      <w:r w:rsidRPr="007C7ADB">
        <w:rPr>
          <w:lang w:val="en-US"/>
        </w:rPr>
        <w:t>epg</w:t>
      </w:r>
      <w:proofErr w:type="spellEnd"/>
      <w:r w:rsidRPr="007C7ADB">
        <w:rPr>
          <w:lang w:val="en-US"/>
        </w:rPr>
        <w:t>, can be sampled in EuroForMix).</w:t>
      </w:r>
    </w:p>
    <w:p w14:paraId="21DCA051" w14:textId="77777777" w:rsidR="0001028C" w:rsidRPr="007C7ADB" w:rsidRDefault="0001028C" w:rsidP="00AA7DFA">
      <w:pPr>
        <w:pStyle w:val="Lijstalinea"/>
        <w:numPr>
          <w:ilvl w:val="1"/>
          <w:numId w:val="21"/>
        </w:numPr>
        <w:jc w:val="both"/>
        <w:rPr>
          <w:lang w:val="en-US"/>
        </w:rPr>
      </w:pPr>
      <w:r w:rsidRPr="007C7ADB">
        <w:rPr>
          <w:lang w:val="en-US"/>
        </w:rPr>
        <w:t>Replicate runs.</w:t>
      </w:r>
    </w:p>
    <w:p w14:paraId="27FEF7BA" w14:textId="77777777" w:rsidR="0001028C" w:rsidRPr="007C7ADB" w:rsidRDefault="0001028C" w:rsidP="00AA7DFA">
      <w:pPr>
        <w:pStyle w:val="Lijstalinea"/>
        <w:numPr>
          <w:ilvl w:val="1"/>
          <w:numId w:val="21"/>
        </w:numPr>
        <w:jc w:val="both"/>
        <w:rPr>
          <w:lang w:val="en-US"/>
        </w:rPr>
      </w:pPr>
      <w:r w:rsidRPr="007C7ADB">
        <w:rPr>
          <w:lang w:val="en-US"/>
        </w:rPr>
        <w:t>Major / minor contributors.</w:t>
      </w:r>
    </w:p>
    <w:p w14:paraId="7B726C2A" w14:textId="77777777" w:rsidR="0001028C" w:rsidRPr="007C7ADB" w:rsidRDefault="0001028C" w:rsidP="00AA7DFA">
      <w:pPr>
        <w:pStyle w:val="Lijstalinea"/>
        <w:numPr>
          <w:ilvl w:val="1"/>
          <w:numId w:val="21"/>
        </w:numPr>
        <w:jc w:val="both"/>
        <w:rPr>
          <w:lang w:val="en-US"/>
        </w:rPr>
      </w:pPr>
      <w:r w:rsidRPr="007C7ADB">
        <w:rPr>
          <w:lang w:val="en-US"/>
        </w:rPr>
        <w:t>The quality of certain channels.</w:t>
      </w:r>
    </w:p>
    <w:p w14:paraId="6FAC800A" w14:textId="3261D291" w:rsidR="0001028C" w:rsidRPr="007C7ADB" w:rsidRDefault="0001028C" w:rsidP="00AA7DFA">
      <w:pPr>
        <w:ind w:left="708"/>
        <w:jc w:val="both"/>
        <w:rPr>
          <w:lang w:val="en-US"/>
        </w:rPr>
      </w:pPr>
      <w:r w:rsidRPr="007C7ADB">
        <w:rPr>
          <w:lang w:val="en-US"/>
        </w:rPr>
        <w:t xml:space="preserve">Some of these might be more viable and useful than others. They are ordered according to the expected </w:t>
      </w:r>
      <w:r w:rsidR="003C066B">
        <w:rPr>
          <w:lang w:val="en-US"/>
        </w:rPr>
        <w:t>feasibility</w:t>
      </w:r>
      <w:r w:rsidRPr="007C7ADB">
        <w:rPr>
          <w:lang w:val="en-US"/>
        </w:rPr>
        <w:t xml:space="preserve">. Most of these were brought up by the </w:t>
      </w:r>
      <w:r w:rsidR="003C066B">
        <w:rPr>
          <w:lang w:val="en-US"/>
        </w:rPr>
        <w:t>DNA experts</w:t>
      </w:r>
      <w:r w:rsidRPr="007C7ADB">
        <w:rPr>
          <w:lang w:val="en-US"/>
        </w:rPr>
        <w:t>.</w:t>
      </w:r>
    </w:p>
    <w:p w14:paraId="47B8F858" w14:textId="20808E4E" w:rsidR="0001028C" w:rsidRPr="007C7ADB" w:rsidRDefault="0001028C" w:rsidP="00AA7DFA">
      <w:pPr>
        <w:pStyle w:val="Lijstalinea"/>
        <w:numPr>
          <w:ilvl w:val="0"/>
          <w:numId w:val="22"/>
        </w:numPr>
        <w:jc w:val="both"/>
        <w:rPr>
          <w:lang w:val="en-US"/>
        </w:rPr>
      </w:pPr>
      <w:r w:rsidRPr="007C7ADB">
        <w:rPr>
          <w:lang w:val="en-US"/>
        </w:rPr>
        <w:t xml:space="preserve">Keep MAC and TAC features since they are very familiar to the users and give context to the complete explanation. Additionally, the TAC values </w:t>
      </w:r>
      <w:r w:rsidR="003C066B">
        <w:rPr>
          <w:lang w:val="en-US"/>
        </w:rPr>
        <w:t>can</w:t>
      </w:r>
      <w:r w:rsidRPr="007C7ADB">
        <w:rPr>
          <w:lang w:val="en-US"/>
        </w:rPr>
        <w:t xml:space="preserve"> va</w:t>
      </w:r>
      <w:r w:rsidR="003C066B">
        <w:rPr>
          <w:lang w:val="en-US"/>
        </w:rPr>
        <w:t>ry</w:t>
      </w:r>
      <w:r w:rsidRPr="007C7ADB">
        <w:rPr>
          <w:lang w:val="en-US"/>
        </w:rPr>
        <w:t xml:space="preserve"> among different kits, with which the users might not have experience with yet. Seeing the familiar variables with new values can help users get used to a new kit.</w:t>
      </w:r>
    </w:p>
    <w:p w14:paraId="0A4FAB71" w14:textId="77777777" w:rsidR="0001028C" w:rsidRDefault="0001028C" w:rsidP="00AA7DFA">
      <w:pPr>
        <w:jc w:val="both"/>
        <w:rPr>
          <w:rFonts w:asciiTheme="majorHAnsi" w:eastAsiaTheme="majorEastAsia" w:hAnsiTheme="majorHAnsi" w:cstheme="majorBidi"/>
          <w:color w:val="1F3763" w:themeColor="accent1" w:themeShade="7F"/>
          <w:sz w:val="24"/>
          <w:szCs w:val="24"/>
          <w:lang w:val="en-US"/>
        </w:rPr>
      </w:pPr>
      <w:r>
        <w:rPr>
          <w:lang w:val="en-US"/>
        </w:rPr>
        <w:br w:type="page"/>
      </w:r>
    </w:p>
    <w:p w14:paraId="4C09E32A" w14:textId="6BCDD733" w:rsidR="00D03BAF" w:rsidRPr="007C7ADB" w:rsidRDefault="00B53270" w:rsidP="00B70636">
      <w:pPr>
        <w:pStyle w:val="Kop1"/>
        <w:rPr>
          <w:lang w:val="en-US"/>
        </w:rPr>
      </w:pPr>
      <w:r>
        <w:rPr>
          <w:lang w:val="en-US"/>
        </w:rPr>
        <w:lastRenderedPageBreak/>
        <w:t xml:space="preserve">7. </w:t>
      </w:r>
      <w:bookmarkStart w:id="174" w:name="_Toc73486346"/>
      <w:r w:rsidR="00D03BAF" w:rsidRPr="007C7ADB">
        <w:rPr>
          <w:lang w:val="en-US"/>
        </w:rPr>
        <w:t>Reflection on methodology</w:t>
      </w:r>
      <w:bookmarkEnd w:id="174"/>
    </w:p>
    <w:p w14:paraId="325C9BF3" w14:textId="72B67814" w:rsidR="00D03BAF" w:rsidRPr="007C7ADB" w:rsidRDefault="00D03BAF" w:rsidP="00AA7DFA">
      <w:pPr>
        <w:jc w:val="both"/>
        <w:rPr>
          <w:lang w:val="en-US"/>
        </w:rPr>
      </w:pPr>
      <w:r w:rsidRPr="007C7ADB">
        <w:rPr>
          <w:lang w:val="en-US"/>
        </w:rPr>
        <w:t xml:space="preserve">Despite confirming with supervisors from the NFI and TU Delft that a linear strategy would suffice, </w:t>
      </w:r>
      <w:r w:rsidR="00DA650F">
        <w:rPr>
          <w:lang w:val="en-US"/>
        </w:rPr>
        <w:t>we</w:t>
      </w:r>
      <w:r w:rsidRPr="007C7ADB">
        <w:rPr>
          <w:lang w:val="en-US"/>
        </w:rPr>
        <w:t xml:space="preserve"> </w:t>
      </w:r>
      <w:r w:rsidR="00DA650F">
        <w:rPr>
          <w:lang w:val="en-US"/>
        </w:rPr>
        <w:t xml:space="preserve">quickly </w:t>
      </w:r>
      <w:r w:rsidRPr="007C7ADB">
        <w:rPr>
          <w:lang w:val="en-US"/>
        </w:rPr>
        <w:t>realized that this would make it difficult to guard the quality of the project. It was a good decision to switch strategy to Agile such that new goals could be set and evaluated every three weeks. In this way, small increments are made to the product and less successful endeavors do no</w:t>
      </w:r>
      <w:ins w:id="175" w:author="Jason van Breukelen | Nedcon Organisatieadvies" w:date="2021-06-02T22:23:00Z">
        <w:r w:rsidR="00383013">
          <w:rPr>
            <w:lang w:val="en-US"/>
          </w:rPr>
          <w:t>t</w:t>
        </w:r>
      </w:ins>
      <w:r w:rsidRPr="007C7ADB">
        <w:rPr>
          <w:lang w:val="en-US"/>
        </w:rPr>
        <w:t xml:space="preserve"> hinder progress as much.</w:t>
      </w:r>
      <w:r w:rsidR="001B6BDD">
        <w:rPr>
          <w:lang w:val="en-US"/>
        </w:rPr>
        <w:t xml:space="preserve"> </w:t>
      </w:r>
      <w:r w:rsidR="00DA650F">
        <w:rPr>
          <w:lang w:val="en-US"/>
        </w:rPr>
        <w:t>Perhaps this shows how little the</w:t>
      </w:r>
      <w:r w:rsidR="001B6BDD">
        <w:rPr>
          <w:lang w:val="en-US"/>
        </w:rPr>
        <w:t xml:space="preserve"> TU Delft focusses on project methodology, as </w:t>
      </w:r>
      <w:r w:rsidR="00DA650F">
        <w:rPr>
          <w:lang w:val="en-US"/>
        </w:rPr>
        <w:t xml:space="preserve">we relied </w:t>
      </w:r>
      <w:r w:rsidR="001B6BDD">
        <w:rPr>
          <w:lang w:val="en-US"/>
        </w:rPr>
        <w:t xml:space="preserve">on </w:t>
      </w:r>
      <w:r w:rsidR="00DA650F">
        <w:rPr>
          <w:lang w:val="en-US"/>
        </w:rPr>
        <w:t xml:space="preserve">past </w:t>
      </w:r>
      <w:r w:rsidR="001B6BDD">
        <w:rPr>
          <w:lang w:val="en-US"/>
        </w:rPr>
        <w:t xml:space="preserve">experiences to organize </w:t>
      </w:r>
      <w:r w:rsidR="00DA650F">
        <w:rPr>
          <w:lang w:val="en-US"/>
        </w:rPr>
        <w:t>this</w:t>
      </w:r>
      <w:r w:rsidR="001B6BDD">
        <w:rPr>
          <w:lang w:val="en-US"/>
        </w:rPr>
        <w:t xml:space="preserve"> work.</w:t>
      </w:r>
    </w:p>
    <w:p w14:paraId="25D77D04" w14:textId="0D62A126" w:rsidR="00D03BAF" w:rsidRPr="007C7ADB" w:rsidRDefault="00D03BAF" w:rsidP="00AA7DFA">
      <w:pPr>
        <w:jc w:val="both"/>
        <w:rPr>
          <w:lang w:val="en-US"/>
        </w:rPr>
      </w:pPr>
      <w:r w:rsidRPr="007C7ADB">
        <w:rPr>
          <w:lang w:val="en-US"/>
        </w:rPr>
        <w:t xml:space="preserve">With similar flexibility, </w:t>
      </w:r>
      <w:r w:rsidR="00DA650F">
        <w:rPr>
          <w:lang w:val="en-US"/>
        </w:rPr>
        <w:t xml:space="preserve">we </w:t>
      </w:r>
      <w:r w:rsidRPr="007C7ADB">
        <w:rPr>
          <w:lang w:val="en-US"/>
        </w:rPr>
        <w:t xml:space="preserve">adapted the main research question to better fit the needs of users. Where </w:t>
      </w:r>
      <w:r w:rsidR="00DA650F">
        <w:rPr>
          <w:lang w:val="en-US"/>
        </w:rPr>
        <w:t>we</w:t>
      </w:r>
      <w:r w:rsidRPr="007C7ADB">
        <w:rPr>
          <w:lang w:val="en-US"/>
        </w:rPr>
        <w:t xml:space="preserve"> originally wanted to only focus on the counterfactuals</w:t>
      </w:r>
      <w:r w:rsidR="00DE3289">
        <w:rPr>
          <w:lang w:val="en-US"/>
        </w:rPr>
        <w:t xml:space="preserve"> because it is an interesting field of research</w:t>
      </w:r>
      <w:r w:rsidRPr="007C7ADB">
        <w:rPr>
          <w:lang w:val="en-US"/>
        </w:rPr>
        <w:t xml:space="preserve">, the users made </w:t>
      </w:r>
      <w:r w:rsidR="00DA650F">
        <w:rPr>
          <w:lang w:val="en-US"/>
        </w:rPr>
        <w:t>us</w:t>
      </w:r>
      <w:r w:rsidRPr="007C7ADB">
        <w:rPr>
          <w:lang w:val="en-US"/>
        </w:rPr>
        <w:t xml:space="preserve"> realize that a combination with feature importance is more valuable.</w:t>
      </w:r>
    </w:p>
    <w:p w14:paraId="79F22FAE" w14:textId="13C46160" w:rsidR="00D03BAF" w:rsidRDefault="00D03BAF" w:rsidP="00AA7DFA">
      <w:pPr>
        <w:jc w:val="both"/>
        <w:rPr>
          <w:lang w:val="en-US"/>
        </w:rPr>
      </w:pPr>
      <w:r w:rsidRPr="007C7ADB">
        <w:rPr>
          <w:lang w:val="en-US"/>
        </w:rPr>
        <w:t xml:space="preserve">One aspect </w:t>
      </w:r>
      <w:r w:rsidR="00DA650F">
        <w:rPr>
          <w:lang w:val="en-US"/>
        </w:rPr>
        <w:t>to</w:t>
      </w:r>
      <w:r w:rsidRPr="007C7ADB">
        <w:rPr>
          <w:lang w:val="en-US"/>
        </w:rPr>
        <w:t xml:space="preserve"> improve upon is to have clearer agreements about the available time from the </w:t>
      </w:r>
      <w:r w:rsidR="00CA44D1">
        <w:rPr>
          <w:lang w:val="en-US"/>
        </w:rPr>
        <w:t>DNA experts</w:t>
      </w:r>
      <w:r w:rsidRPr="007C7ADB">
        <w:rPr>
          <w:lang w:val="en-US"/>
        </w:rPr>
        <w:t xml:space="preserve"> and how many would be willing to participate. It seems quite difficult to get a company to give some of their employees’ time to an intern. Though </w:t>
      </w:r>
      <w:r w:rsidR="00DA650F">
        <w:rPr>
          <w:lang w:val="en-US"/>
        </w:rPr>
        <w:t>we</w:t>
      </w:r>
      <w:r w:rsidR="001B6BDD">
        <w:rPr>
          <w:lang w:val="en-US"/>
        </w:rPr>
        <w:t xml:space="preserve"> identified this risk from the start</w:t>
      </w:r>
      <w:r w:rsidR="00DA650F">
        <w:rPr>
          <w:lang w:val="en-US"/>
        </w:rPr>
        <w:t xml:space="preserve"> (see page </w:t>
      </w:r>
      <w:r w:rsidR="00DA650F">
        <w:rPr>
          <w:lang w:val="en-US"/>
        </w:rPr>
        <w:fldChar w:fldCharType="begin"/>
      </w:r>
      <w:r w:rsidR="00DA650F">
        <w:rPr>
          <w:lang w:val="en-US"/>
        </w:rPr>
        <w:instrText xml:space="preserve"> PAGEREF _Ref73485653 \h </w:instrText>
      </w:r>
      <w:r w:rsidR="00DA650F">
        <w:rPr>
          <w:lang w:val="en-US"/>
        </w:rPr>
      </w:r>
      <w:r w:rsidR="00DA650F">
        <w:rPr>
          <w:lang w:val="en-US"/>
        </w:rPr>
        <w:fldChar w:fldCharType="separate"/>
      </w:r>
      <w:r w:rsidR="00DA650F">
        <w:rPr>
          <w:noProof/>
          <w:lang w:val="en-US"/>
        </w:rPr>
        <w:t>8</w:t>
      </w:r>
      <w:r w:rsidR="00DA650F">
        <w:rPr>
          <w:lang w:val="en-US"/>
        </w:rPr>
        <w:fldChar w:fldCharType="end"/>
      </w:r>
      <w:r w:rsidR="00DA650F">
        <w:rPr>
          <w:lang w:val="en-US"/>
        </w:rPr>
        <w:t>)</w:t>
      </w:r>
      <w:r w:rsidR="001B6BDD">
        <w:rPr>
          <w:lang w:val="en-US"/>
        </w:rPr>
        <w:t xml:space="preserve">, and we agreed with the NFI </w:t>
      </w:r>
      <w:r w:rsidRPr="007C7ADB">
        <w:rPr>
          <w:lang w:val="en-US"/>
        </w:rPr>
        <w:t>upon two surveys with users (one short and one long), no specific constraints were set about how many people would participate or for what period of time.</w:t>
      </w:r>
      <w:r w:rsidR="00DA650F">
        <w:rPr>
          <w:lang w:val="en-US"/>
        </w:rPr>
        <w:t xml:space="preserve"> </w:t>
      </w:r>
      <w:r w:rsidRPr="007C7ADB">
        <w:rPr>
          <w:lang w:val="en-US"/>
        </w:rPr>
        <w:t>Without Covid</w:t>
      </w:r>
      <w:r w:rsidR="005136C3">
        <w:rPr>
          <w:lang w:val="en-US"/>
        </w:rPr>
        <w:t>-19</w:t>
      </w:r>
      <w:r w:rsidRPr="007C7ADB">
        <w:rPr>
          <w:lang w:val="en-US"/>
        </w:rPr>
        <w:t xml:space="preserve"> restrictions, a fixed date and time could be planned for a sit-down evaluation at a specified location. This provides a lot of control as compared to sending a survey and hoping people will take the time to respond. Such a meeting could be communicated with the DNA</w:t>
      </w:r>
      <w:r w:rsidR="00DA650F">
        <w:rPr>
          <w:lang w:val="en-US"/>
        </w:rPr>
        <w:t xml:space="preserve"> </w:t>
      </w:r>
      <w:r w:rsidRPr="007C7ADB">
        <w:rPr>
          <w:lang w:val="en-US"/>
        </w:rPr>
        <w:t>experts</w:t>
      </w:r>
      <w:r w:rsidR="00DA650F">
        <w:rPr>
          <w:lang w:val="en-US"/>
        </w:rPr>
        <w:t>’</w:t>
      </w:r>
      <w:r w:rsidRPr="007C7ADB">
        <w:rPr>
          <w:lang w:val="en-US"/>
        </w:rPr>
        <w:t xml:space="preserve"> management as well so that this could be planned into their schedule. </w:t>
      </w:r>
      <w:r w:rsidR="00B70636" w:rsidRPr="007C7ADB">
        <w:rPr>
          <w:lang w:val="en-US"/>
        </w:rPr>
        <w:t>In this way, we could have presented each of the explanations with a suitable introduction where users could ask questions. This ensures that everyone understands the concepts before proceeding. In the final survey for example, we had to eliminate the response of one user because they answered the control questions incorrectly. If we were there to support that person, the outcome might have been different.</w:t>
      </w:r>
      <w:r w:rsidR="00B70636">
        <w:rPr>
          <w:lang w:val="en-US"/>
        </w:rPr>
        <w:t xml:space="preserve"> </w:t>
      </w:r>
      <w:r w:rsidRPr="007C7ADB">
        <w:rPr>
          <w:lang w:val="en-US"/>
        </w:rPr>
        <w:t xml:space="preserve">Within Covid restrictions, a specific moment could still have been planned, </w:t>
      </w:r>
      <w:commentRangeStart w:id="176"/>
      <w:r w:rsidRPr="007C7ADB">
        <w:rPr>
          <w:lang w:val="en-US"/>
        </w:rPr>
        <w:t>but it would lose some the controlled setting</w:t>
      </w:r>
      <w:commentRangeEnd w:id="176"/>
      <w:r w:rsidR="00383013">
        <w:rPr>
          <w:rStyle w:val="Verwijzingopmerking"/>
        </w:rPr>
        <w:commentReference w:id="176"/>
      </w:r>
      <w:r w:rsidRPr="007C7ADB">
        <w:rPr>
          <w:lang w:val="en-US"/>
        </w:rPr>
        <w:t>.</w:t>
      </w:r>
    </w:p>
    <w:p w14:paraId="23429C3F" w14:textId="7ECD4FA1" w:rsidR="00DA650F" w:rsidRPr="007C7ADB" w:rsidRDefault="00491393" w:rsidP="00491393">
      <w:pPr>
        <w:jc w:val="both"/>
        <w:rPr>
          <w:lang w:val="en-US"/>
        </w:rPr>
      </w:pPr>
      <w:r>
        <w:rPr>
          <w:lang w:val="en-US"/>
        </w:rPr>
        <w:t>There was quite some pressure on the work;</w:t>
      </w:r>
      <w:r w:rsidR="00DA650F">
        <w:rPr>
          <w:lang w:val="en-US"/>
        </w:rPr>
        <w:t xml:space="preserve"> The thesis was completed in seven months instead of the expected nine, as the defense data was quickly set for mid-June. Perhaps it would be better to establish beforehand the expectations about this set date, before committing to it fully. This might have mitigated some stress.</w:t>
      </w:r>
      <w:r w:rsidRPr="00491393">
        <w:rPr>
          <w:lang w:val="en-US"/>
        </w:rPr>
        <w:t xml:space="preserve"> </w:t>
      </w:r>
      <w:r>
        <w:rPr>
          <w:lang w:val="en-US"/>
        </w:rPr>
        <w:t>However, we are grateful to</w:t>
      </w:r>
      <w:r w:rsidR="001A11C2">
        <w:rPr>
          <w:lang w:val="en-US"/>
        </w:rPr>
        <w:t xml:space="preserve"> have</w:t>
      </w:r>
      <w:r>
        <w:rPr>
          <w:lang w:val="en-US"/>
        </w:rPr>
        <w:t xml:space="preserve"> finish</w:t>
      </w:r>
      <w:r w:rsidR="001A11C2">
        <w:rPr>
          <w:lang w:val="en-US"/>
        </w:rPr>
        <w:t>ed</w:t>
      </w:r>
      <w:r>
        <w:rPr>
          <w:lang w:val="en-US"/>
        </w:rPr>
        <w:t xml:space="preserve"> the thesis before the summer.</w:t>
      </w:r>
    </w:p>
    <w:p w14:paraId="5B922438" w14:textId="3CEFB1EC" w:rsidR="00F95ABA" w:rsidRPr="007C7ADB" w:rsidRDefault="00F95ABA" w:rsidP="00AA7DFA">
      <w:pPr>
        <w:jc w:val="both"/>
        <w:rPr>
          <w:lang w:val="en-US"/>
        </w:rPr>
      </w:pPr>
    </w:p>
    <w:p w14:paraId="0236BB7D" w14:textId="77777777" w:rsidR="00DE3289" w:rsidRDefault="00DE3289">
      <w:pPr>
        <w:rPr>
          <w:rFonts w:asciiTheme="majorHAnsi" w:eastAsiaTheme="majorEastAsia" w:hAnsiTheme="majorHAnsi" w:cstheme="majorBidi"/>
          <w:color w:val="2F5496" w:themeColor="accent1" w:themeShade="BF"/>
          <w:sz w:val="32"/>
          <w:szCs w:val="32"/>
          <w:lang w:val="en-US"/>
        </w:rPr>
      </w:pPr>
      <w:bookmarkStart w:id="177" w:name="_Toc72172069"/>
      <w:r>
        <w:rPr>
          <w:lang w:val="en-US"/>
        </w:rPr>
        <w:br w:type="page"/>
      </w:r>
    </w:p>
    <w:p w14:paraId="721DBBBF" w14:textId="52898EC3" w:rsidR="00522D6B" w:rsidRPr="007C7ADB" w:rsidRDefault="00522D6B" w:rsidP="00AA7DFA">
      <w:pPr>
        <w:pStyle w:val="Kop1"/>
        <w:jc w:val="both"/>
        <w:rPr>
          <w:lang w:val="en-US"/>
        </w:rPr>
      </w:pPr>
      <w:bookmarkStart w:id="178" w:name="_Toc73486347"/>
      <w:r w:rsidRPr="007C7ADB">
        <w:rPr>
          <w:lang w:val="en-US"/>
        </w:rPr>
        <w:lastRenderedPageBreak/>
        <w:t>References</w:t>
      </w:r>
      <w:bookmarkEnd w:id="177"/>
      <w:bookmarkEnd w:id="178"/>
    </w:p>
    <w:p w14:paraId="24B25561" w14:textId="77777777" w:rsidR="00564341" w:rsidRPr="00564341" w:rsidRDefault="007930C2" w:rsidP="00AA7DFA">
      <w:pPr>
        <w:pStyle w:val="EndNoteBibliography"/>
        <w:spacing w:after="0"/>
        <w:ind w:left="720" w:hanging="720"/>
        <w:jc w:val="both"/>
      </w:pPr>
      <w:r w:rsidRPr="007C7ADB">
        <w:fldChar w:fldCharType="begin"/>
      </w:r>
      <w:r w:rsidRPr="007C7ADB">
        <w:instrText xml:space="preserve"> ADDIN EN.REFLIST </w:instrText>
      </w:r>
      <w:r w:rsidRPr="007C7ADB">
        <w:fldChar w:fldCharType="separate"/>
      </w:r>
      <w:r w:rsidR="00564341" w:rsidRPr="00564341">
        <w:t>1.</w:t>
      </w:r>
      <w:r w:rsidR="00564341" w:rsidRPr="00564341">
        <w:tab/>
        <w:t xml:space="preserve">Benschop, C.C.G., et al., </w:t>
      </w:r>
      <w:r w:rsidR="00564341" w:rsidRPr="00564341">
        <w:rPr>
          <w:i/>
        </w:rPr>
        <w:t>Automated estimation of the number of contributors in autosomal short tandem repeat profiles using a machine learning approach.</w:t>
      </w:r>
      <w:r w:rsidR="00564341" w:rsidRPr="00564341">
        <w:t xml:space="preserve"> Forensic Science International: Genetics, 2019. </w:t>
      </w:r>
      <w:r w:rsidR="00564341" w:rsidRPr="00564341">
        <w:rPr>
          <w:b/>
        </w:rPr>
        <w:t>43</w:t>
      </w:r>
      <w:r w:rsidR="00564341" w:rsidRPr="00564341">
        <w:t>: p. 102150.</w:t>
      </w:r>
    </w:p>
    <w:p w14:paraId="6AF51295" w14:textId="77777777" w:rsidR="00564341" w:rsidRPr="00564341" w:rsidRDefault="00564341" w:rsidP="00AA7DFA">
      <w:pPr>
        <w:pStyle w:val="EndNoteBibliography"/>
        <w:spacing w:after="0"/>
        <w:ind w:left="720" w:hanging="720"/>
        <w:jc w:val="both"/>
      </w:pPr>
      <w:r w:rsidRPr="00564341">
        <w:t>2.</w:t>
      </w:r>
      <w:r w:rsidRPr="00564341">
        <w:tab/>
        <w:t xml:space="preserve">Benschop, C.C.G., et al., </w:t>
      </w:r>
      <w:r w:rsidRPr="00564341">
        <w:rPr>
          <w:i/>
        </w:rPr>
        <w:t>The effect of varying the number of contributors on likelihood ratios for complex DNA mixtures.</w:t>
      </w:r>
      <w:r w:rsidRPr="00564341">
        <w:t xml:space="preserve"> Forensic Science International: Genetics, 2015. </w:t>
      </w:r>
      <w:r w:rsidRPr="00564341">
        <w:rPr>
          <w:b/>
        </w:rPr>
        <w:t>19</w:t>
      </w:r>
      <w:r w:rsidRPr="00564341">
        <w:t>: p. 92-99.</w:t>
      </w:r>
    </w:p>
    <w:p w14:paraId="6074B783" w14:textId="77777777" w:rsidR="00564341" w:rsidRPr="00564341" w:rsidRDefault="00564341" w:rsidP="00AA7DFA">
      <w:pPr>
        <w:pStyle w:val="EndNoteBibliography"/>
        <w:spacing w:after="0"/>
        <w:ind w:left="720" w:hanging="720"/>
        <w:jc w:val="both"/>
      </w:pPr>
      <w:r w:rsidRPr="00564341">
        <w:t>3.</w:t>
      </w:r>
      <w:r w:rsidRPr="00564341">
        <w:tab/>
        <w:t xml:space="preserve">Adadi, A. and M. Berrada, </w:t>
      </w:r>
      <w:r w:rsidRPr="00564341">
        <w:rPr>
          <w:i/>
        </w:rPr>
        <w:t>Peeking Inside the Black-Box: A Survey on Explainable Artificial Intelligence (XAI).</w:t>
      </w:r>
      <w:r w:rsidRPr="00564341">
        <w:t xml:space="preserve"> IEEE Access, 2018. </w:t>
      </w:r>
      <w:r w:rsidRPr="00564341">
        <w:rPr>
          <w:b/>
        </w:rPr>
        <w:t>6</w:t>
      </w:r>
      <w:r w:rsidRPr="00564341">
        <w:t>: p. 52138-52160.</w:t>
      </w:r>
    </w:p>
    <w:p w14:paraId="38B9A252" w14:textId="77777777" w:rsidR="00564341" w:rsidRPr="00564341" w:rsidRDefault="00564341" w:rsidP="00AA7DFA">
      <w:pPr>
        <w:pStyle w:val="EndNoteBibliography"/>
        <w:spacing w:after="0"/>
        <w:ind w:left="720" w:hanging="720"/>
        <w:jc w:val="both"/>
      </w:pPr>
      <w:r w:rsidRPr="00564341">
        <w:t>4.</w:t>
      </w:r>
      <w:r w:rsidRPr="00564341">
        <w:tab/>
        <w:t xml:space="preserve">Barredo Arrieta, A., et al., </w:t>
      </w:r>
      <w:r w:rsidRPr="00564341">
        <w:rPr>
          <w:i/>
        </w:rPr>
        <w:t>Explainable Artificial Intelligence (XAI): Concepts, taxonomies, opportunities and challenges toward responsible AI.</w:t>
      </w:r>
      <w:r w:rsidRPr="00564341">
        <w:t xml:space="preserve"> Information Fusion, 2020. </w:t>
      </w:r>
      <w:r w:rsidRPr="00564341">
        <w:rPr>
          <w:b/>
        </w:rPr>
        <w:t>58</w:t>
      </w:r>
      <w:r w:rsidRPr="00564341">
        <w:t>: p. 82-115.</w:t>
      </w:r>
    </w:p>
    <w:p w14:paraId="6A7D26D9" w14:textId="77777777" w:rsidR="00564341" w:rsidRPr="00564341" w:rsidRDefault="00564341" w:rsidP="00AA7DFA">
      <w:pPr>
        <w:pStyle w:val="EndNoteBibliography"/>
        <w:spacing w:after="0"/>
        <w:ind w:left="720" w:hanging="720"/>
        <w:jc w:val="both"/>
      </w:pPr>
      <w:r w:rsidRPr="00564341">
        <w:t>5.</w:t>
      </w:r>
      <w:r w:rsidRPr="00564341">
        <w:tab/>
        <w:t xml:space="preserve">Carvalho, D.V., E.M. Pereira, and J.S. Cardoso, </w:t>
      </w:r>
      <w:r w:rsidRPr="00564341">
        <w:rPr>
          <w:i/>
        </w:rPr>
        <w:t>Machine learning interpretability: A survey on methods and metrics.</w:t>
      </w:r>
      <w:r w:rsidRPr="00564341">
        <w:t xml:space="preserve"> Electronics (Switzerland), 2019. </w:t>
      </w:r>
      <w:r w:rsidRPr="00564341">
        <w:rPr>
          <w:b/>
        </w:rPr>
        <w:t>8</w:t>
      </w:r>
      <w:r w:rsidRPr="00564341">
        <w:t>(8).</w:t>
      </w:r>
    </w:p>
    <w:p w14:paraId="5EB57EB4" w14:textId="77777777" w:rsidR="00564341" w:rsidRPr="00564341" w:rsidRDefault="00564341" w:rsidP="00AA7DFA">
      <w:pPr>
        <w:pStyle w:val="EndNoteBibliography"/>
        <w:spacing w:after="0"/>
        <w:ind w:left="720" w:hanging="720"/>
        <w:jc w:val="both"/>
      </w:pPr>
      <w:r w:rsidRPr="00564341">
        <w:t>6.</w:t>
      </w:r>
      <w:r w:rsidRPr="00564341">
        <w:tab/>
        <w:t xml:space="preserve">Gilpin, L.H., et al. </w:t>
      </w:r>
      <w:r w:rsidRPr="00564341">
        <w:rPr>
          <w:i/>
        </w:rPr>
        <w:t>Explaining Explanations: An Overview of Interpretability of Machine Learning</w:t>
      </w:r>
      <w:r w:rsidRPr="00564341">
        <w:t xml:space="preserve">. in </w:t>
      </w:r>
      <w:r w:rsidRPr="00564341">
        <w:rPr>
          <w:i/>
        </w:rPr>
        <w:t>2018 IEEE 5th International Conference on Data Science and Advanced Analytics (DSAA)</w:t>
      </w:r>
      <w:r w:rsidRPr="00564341">
        <w:t>. 2018.</w:t>
      </w:r>
    </w:p>
    <w:p w14:paraId="4202D476" w14:textId="77777777" w:rsidR="00564341" w:rsidRPr="00564341" w:rsidRDefault="00564341" w:rsidP="00AA7DFA">
      <w:pPr>
        <w:pStyle w:val="EndNoteBibliography"/>
        <w:spacing w:after="0"/>
        <w:ind w:left="720" w:hanging="720"/>
        <w:jc w:val="both"/>
      </w:pPr>
      <w:r w:rsidRPr="00564341">
        <w:t>7.</w:t>
      </w:r>
      <w:r w:rsidRPr="00564341">
        <w:tab/>
        <w:t xml:space="preserve">Lipton, Z.C., </w:t>
      </w:r>
      <w:r w:rsidRPr="00564341">
        <w:rPr>
          <w:i/>
        </w:rPr>
        <w:t>The mythos of model interpretability: In machine learning, the concept of interpretability is both important and slippery.</w:t>
      </w:r>
      <w:r w:rsidRPr="00564341">
        <w:t xml:space="preserve"> Queue, 2018. </w:t>
      </w:r>
      <w:r w:rsidRPr="00564341">
        <w:rPr>
          <w:b/>
        </w:rPr>
        <w:t>16</w:t>
      </w:r>
      <w:r w:rsidRPr="00564341">
        <w:t>(3).</w:t>
      </w:r>
    </w:p>
    <w:p w14:paraId="4F9109AF" w14:textId="77777777" w:rsidR="00564341" w:rsidRPr="00564341" w:rsidRDefault="00564341" w:rsidP="00AA7DFA">
      <w:pPr>
        <w:pStyle w:val="EndNoteBibliography"/>
        <w:spacing w:after="0"/>
        <w:ind w:left="720" w:hanging="720"/>
        <w:jc w:val="both"/>
      </w:pPr>
      <w:r w:rsidRPr="00564341">
        <w:t>8.</w:t>
      </w:r>
      <w:r w:rsidRPr="00564341">
        <w:tab/>
        <w:t xml:space="preserve">Lundberg, S.M., et al., </w:t>
      </w:r>
      <w:r w:rsidRPr="00564341">
        <w:rPr>
          <w:i/>
        </w:rPr>
        <w:t>Explainable machine-learning predictions for the prevention of hypoxaemia during surgery.</w:t>
      </w:r>
      <w:r w:rsidRPr="00564341">
        <w:t xml:space="preserve"> Nat Biomed Eng, 2018. </w:t>
      </w:r>
      <w:r w:rsidRPr="00564341">
        <w:rPr>
          <w:b/>
        </w:rPr>
        <w:t>2</w:t>
      </w:r>
      <w:r w:rsidRPr="00564341">
        <w:t>(10): p. 749-760.</w:t>
      </w:r>
    </w:p>
    <w:p w14:paraId="784683C3" w14:textId="77777777" w:rsidR="00564341" w:rsidRPr="00564341" w:rsidRDefault="00564341" w:rsidP="00AA7DFA">
      <w:pPr>
        <w:pStyle w:val="EndNoteBibliography"/>
        <w:spacing w:after="0"/>
        <w:ind w:left="720" w:hanging="720"/>
        <w:jc w:val="both"/>
      </w:pPr>
      <w:r w:rsidRPr="00564341">
        <w:t>9.</w:t>
      </w:r>
      <w:r w:rsidRPr="00564341">
        <w:tab/>
        <w:t xml:space="preserve">Yoo, T.K., et al., </w:t>
      </w:r>
      <w:r w:rsidRPr="00564341">
        <w:rPr>
          <w:i/>
        </w:rPr>
        <w:t>Explainable Machine Learning Approach as a Tool to Understand Factors Used to Select the Refractive Surgery Technique on the Expert Level.</w:t>
      </w:r>
      <w:r w:rsidRPr="00564341">
        <w:t xml:space="preserve"> Transl Vis Sci Technol, 2020. </w:t>
      </w:r>
      <w:r w:rsidRPr="00564341">
        <w:rPr>
          <w:b/>
        </w:rPr>
        <w:t>9</w:t>
      </w:r>
      <w:r w:rsidRPr="00564341">
        <w:t>(2): p. 8.</w:t>
      </w:r>
    </w:p>
    <w:p w14:paraId="7A115A9A" w14:textId="77777777" w:rsidR="00564341" w:rsidRPr="00564341" w:rsidRDefault="00564341" w:rsidP="00AA7DFA">
      <w:pPr>
        <w:pStyle w:val="EndNoteBibliography"/>
        <w:spacing w:after="0"/>
        <w:ind w:left="720" w:hanging="720"/>
        <w:jc w:val="both"/>
      </w:pPr>
      <w:r w:rsidRPr="00564341">
        <w:t>10.</w:t>
      </w:r>
      <w:r w:rsidRPr="00564341">
        <w:tab/>
        <w:t xml:space="preserve">Miller, T., </w:t>
      </w:r>
      <w:r w:rsidRPr="00564341">
        <w:rPr>
          <w:i/>
        </w:rPr>
        <w:t>Explanation in artificial intelligence: Insights from the social sciences.</w:t>
      </w:r>
      <w:r w:rsidRPr="00564341">
        <w:t xml:space="preserve"> Artificial Intelligence, 2019. </w:t>
      </w:r>
      <w:r w:rsidRPr="00564341">
        <w:rPr>
          <w:b/>
        </w:rPr>
        <w:t>267</w:t>
      </w:r>
      <w:r w:rsidRPr="00564341">
        <w:t>: p. 1-38.</w:t>
      </w:r>
    </w:p>
    <w:p w14:paraId="42964CB0" w14:textId="77777777" w:rsidR="00564341" w:rsidRPr="00564341" w:rsidRDefault="00564341" w:rsidP="00AA7DFA">
      <w:pPr>
        <w:pStyle w:val="EndNoteBibliography"/>
        <w:spacing w:after="0"/>
        <w:ind w:left="720" w:hanging="720"/>
        <w:jc w:val="both"/>
      </w:pPr>
      <w:r w:rsidRPr="00564341">
        <w:t>11.</w:t>
      </w:r>
      <w:r w:rsidRPr="00564341">
        <w:tab/>
        <w:t xml:space="preserve">Verma, S., J.P. Dickerson, and K. Hines, </w:t>
      </w:r>
      <w:r w:rsidRPr="00564341">
        <w:rPr>
          <w:i/>
        </w:rPr>
        <w:t>Counterfactual Explanations for Machine Learning: A Review.</w:t>
      </w:r>
      <w:r w:rsidRPr="00564341">
        <w:t xml:space="preserve"> ArXiv, 2020. </w:t>
      </w:r>
      <w:r w:rsidRPr="00564341">
        <w:rPr>
          <w:b/>
        </w:rPr>
        <w:t>abs/2010.10596</w:t>
      </w:r>
      <w:r w:rsidRPr="00564341">
        <w:t>.</w:t>
      </w:r>
    </w:p>
    <w:p w14:paraId="3CD28B48" w14:textId="77777777" w:rsidR="00564341" w:rsidRPr="00564341" w:rsidRDefault="00564341" w:rsidP="00AA7DFA">
      <w:pPr>
        <w:pStyle w:val="EndNoteBibliography"/>
        <w:spacing w:after="0"/>
        <w:ind w:left="720" w:hanging="720"/>
        <w:jc w:val="both"/>
      </w:pPr>
      <w:r w:rsidRPr="00564341">
        <w:t>12.</w:t>
      </w:r>
      <w:r w:rsidRPr="00564341">
        <w:tab/>
        <w:t xml:space="preserve">Taylor, D., J.-A. Bright, and J. Buckleton, </w:t>
      </w:r>
      <w:r w:rsidRPr="00564341">
        <w:rPr>
          <w:i/>
        </w:rPr>
        <w:t>Interpreting forensic DNA profiling evidence without specifying the number of contributors.</w:t>
      </w:r>
      <w:r w:rsidRPr="00564341">
        <w:t xml:space="preserve"> Forensic Science International: Genetics, 2014. </w:t>
      </w:r>
      <w:r w:rsidRPr="00564341">
        <w:rPr>
          <w:b/>
        </w:rPr>
        <w:t>13</w:t>
      </w:r>
      <w:r w:rsidRPr="00564341">
        <w:t>: p. 269-280.</w:t>
      </w:r>
    </w:p>
    <w:p w14:paraId="59799E5F" w14:textId="77777777" w:rsidR="00564341" w:rsidRPr="00564341" w:rsidRDefault="00564341" w:rsidP="00AA7DFA">
      <w:pPr>
        <w:pStyle w:val="EndNoteBibliography"/>
        <w:spacing w:after="0"/>
        <w:ind w:left="720" w:hanging="720"/>
        <w:jc w:val="both"/>
      </w:pPr>
      <w:r w:rsidRPr="00564341">
        <w:t>13.</w:t>
      </w:r>
      <w:r w:rsidRPr="00564341">
        <w:tab/>
        <w:t xml:space="preserve">Boavida, A., et al., </w:t>
      </w:r>
      <w:r w:rsidRPr="00564341">
        <w:rPr>
          <w:i/>
        </w:rPr>
        <w:t>PowerPlex® fusion 6C system: internal validation study.</w:t>
      </w:r>
      <w:r w:rsidRPr="00564341">
        <w:t xml:space="preserve"> Forensic sciences research, 2018. </w:t>
      </w:r>
      <w:r w:rsidRPr="00564341">
        <w:rPr>
          <w:b/>
        </w:rPr>
        <w:t>3</w:t>
      </w:r>
      <w:r w:rsidRPr="00564341">
        <w:t>(2): p. 130-137.</w:t>
      </w:r>
    </w:p>
    <w:p w14:paraId="5FEB54B3" w14:textId="77777777" w:rsidR="00564341" w:rsidRPr="00564341" w:rsidRDefault="00564341" w:rsidP="00AA7DFA">
      <w:pPr>
        <w:pStyle w:val="EndNoteBibliography"/>
        <w:spacing w:after="0"/>
        <w:ind w:left="720" w:hanging="720"/>
        <w:jc w:val="both"/>
      </w:pPr>
      <w:r w:rsidRPr="00564341">
        <w:t>14.</w:t>
      </w:r>
      <w:r w:rsidRPr="00564341">
        <w:tab/>
        <w:t xml:space="preserve">Intituut, N.F., </w:t>
      </w:r>
      <w:r w:rsidRPr="00564341">
        <w:rPr>
          <w:i/>
        </w:rPr>
        <w:t>HBS: Interpretatie van autosomale STR DNA-profielen</w:t>
      </w:r>
      <w:r w:rsidRPr="00564341">
        <w:t>. 2020. p. 16.</w:t>
      </w:r>
    </w:p>
    <w:p w14:paraId="15CA6BEB" w14:textId="77777777" w:rsidR="00564341" w:rsidRPr="00564341" w:rsidRDefault="00564341" w:rsidP="00AA7DFA">
      <w:pPr>
        <w:pStyle w:val="EndNoteBibliography"/>
        <w:spacing w:after="0"/>
        <w:ind w:left="720" w:hanging="720"/>
        <w:jc w:val="both"/>
      </w:pPr>
      <w:r w:rsidRPr="00564341">
        <w:t>15.</w:t>
      </w:r>
      <w:r w:rsidRPr="00564341">
        <w:tab/>
        <w:t xml:space="preserve">Bleka, Ø., G. Storvik, and P. Gill, </w:t>
      </w:r>
      <w:r w:rsidRPr="00564341">
        <w:rPr>
          <w:i/>
        </w:rPr>
        <w:t>EuroForMix: An open source software based on a continuous model to evaluate STR DNA profiles from a mixture of contributors with artefacts.</w:t>
      </w:r>
      <w:r w:rsidRPr="00564341">
        <w:t xml:space="preserve"> Forensic Science International: Genetics, 2016. </w:t>
      </w:r>
      <w:r w:rsidRPr="00564341">
        <w:rPr>
          <w:b/>
        </w:rPr>
        <w:t>21</w:t>
      </w:r>
      <w:r w:rsidRPr="00564341">
        <w:t>: p. 35-44.</w:t>
      </w:r>
    </w:p>
    <w:p w14:paraId="7E492CF1" w14:textId="77777777" w:rsidR="00564341" w:rsidRPr="00564341" w:rsidRDefault="00564341" w:rsidP="00AA7DFA">
      <w:pPr>
        <w:pStyle w:val="EndNoteBibliography"/>
        <w:spacing w:after="0"/>
        <w:ind w:left="720" w:hanging="720"/>
        <w:jc w:val="both"/>
      </w:pPr>
      <w:r w:rsidRPr="00564341">
        <w:t>16.</w:t>
      </w:r>
      <w:r w:rsidRPr="00564341">
        <w:tab/>
        <w:t xml:space="preserve">Coble, M.D., et al., </w:t>
      </w:r>
      <w:r w:rsidRPr="00564341">
        <w:rPr>
          <w:i/>
        </w:rPr>
        <w:t>Uncertainty in the number of contributors in the proposed new CODIS set.</w:t>
      </w:r>
      <w:r w:rsidRPr="00564341">
        <w:t xml:space="preserve"> Forensic Science International: Genetics, 2015. </w:t>
      </w:r>
      <w:r w:rsidRPr="00564341">
        <w:rPr>
          <w:b/>
        </w:rPr>
        <w:t>19</w:t>
      </w:r>
      <w:r w:rsidRPr="00564341">
        <w:t>: p. 207-211.</w:t>
      </w:r>
    </w:p>
    <w:p w14:paraId="18BB2492" w14:textId="77777777" w:rsidR="00564341" w:rsidRPr="00564341" w:rsidRDefault="00564341" w:rsidP="00AA7DFA">
      <w:pPr>
        <w:pStyle w:val="EndNoteBibliography"/>
        <w:spacing w:after="0"/>
        <w:ind w:left="720" w:hanging="720"/>
        <w:jc w:val="both"/>
      </w:pPr>
      <w:r w:rsidRPr="00564341">
        <w:t>17.</w:t>
      </w:r>
      <w:r w:rsidRPr="00564341">
        <w:tab/>
        <w:t xml:space="preserve">Clayton, T.M., et al., </w:t>
      </w:r>
      <w:r w:rsidRPr="00564341">
        <w:rPr>
          <w:i/>
        </w:rPr>
        <w:t>Analysis and interpretation of mixed forensic stains using DNA STR profiling.</w:t>
      </w:r>
      <w:r w:rsidRPr="00564341">
        <w:t xml:space="preserve"> Forensic Science International, 1998. </w:t>
      </w:r>
      <w:r w:rsidRPr="00564341">
        <w:rPr>
          <w:b/>
        </w:rPr>
        <w:t>91</w:t>
      </w:r>
      <w:r w:rsidRPr="00564341">
        <w:t>(1): p. 55-70.</w:t>
      </w:r>
    </w:p>
    <w:p w14:paraId="0A28963F" w14:textId="77777777" w:rsidR="00564341" w:rsidRPr="00564341" w:rsidRDefault="00564341" w:rsidP="00AA7DFA">
      <w:pPr>
        <w:pStyle w:val="EndNoteBibliography"/>
        <w:spacing w:after="0"/>
        <w:ind w:left="720" w:hanging="720"/>
        <w:jc w:val="both"/>
      </w:pPr>
      <w:r w:rsidRPr="00564341">
        <w:t>18.</w:t>
      </w:r>
      <w:r w:rsidRPr="00564341">
        <w:tab/>
        <w:t xml:space="preserve">Benschop, C., </w:t>
      </w:r>
      <w:r w:rsidRPr="00564341">
        <w:rPr>
          <w:i/>
        </w:rPr>
        <w:t>PowerPlex Fusion 6C Profile analysis &amp; interpretation.</w:t>
      </w:r>
      <w:r w:rsidRPr="00564341">
        <w:t xml:space="preserve"> 2020.</w:t>
      </w:r>
    </w:p>
    <w:p w14:paraId="76CB06EF" w14:textId="77777777" w:rsidR="00564341" w:rsidRPr="00564341" w:rsidRDefault="00564341" w:rsidP="00AA7DFA">
      <w:pPr>
        <w:pStyle w:val="EndNoteBibliography"/>
        <w:spacing w:after="0"/>
        <w:ind w:left="720" w:hanging="720"/>
        <w:jc w:val="both"/>
      </w:pPr>
      <w:r w:rsidRPr="00564341">
        <w:t>19.</w:t>
      </w:r>
      <w:r w:rsidRPr="00564341">
        <w:tab/>
        <w:t xml:space="preserve">Haned, H., et al., </w:t>
      </w:r>
      <w:r w:rsidRPr="00564341">
        <w:rPr>
          <w:i/>
        </w:rPr>
        <w:t>Estimating the Number of Contributors to Forensic DNA Mixtures: Does Maximum Likelihood Perform Better Than Maximum Allele Count?</w:t>
      </w:r>
      <w:r w:rsidRPr="00564341">
        <w:t xml:space="preserve"> Journal of Forensic Sciences, 2011. </w:t>
      </w:r>
      <w:r w:rsidRPr="00564341">
        <w:rPr>
          <w:b/>
        </w:rPr>
        <w:t>56</w:t>
      </w:r>
      <w:r w:rsidRPr="00564341">
        <w:t>(1): p. 23-28.</w:t>
      </w:r>
    </w:p>
    <w:p w14:paraId="6B15ED35" w14:textId="77777777" w:rsidR="00564341" w:rsidRPr="00564341" w:rsidRDefault="00564341" w:rsidP="00AA7DFA">
      <w:pPr>
        <w:pStyle w:val="EndNoteBibliography"/>
        <w:spacing w:after="0"/>
        <w:ind w:left="720" w:hanging="720"/>
        <w:jc w:val="both"/>
      </w:pPr>
      <w:r w:rsidRPr="00564341">
        <w:t>20.</w:t>
      </w:r>
      <w:r w:rsidRPr="00564341">
        <w:tab/>
        <w:t xml:space="preserve">Benschop, C., A. Backx, and T. Sijen, </w:t>
      </w:r>
      <w:r w:rsidRPr="00564341">
        <w:rPr>
          <w:i/>
        </w:rPr>
        <w:t>Automated estimation of the number of contributors in autosomal STR profiles.</w:t>
      </w:r>
      <w:r w:rsidRPr="00564341">
        <w:t xml:space="preserve"> Forensic Science International: Genetics Supplement Series, 2019. </w:t>
      </w:r>
      <w:r w:rsidRPr="00564341">
        <w:rPr>
          <w:b/>
        </w:rPr>
        <w:t>7</w:t>
      </w:r>
      <w:r w:rsidRPr="00564341">
        <w:t>.</w:t>
      </w:r>
    </w:p>
    <w:p w14:paraId="20EFE773" w14:textId="77777777" w:rsidR="00564341" w:rsidRPr="00564341" w:rsidRDefault="00564341" w:rsidP="00AA7DFA">
      <w:pPr>
        <w:pStyle w:val="EndNoteBibliography"/>
        <w:spacing w:after="0"/>
        <w:ind w:left="720" w:hanging="720"/>
        <w:jc w:val="both"/>
      </w:pPr>
      <w:r w:rsidRPr="00564341">
        <w:t>21.</w:t>
      </w:r>
      <w:r w:rsidRPr="00564341">
        <w:tab/>
        <w:t xml:space="preserve">Lundberg, S. and S.-I. Lee, </w:t>
      </w:r>
      <w:r w:rsidRPr="00564341">
        <w:rPr>
          <w:i/>
        </w:rPr>
        <w:t>A Unified Approach to Interpreting Model Predictions</w:t>
      </w:r>
      <w:r w:rsidRPr="00564341">
        <w:t>. 2017.</w:t>
      </w:r>
    </w:p>
    <w:p w14:paraId="399F9E0D" w14:textId="77777777" w:rsidR="00564341" w:rsidRPr="00564341" w:rsidRDefault="00564341" w:rsidP="00AA7DFA">
      <w:pPr>
        <w:pStyle w:val="EndNoteBibliography"/>
        <w:spacing w:after="0"/>
        <w:ind w:left="720" w:hanging="720"/>
        <w:jc w:val="both"/>
      </w:pPr>
      <w:r w:rsidRPr="00564341">
        <w:t>22.</w:t>
      </w:r>
      <w:r w:rsidRPr="00564341">
        <w:tab/>
        <w:t xml:space="preserve">Ribeiro, M.T., S. Singh, and C. Guestrin. </w:t>
      </w:r>
      <w:r w:rsidRPr="00564341">
        <w:rPr>
          <w:i/>
        </w:rPr>
        <w:t>Anchors: High-Precision Model-Agnostic Explanations</w:t>
      </w:r>
      <w:r w:rsidRPr="00564341">
        <w:t xml:space="preserve">. in </w:t>
      </w:r>
      <w:r w:rsidRPr="00564341">
        <w:rPr>
          <w:i/>
        </w:rPr>
        <w:t>AAAI</w:t>
      </w:r>
      <w:r w:rsidRPr="00564341">
        <w:t>. 2018.</w:t>
      </w:r>
    </w:p>
    <w:p w14:paraId="4319ACFD" w14:textId="77777777" w:rsidR="00564341" w:rsidRPr="00564341" w:rsidRDefault="00564341" w:rsidP="00AA7DFA">
      <w:pPr>
        <w:pStyle w:val="EndNoteBibliography"/>
        <w:spacing w:after="0"/>
        <w:ind w:left="720" w:hanging="720"/>
        <w:jc w:val="both"/>
      </w:pPr>
      <w:r w:rsidRPr="00564341">
        <w:t>23.</w:t>
      </w:r>
      <w:r w:rsidRPr="00564341">
        <w:tab/>
        <w:t xml:space="preserve">Wachter, S., B. Mittelstadt, and C. Russell, </w:t>
      </w:r>
      <w:r w:rsidRPr="00564341">
        <w:rPr>
          <w:i/>
        </w:rPr>
        <w:t>Counterfactual Explanations Without Opening the Black Box: Automated Decisions and the GDPR.</w:t>
      </w:r>
      <w:r w:rsidRPr="00564341">
        <w:t xml:space="preserve"> Harvard journal of law &amp; technology, 2018. </w:t>
      </w:r>
      <w:r w:rsidRPr="00564341">
        <w:rPr>
          <w:b/>
        </w:rPr>
        <w:t>31</w:t>
      </w:r>
      <w:r w:rsidRPr="00564341">
        <w:t>: p. 841-887.</w:t>
      </w:r>
    </w:p>
    <w:p w14:paraId="1F0A06D1" w14:textId="77777777" w:rsidR="00564341" w:rsidRPr="00564341" w:rsidRDefault="00564341" w:rsidP="00AA7DFA">
      <w:pPr>
        <w:pStyle w:val="EndNoteBibliography"/>
        <w:spacing w:after="0"/>
        <w:ind w:left="720" w:hanging="720"/>
        <w:jc w:val="both"/>
      </w:pPr>
      <w:r w:rsidRPr="00564341">
        <w:lastRenderedPageBreak/>
        <w:t>24.</w:t>
      </w:r>
      <w:r w:rsidRPr="00564341">
        <w:tab/>
        <w:t xml:space="preserve">Schleich, M., et al., </w:t>
      </w:r>
      <w:r w:rsidRPr="00564341">
        <w:rPr>
          <w:i/>
        </w:rPr>
        <w:t>GeCo: Quality Counterfactual Explanations in Real Time</w:t>
      </w:r>
      <w:r w:rsidRPr="00564341">
        <w:t>. 2021.</w:t>
      </w:r>
    </w:p>
    <w:p w14:paraId="467A562C" w14:textId="77777777" w:rsidR="00564341" w:rsidRPr="00564341" w:rsidRDefault="00564341" w:rsidP="00AA7DFA">
      <w:pPr>
        <w:pStyle w:val="EndNoteBibliography"/>
        <w:spacing w:after="0"/>
        <w:ind w:left="720" w:hanging="720"/>
        <w:jc w:val="both"/>
      </w:pPr>
      <w:r w:rsidRPr="00564341">
        <w:t>25.</w:t>
      </w:r>
      <w:r w:rsidRPr="00564341">
        <w:tab/>
        <w:t xml:space="preserve">Russell, C. </w:t>
      </w:r>
      <w:r w:rsidRPr="00564341">
        <w:rPr>
          <w:i/>
        </w:rPr>
        <w:t>Efficient search for diverse coherent explanations</w:t>
      </w:r>
      <w:r w:rsidRPr="00564341">
        <w:t>. 2019.</w:t>
      </w:r>
    </w:p>
    <w:p w14:paraId="22D0A2E2" w14:textId="77777777" w:rsidR="00564341" w:rsidRPr="00564341" w:rsidRDefault="00564341" w:rsidP="00AA7DFA">
      <w:pPr>
        <w:pStyle w:val="EndNoteBibliography"/>
        <w:spacing w:after="0"/>
        <w:ind w:left="720" w:hanging="720"/>
        <w:jc w:val="both"/>
      </w:pPr>
      <w:r w:rsidRPr="00564341">
        <w:t>26.</w:t>
      </w:r>
      <w:r w:rsidRPr="00564341">
        <w:tab/>
        <w:t xml:space="preserve">Gomez, O., et al. </w:t>
      </w:r>
      <w:r w:rsidRPr="00564341">
        <w:rPr>
          <w:i/>
        </w:rPr>
        <w:t>ViCE</w:t>
      </w:r>
      <w:r w:rsidRPr="00564341">
        <w:t>. 2020.</w:t>
      </w:r>
    </w:p>
    <w:p w14:paraId="32FC78ED" w14:textId="77777777" w:rsidR="00564341" w:rsidRPr="00564341" w:rsidRDefault="00564341" w:rsidP="00AA7DFA">
      <w:pPr>
        <w:pStyle w:val="EndNoteBibliography"/>
        <w:spacing w:after="0"/>
        <w:ind w:left="720" w:hanging="720"/>
        <w:jc w:val="both"/>
      </w:pPr>
      <w:r w:rsidRPr="00564341">
        <w:t>27.</w:t>
      </w:r>
      <w:r w:rsidRPr="00564341">
        <w:tab/>
        <w:t xml:space="preserve">Keane, M. and B. Smyth, </w:t>
      </w:r>
      <w:r w:rsidRPr="00564341">
        <w:rPr>
          <w:i/>
        </w:rPr>
        <w:t>Good Counterfactuals and Where to Find Them: A Case-Based Technique for Generating Counterfactuals for Explainable AI (XAI)</w:t>
      </w:r>
      <w:r w:rsidRPr="00564341">
        <w:t>. 2020.</w:t>
      </w:r>
    </w:p>
    <w:p w14:paraId="1C9F7E2A" w14:textId="77777777" w:rsidR="00564341" w:rsidRPr="00564341" w:rsidRDefault="00564341" w:rsidP="00AA7DFA">
      <w:pPr>
        <w:pStyle w:val="EndNoteBibliography"/>
        <w:spacing w:after="0"/>
        <w:ind w:left="720" w:hanging="720"/>
        <w:jc w:val="both"/>
      </w:pPr>
      <w:r w:rsidRPr="00564341">
        <w:t>28.</w:t>
      </w:r>
      <w:r w:rsidRPr="00564341">
        <w:tab/>
        <w:t xml:space="preserve">Gunantara, N., </w:t>
      </w:r>
      <w:r w:rsidRPr="00564341">
        <w:rPr>
          <w:i/>
        </w:rPr>
        <w:t>A review of multi-objective optimization: Methods and its applications.</w:t>
      </w:r>
      <w:r w:rsidRPr="00564341">
        <w:t xml:space="preserve"> Cogent Engineering, 2018. </w:t>
      </w:r>
      <w:r w:rsidRPr="00564341">
        <w:rPr>
          <w:b/>
        </w:rPr>
        <w:t>5</w:t>
      </w:r>
      <w:r w:rsidRPr="00564341">
        <w:t>(1): p. 1502242.</w:t>
      </w:r>
    </w:p>
    <w:p w14:paraId="19D392B5" w14:textId="77777777" w:rsidR="00564341" w:rsidRPr="00564341" w:rsidRDefault="00564341" w:rsidP="00AA7DFA">
      <w:pPr>
        <w:pStyle w:val="EndNoteBibliography"/>
        <w:spacing w:after="0"/>
        <w:ind w:left="720" w:hanging="720"/>
        <w:jc w:val="both"/>
      </w:pPr>
      <w:r w:rsidRPr="00564341">
        <w:t>29.</w:t>
      </w:r>
      <w:r w:rsidRPr="00564341">
        <w:tab/>
        <w:t xml:space="preserve">Chiandussi, G., et al., </w:t>
      </w:r>
      <w:r w:rsidRPr="00564341">
        <w:rPr>
          <w:i/>
        </w:rPr>
        <w:t>Comparison of multi-objective optimization methodologies for engineering applications.</w:t>
      </w:r>
      <w:r w:rsidRPr="00564341">
        <w:t xml:space="preserve"> Computers &amp; Mathematics with Applications, 2012. </w:t>
      </w:r>
      <w:r w:rsidRPr="00564341">
        <w:rPr>
          <w:b/>
        </w:rPr>
        <w:t>63</w:t>
      </w:r>
      <w:r w:rsidRPr="00564341">
        <w:t>(5): p. 912-942.</w:t>
      </w:r>
    </w:p>
    <w:p w14:paraId="32C1D577" w14:textId="77777777" w:rsidR="00564341" w:rsidRPr="00564341" w:rsidRDefault="00564341" w:rsidP="00AA7DFA">
      <w:pPr>
        <w:pStyle w:val="EndNoteBibliography"/>
        <w:ind w:left="720" w:hanging="720"/>
        <w:jc w:val="both"/>
      </w:pPr>
      <w:r w:rsidRPr="00564341">
        <w:t>30.</w:t>
      </w:r>
      <w:r w:rsidRPr="00564341">
        <w:tab/>
        <w:t xml:space="preserve">Rojas-Mendez, J., A. Parasuraman, and N. Papadopoulos, </w:t>
      </w:r>
      <w:r w:rsidRPr="00564341">
        <w:rPr>
          <w:i/>
        </w:rPr>
        <w:t>Demographics, attitudes, and technology readiness: A cross-cultural analysis and model validation.</w:t>
      </w:r>
      <w:r w:rsidRPr="00564341">
        <w:t xml:space="preserve"> Marketing Intelligence &amp; Planning, 2017. </w:t>
      </w:r>
      <w:r w:rsidRPr="00564341">
        <w:rPr>
          <w:b/>
        </w:rPr>
        <w:t>35</w:t>
      </w:r>
      <w:r w:rsidRPr="00564341">
        <w:t>: p. 18-39.</w:t>
      </w:r>
    </w:p>
    <w:p w14:paraId="5F3254D8" w14:textId="6C64878C" w:rsidR="006F0A9D" w:rsidRPr="007C7ADB" w:rsidRDefault="007930C2" w:rsidP="00AA7DFA">
      <w:pPr>
        <w:jc w:val="both"/>
        <w:rPr>
          <w:lang w:val="en-US"/>
        </w:rPr>
      </w:pPr>
      <w:r w:rsidRPr="007C7ADB">
        <w:rPr>
          <w:lang w:val="en-US"/>
        </w:rPr>
        <w:fldChar w:fldCharType="end"/>
      </w:r>
    </w:p>
    <w:sectPr w:rsidR="006F0A9D" w:rsidRPr="007C7ADB">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Jason van Breukelen | Nedcon Organisatieadvies" w:date="2021-06-02T16:18:00Z" w:initials="JvB|NO">
    <w:p w14:paraId="0F69270C" w14:textId="1E933BE0" w:rsidR="003561DA" w:rsidRPr="003561DA" w:rsidRDefault="003561DA">
      <w:pPr>
        <w:pStyle w:val="Tekstopmerking"/>
        <w:rPr>
          <w:lang w:val="en-GB"/>
        </w:rPr>
      </w:pPr>
      <w:r>
        <w:rPr>
          <w:rStyle w:val="Verwijzingopmerking"/>
        </w:rPr>
        <w:annotationRef/>
      </w:r>
      <w:r w:rsidRPr="003561DA">
        <w:rPr>
          <w:lang w:val="en-GB"/>
        </w:rPr>
        <w:t>I dunno why, but it s</w:t>
      </w:r>
      <w:r>
        <w:rPr>
          <w:lang w:val="en-GB"/>
        </w:rPr>
        <w:t>ounds better to me to say the two rightmost rather than the rightmost two when I read it.</w:t>
      </w:r>
    </w:p>
  </w:comment>
  <w:comment w:id="46" w:author="Jason van Breukelen | Nedcon Organisatieadvies" w:date="2021-06-02T16:21:00Z" w:initials="JvB|NO">
    <w:p w14:paraId="116CC89C" w14:textId="5305B790" w:rsidR="003561DA" w:rsidRPr="003561DA" w:rsidRDefault="003561DA">
      <w:pPr>
        <w:pStyle w:val="Tekstopmerking"/>
        <w:rPr>
          <w:lang w:val="en-GB"/>
        </w:rPr>
      </w:pPr>
      <w:r>
        <w:rPr>
          <w:rStyle w:val="Verwijzingopmerking"/>
        </w:rPr>
        <w:annotationRef/>
      </w:r>
      <w:r w:rsidRPr="003561DA">
        <w:rPr>
          <w:lang w:val="en-GB"/>
        </w:rPr>
        <w:t>Im not sure what “This</w:t>
      </w:r>
      <w:r>
        <w:rPr>
          <w:lang w:val="en-GB"/>
        </w:rPr>
        <w:t>” is referring to since you’ve been talking about the TAC and NOC.</w:t>
      </w:r>
    </w:p>
  </w:comment>
  <w:comment w:id="62" w:author="Jason van Breukelen | Nedcon Organisatieadvies" w:date="2021-06-02T16:25:00Z" w:initials="JvB|NO">
    <w:p w14:paraId="16DD83E8" w14:textId="55CCDFF1" w:rsidR="00C928FD" w:rsidRPr="00C928FD" w:rsidRDefault="00C928FD">
      <w:pPr>
        <w:pStyle w:val="Tekstopmerking"/>
        <w:rPr>
          <w:lang w:val="en-GB"/>
        </w:rPr>
      </w:pPr>
      <w:r>
        <w:rPr>
          <w:rStyle w:val="Verwijzingopmerking"/>
        </w:rPr>
        <w:annotationRef/>
      </w:r>
      <w:r w:rsidRPr="00C928FD">
        <w:rPr>
          <w:lang w:val="en-GB"/>
        </w:rPr>
        <w:t>Missings steps in what? The d</w:t>
      </w:r>
      <w:r>
        <w:rPr>
          <w:lang w:val="en-GB"/>
        </w:rPr>
        <w:t xml:space="preserve">ance routine? I think you can easily specify this </w:t>
      </w:r>
      <w:r w:rsidRPr="00C928FD">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comment>
  <w:comment w:id="65" w:author="Jason van Breukelen | Nedcon Organisatieadvies" w:date="2021-06-02T16:26:00Z" w:initials="JvB|NO">
    <w:p w14:paraId="213F3BE5" w14:textId="6335495C" w:rsidR="00C928FD" w:rsidRDefault="00C928FD">
      <w:pPr>
        <w:pStyle w:val="Tekstopmerking"/>
      </w:pPr>
      <w:r>
        <w:rPr>
          <w:rStyle w:val="Verwijzingopmerking"/>
        </w:rPr>
        <w:annotationRef/>
      </w:r>
      <w:r>
        <w:t xml:space="preserve">Hier heb je het namelijk wel gespecificeerd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2" w:author="Jason van Breukelen | Nedcon Organisatieadvies" w:date="2021-06-02T16:28:00Z" w:initials="JvB|NO">
    <w:p w14:paraId="5FF70A04" w14:textId="77777777" w:rsidR="00C928FD" w:rsidRDefault="00C928FD">
      <w:pPr>
        <w:pStyle w:val="Tekstopmerking"/>
      </w:pPr>
      <w:r>
        <w:rPr>
          <w:rStyle w:val="Verwijzingopmerking"/>
        </w:rPr>
        <w:annotationRef/>
      </w:r>
      <w:r>
        <w:t>In dit stukje zet je soms wel een punt en soms niet. Ik heb altijd geleerd dat als je een opsomming maakt in de vorm van een lijstje dat je dit als volgt doet.</w:t>
      </w:r>
    </w:p>
    <w:p w14:paraId="207C8360" w14:textId="77777777" w:rsidR="00C928FD" w:rsidRDefault="00C928FD">
      <w:pPr>
        <w:pStyle w:val="Tekstopmerking"/>
      </w:pPr>
    </w:p>
    <w:p w14:paraId="60B1BCDE" w14:textId="77777777" w:rsidR="00C928FD" w:rsidRDefault="00C928FD" w:rsidP="00C928FD">
      <w:pPr>
        <w:pStyle w:val="Tekstopmerking"/>
        <w:numPr>
          <w:ilvl w:val="0"/>
          <w:numId w:val="33"/>
        </w:numPr>
      </w:pPr>
      <w:r>
        <w:t>A;</w:t>
      </w:r>
    </w:p>
    <w:p w14:paraId="07D1B1A2" w14:textId="77777777" w:rsidR="00C928FD" w:rsidRDefault="00C928FD" w:rsidP="00C928FD">
      <w:pPr>
        <w:pStyle w:val="Tekstopmerking"/>
        <w:numPr>
          <w:ilvl w:val="0"/>
          <w:numId w:val="33"/>
        </w:numPr>
      </w:pPr>
      <w:r>
        <w:t>B;</w:t>
      </w:r>
    </w:p>
    <w:p w14:paraId="38D08520" w14:textId="77777777" w:rsidR="00C928FD" w:rsidRDefault="00C928FD" w:rsidP="00C928FD">
      <w:pPr>
        <w:pStyle w:val="Tekstopmerking"/>
        <w:numPr>
          <w:ilvl w:val="0"/>
          <w:numId w:val="33"/>
        </w:numPr>
      </w:pPr>
      <w:r>
        <w:t>C;</w:t>
      </w:r>
    </w:p>
    <w:p w14:paraId="49B05F4B" w14:textId="77777777" w:rsidR="00C928FD" w:rsidRDefault="00C928FD" w:rsidP="00C928FD">
      <w:pPr>
        <w:pStyle w:val="Tekstopmerking"/>
        <w:numPr>
          <w:ilvl w:val="0"/>
          <w:numId w:val="33"/>
        </w:numPr>
      </w:pPr>
      <w:r>
        <w:t>D.</w:t>
      </w:r>
    </w:p>
    <w:p w14:paraId="77682037" w14:textId="77777777" w:rsidR="00C928FD" w:rsidRDefault="00C928FD" w:rsidP="00C928FD">
      <w:pPr>
        <w:pStyle w:val="Tekstopmerking"/>
      </w:pPr>
    </w:p>
    <w:p w14:paraId="38F8A872" w14:textId="77777777" w:rsidR="00C928FD" w:rsidRDefault="00C928FD" w:rsidP="00C928FD">
      <w:pPr>
        <w:pStyle w:val="Tekstopmerking"/>
      </w:pPr>
      <w:r>
        <w:t>Dus met een “;” tussen de opties en bij de laatste optie afsluiten met een punt.</w:t>
      </w:r>
    </w:p>
    <w:p w14:paraId="0E668245" w14:textId="77777777" w:rsidR="00C928FD" w:rsidRDefault="00C928FD" w:rsidP="00C928FD">
      <w:pPr>
        <w:pStyle w:val="Tekstopmerking"/>
      </w:pPr>
    </w:p>
    <w:p w14:paraId="491813D1" w14:textId="1F5431B8" w:rsidR="00C928FD" w:rsidRPr="00C928FD" w:rsidRDefault="00C928FD" w:rsidP="00C928FD">
      <w:pPr>
        <w:pStyle w:val="Tekstopmerking"/>
        <w:rPr>
          <w:lang w:val="en-GB"/>
        </w:rPr>
      </w:pPr>
      <w:r w:rsidRPr="00C928FD">
        <w:rPr>
          <w:lang w:val="en-GB"/>
        </w:rPr>
        <w:t xml:space="preserve">Just make sure you </w:t>
      </w:r>
      <w:r>
        <w:rPr>
          <w:lang w:val="en-GB"/>
        </w:rPr>
        <w:t>are consistent in how you do it.</w:t>
      </w:r>
    </w:p>
  </w:comment>
  <w:comment w:id="79" w:author="Jason van Breukelen | Nedcon Organisatieadvies" w:date="2021-06-02T16:31:00Z" w:initials="JvB|NO">
    <w:p w14:paraId="7C042BBE" w14:textId="5E644940" w:rsidR="00C928FD" w:rsidRDefault="00C928FD">
      <w:pPr>
        <w:pStyle w:val="Tekstopmerking"/>
      </w:pPr>
      <w:r>
        <w:rPr>
          <w:rStyle w:val="Verwijzingopmerking"/>
        </w:rPr>
        <w:annotationRef/>
      </w:r>
      <w:r>
        <w:t>Zie eerdere opmerking</w:t>
      </w:r>
    </w:p>
  </w:comment>
  <w:comment w:id="80" w:author="Jason van Breukelen | Nedcon Organisatieadvies" w:date="2021-06-02T16:33:00Z" w:initials="JvB|NO">
    <w:p w14:paraId="5D4D604F" w14:textId="55ED046D" w:rsidR="00670336" w:rsidRPr="00670336" w:rsidRDefault="00670336">
      <w:pPr>
        <w:pStyle w:val="Tekstopmerking"/>
        <w:rPr>
          <w:lang w:val="en-GB"/>
        </w:rPr>
      </w:pPr>
      <w:r>
        <w:rPr>
          <w:rStyle w:val="Verwijzingopmerking"/>
        </w:rPr>
        <w:annotationRef/>
      </w:r>
      <w:r w:rsidRPr="00670336">
        <w:rPr>
          <w:lang w:val="en-GB"/>
        </w:rPr>
        <w:t>That meaning “their</w:t>
      </w:r>
      <w:r>
        <w:rPr>
          <w:lang w:val="en-GB"/>
        </w:rPr>
        <w:t>/the</w:t>
      </w:r>
      <w:r w:rsidRPr="00670336">
        <w:rPr>
          <w:lang w:val="en-GB"/>
        </w:rPr>
        <w:t xml:space="preserve"> confusion”</w:t>
      </w:r>
      <w:r>
        <w:rPr>
          <w:lang w:val="en-GB"/>
        </w:rPr>
        <w:t>?</w:t>
      </w:r>
    </w:p>
  </w:comment>
  <w:comment w:id="90" w:author="Jason van Breukelen | Nedcon Organisatieadvies" w:date="2021-06-02T21:41:00Z" w:initials="JvB|NO">
    <w:p w14:paraId="2613C1CD" w14:textId="705B8130" w:rsidR="00CB1B94" w:rsidRPr="00CB1B94" w:rsidRDefault="00CB1B94">
      <w:pPr>
        <w:pStyle w:val="Tekstopmerking"/>
        <w:rPr>
          <w:sz w:val="16"/>
          <w:szCs w:val="16"/>
          <w:lang w:val="en-GB"/>
        </w:rPr>
      </w:pPr>
      <w:r>
        <w:rPr>
          <w:rStyle w:val="Verwijzingopmerking"/>
        </w:rPr>
        <w:annotationRef/>
      </w:r>
      <w:r>
        <w:rPr>
          <w:rStyle w:val="Verwijzingopmerking"/>
        </w:rPr>
        <w:t>Deze zin eindigt wel heel abrupt. Wat bedoel je met “</w:t>
      </w:r>
      <w:r>
        <w:rPr>
          <w:rStyle w:val="Verwijzingopmerking"/>
        </w:rPr>
        <w:t xml:space="preserve">so is local”? </w:t>
      </w:r>
      <w:r w:rsidRPr="00CB1B94">
        <w:rPr>
          <w:rStyle w:val="Verwijzingopmerking"/>
          <w:lang w:val="en-GB"/>
        </w:rPr>
        <w:t>I think this needs some further explanation or rewriting so i</w:t>
      </w:r>
      <w:r>
        <w:rPr>
          <w:rStyle w:val="Verwijzingopmerking"/>
          <w:lang w:val="en-GB"/>
        </w:rPr>
        <w:t>t makes sense.</w:t>
      </w:r>
    </w:p>
  </w:comment>
  <w:comment w:id="98" w:author="Jason van Breukelen | Nedcon Organisatieadvies" w:date="2021-06-02T21:45:00Z" w:initials="JvB|NO">
    <w:p w14:paraId="0177F279" w14:textId="1C5E82FA" w:rsidR="00CB1B94" w:rsidRPr="00CB1B94" w:rsidRDefault="00CB1B94">
      <w:pPr>
        <w:pStyle w:val="Tekstopmerking"/>
        <w:rPr>
          <w:lang w:val="en-GB"/>
        </w:rPr>
      </w:pPr>
      <w:r>
        <w:rPr>
          <w:rStyle w:val="Verwijzingopmerking"/>
        </w:rPr>
        <w:annotationRef/>
      </w:r>
      <w:r w:rsidRPr="00CB1B94">
        <w:rPr>
          <w:lang w:val="en-GB"/>
        </w:rPr>
        <w:t>I think you mean “felt m</w:t>
      </w:r>
      <w:r>
        <w:rPr>
          <w:lang w:val="en-GB"/>
        </w:rPr>
        <w:t xml:space="preserve">ore natural </w:t>
      </w:r>
      <w:r>
        <w:rPr>
          <w:i/>
          <w:iCs/>
          <w:lang w:val="en-GB"/>
        </w:rPr>
        <w:t>than</w:t>
      </w:r>
      <w:r>
        <w:rPr>
          <w:lang w:val="en-GB"/>
        </w:rPr>
        <w:t xml:space="preserve"> multi-class classification or am I wrong here?</w:t>
      </w:r>
    </w:p>
  </w:comment>
  <w:comment w:id="103" w:author="Jason van Breukelen | Nedcon Organisatieadvies" w:date="2021-06-02T21:46:00Z" w:initials="JvB|NO">
    <w:p w14:paraId="70D38470" w14:textId="26DF8A29" w:rsidR="00CB1B94" w:rsidRPr="00CB1B94" w:rsidRDefault="00CB1B94">
      <w:pPr>
        <w:pStyle w:val="Tekstopmerking"/>
        <w:rPr>
          <w:lang w:val="en-GB"/>
        </w:rPr>
      </w:pPr>
      <w:r>
        <w:rPr>
          <w:rStyle w:val="Verwijzingopmerking"/>
        </w:rPr>
        <w:annotationRef/>
      </w:r>
      <w:r>
        <w:rPr>
          <w:lang w:val="en-GB"/>
        </w:rPr>
        <w:t>Fro</w:t>
      </w:r>
      <w:r w:rsidRPr="00CB1B94">
        <w:rPr>
          <w:lang w:val="en-GB"/>
        </w:rPr>
        <w:t>m what?</w:t>
      </w:r>
    </w:p>
  </w:comment>
  <w:comment w:id="110" w:author="Jason van Breukelen | Nedcon Organisatieadvies" w:date="2021-06-02T21:49:00Z" w:initials="JvB|NO">
    <w:p w14:paraId="79893586" w14:textId="3ECF5A0C" w:rsidR="00110ACA" w:rsidRPr="00CB1B94" w:rsidRDefault="00CB1B94">
      <w:pPr>
        <w:pStyle w:val="Tekstopmerking"/>
        <w:rPr>
          <w:lang w:val="en-GB"/>
        </w:rPr>
      </w:pPr>
      <w:r>
        <w:rPr>
          <w:rStyle w:val="Verwijzingopmerking"/>
        </w:rPr>
        <w:annotationRef/>
      </w:r>
      <w:r>
        <w:rPr>
          <w:lang w:val="en-GB"/>
        </w:rPr>
        <w:t>“</w:t>
      </w:r>
      <w:r w:rsidRPr="00CB1B94">
        <w:rPr>
          <w:lang w:val="en-GB"/>
        </w:rPr>
        <w:t>Still held</w:t>
      </w:r>
      <w:r>
        <w:rPr>
          <w:lang w:val="en-GB"/>
        </w:rPr>
        <w:t>”</w:t>
      </w:r>
      <w:r w:rsidRPr="00CB1B94">
        <w:rPr>
          <w:lang w:val="en-GB"/>
        </w:rPr>
        <w:t xml:space="preserve"> What d</w:t>
      </w:r>
      <w:r>
        <w:rPr>
          <w:lang w:val="en-GB"/>
        </w:rPr>
        <w:t>oes that mean? Maybe you can explain better what that entails.</w:t>
      </w:r>
      <w:r w:rsidR="00110ACA">
        <w:rPr>
          <w:lang w:val="en-GB"/>
        </w:rPr>
        <w:t xml:space="preserve"> Or just explain to me what it means </w:t>
      </w:r>
      <w:r w:rsidR="00110ACA" w:rsidRPr="00110ACA">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r w:rsidR="00110ACA">
        <w:rPr>
          <w:lang w:val="en-GB"/>
        </w:rPr>
        <w:t xml:space="preserve"> since you say something similar on the next page.</w:t>
      </w:r>
    </w:p>
  </w:comment>
  <w:comment w:id="122" w:author="Jason van Breukelen | Nedcon Organisatieadvies" w:date="2021-06-02T21:56:00Z" w:initials="JvB|NO">
    <w:p w14:paraId="1EC825E9" w14:textId="0F1B455E" w:rsidR="00110ACA" w:rsidRPr="00110ACA" w:rsidRDefault="00110ACA">
      <w:pPr>
        <w:pStyle w:val="Tekstopmerking"/>
        <w:rPr>
          <w:lang w:val="en-GB"/>
        </w:rPr>
      </w:pPr>
      <w:r>
        <w:rPr>
          <w:rStyle w:val="Verwijzingopmerking"/>
        </w:rPr>
        <w:annotationRef/>
      </w:r>
      <w:r w:rsidRPr="00110ACA">
        <w:rPr>
          <w:lang w:val="en-GB"/>
        </w:rPr>
        <w:t xml:space="preserve">How choose the extra? </w:t>
      </w:r>
      <w:r>
        <w:rPr>
          <w:lang w:val="en-GB"/>
        </w:rPr>
        <w:t>I really struggle with understanding what you are trying to say here. You should re-write this sentence.</w:t>
      </w:r>
    </w:p>
  </w:comment>
  <w:comment w:id="149" w:author="Jason van Breukelen | Nedcon Organisatieadvies" w:date="2021-06-02T22:07:00Z" w:initials="JvB|NO">
    <w:p w14:paraId="3CDC9FDD" w14:textId="38320E47" w:rsidR="00111982" w:rsidRPr="00111982" w:rsidRDefault="00111982">
      <w:pPr>
        <w:pStyle w:val="Tekstopmerking"/>
        <w:rPr>
          <w:lang w:val="en-GB"/>
        </w:rPr>
      </w:pPr>
      <w:r>
        <w:rPr>
          <w:rStyle w:val="Verwijzingopmerking"/>
        </w:rPr>
        <w:annotationRef/>
      </w:r>
      <w:r w:rsidRPr="00111982">
        <w:rPr>
          <w:lang w:val="en-GB"/>
        </w:rPr>
        <w:t>Or they just didn’t understa</w:t>
      </w:r>
      <w:r>
        <w:rPr>
          <w:lang w:val="en-GB"/>
        </w:rPr>
        <w:t>nd the video/summary enough, or they just miss clicked. You don’t know for sure unless the participant in question told you this specifically. If that’s the case then you can write that down. If not then you are just speculating on the reason as to why the answer was wrong. I don’t see the merit in that.</w:t>
      </w:r>
    </w:p>
  </w:comment>
  <w:comment w:id="158" w:author="Jason van Breukelen | Nedcon Organisatieadvies" w:date="2021-06-02T22:13:00Z" w:initials="JvB|NO">
    <w:p w14:paraId="004C88D8" w14:textId="04AC9488" w:rsidR="00E31DC7" w:rsidRDefault="00E31DC7">
      <w:pPr>
        <w:pStyle w:val="Tekstopmerking"/>
      </w:pPr>
      <w:r>
        <w:rPr>
          <w:rStyle w:val="Verwijzingopmerking"/>
        </w:rPr>
        <w:annotationRef/>
      </w:r>
      <w:r>
        <w:t>Waarom gebruik je hier een kleinere lettergrootte dan in de rest van je document?</w:t>
      </w:r>
    </w:p>
  </w:comment>
  <w:comment w:id="176" w:author="Jason van Breukelen | Nedcon Organisatieadvies" w:date="2021-06-02T22:25:00Z" w:initials="JvB|NO">
    <w:p w14:paraId="5D297E37" w14:textId="78AF9235" w:rsidR="00383013" w:rsidRPr="00383013" w:rsidRDefault="00383013">
      <w:pPr>
        <w:pStyle w:val="Tekstopmerking"/>
        <w:rPr>
          <w:lang w:val="en-GB"/>
        </w:rPr>
      </w:pPr>
      <w:r>
        <w:rPr>
          <w:rStyle w:val="Verwijzingopmerking"/>
        </w:rPr>
        <w:annotationRef/>
      </w:r>
      <w:r w:rsidRPr="00383013">
        <w:rPr>
          <w:lang w:val="en-GB"/>
        </w:rPr>
        <w:t>Would lose some what? This l</w:t>
      </w:r>
      <w:r>
        <w:rPr>
          <w:lang w:val="en-GB"/>
        </w:rPr>
        <w:t>ast part needs rewriting.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69270C" w15:done="0"/>
  <w15:commentEx w15:paraId="116CC89C" w15:done="0"/>
  <w15:commentEx w15:paraId="16DD83E8" w15:done="0"/>
  <w15:commentEx w15:paraId="213F3BE5" w15:done="0"/>
  <w15:commentEx w15:paraId="491813D1" w15:done="0"/>
  <w15:commentEx w15:paraId="7C042BBE" w15:done="0"/>
  <w15:commentEx w15:paraId="5D4D604F" w15:done="0"/>
  <w15:commentEx w15:paraId="2613C1CD" w15:done="0"/>
  <w15:commentEx w15:paraId="0177F279" w15:done="0"/>
  <w15:commentEx w15:paraId="70D38470" w15:done="0"/>
  <w15:commentEx w15:paraId="79893586" w15:done="0"/>
  <w15:commentEx w15:paraId="1EC825E9" w15:done="0"/>
  <w15:commentEx w15:paraId="3CDC9FDD" w15:done="0"/>
  <w15:commentEx w15:paraId="004C88D8" w15:done="0"/>
  <w15:commentEx w15:paraId="5D297E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22DCA" w16cex:dateUtc="2021-06-02T14:18:00Z"/>
  <w16cex:commentExtensible w16cex:durableId="24622E81" w16cex:dateUtc="2021-06-02T14:21:00Z"/>
  <w16cex:commentExtensible w16cex:durableId="24622F6B" w16cex:dateUtc="2021-06-02T14:25:00Z"/>
  <w16cex:commentExtensible w16cex:durableId="24622FAB" w16cex:dateUtc="2021-06-02T14:26:00Z"/>
  <w16cex:commentExtensible w16cex:durableId="2462302C" w16cex:dateUtc="2021-06-02T14:28:00Z"/>
  <w16cex:commentExtensible w16cex:durableId="246230F1" w16cex:dateUtc="2021-06-02T14:31:00Z"/>
  <w16cex:commentExtensible w16cex:durableId="2462315F" w16cex:dateUtc="2021-06-02T14:33:00Z"/>
  <w16cex:commentExtensible w16cex:durableId="24627982" w16cex:dateUtc="2021-06-02T19:41:00Z"/>
  <w16cex:commentExtensible w16cex:durableId="24627A5C" w16cex:dateUtc="2021-06-02T19:45:00Z"/>
  <w16cex:commentExtensible w16cex:durableId="24627AC3" w16cex:dateUtc="2021-06-02T19:46:00Z"/>
  <w16cex:commentExtensible w16cex:durableId="24627B51" w16cex:dateUtc="2021-06-02T19:49:00Z"/>
  <w16cex:commentExtensible w16cex:durableId="24627D17" w16cex:dateUtc="2021-06-02T19:56:00Z"/>
  <w16cex:commentExtensible w16cex:durableId="24627FA0" w16cex:dateUtc="2021-06-02T20:07:00Z"/>
  <w16cex:commentExtensible w16cex:durableId="246280F3" w16cex:dateUtc="2021-06-02T20:13:00Z"/>
  <w16cex:commentExtensible w16cex:durableId="246283C4" w16cex:dateUtc="2021-06-02T2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69270C" w16cid:durableId="24622DCA"/>
  <w16cid:commentId w16cid:paraId="116CC89C" w16cid:durableId="24622E81"/>
  <w16cid:commentId w16cid:paraId="16DD83E8" w16cid:durableId="24622F6B"/>
  <w16cid:commentId w16cid:paraId="213F3BE5" w16cid:durableId="24622FAB"/>
  <w16cid:commentId w16cid:paraId="491813D1" w16cid:durableId="2462302C"/>
  <w16cid:commentId w16cid:paraId="7C042BBE" w16cid:durableId="246230F1"/>
  <w16cid:commentId w16cid:paraId="5D4D604F" w16cid:durableId="2462315F"/>
  <w16cid:commentId w16cid:paraId="2613C1CD" w16cid:durableId="24627982"/>
  <w16cid:commentId w16cid:paraId="0177F279" w16cid:durableId="24627A5C"/>
  <w16cid:commentId w16cid:paraId="70D38470" w16cid:durableId="24627AC3"/>
  <w16cid:commentId w16cid:paraId="79893586" w16cid:durableId="24627B51"/>
  <w16cid:commentId w16cid:paraId="1EC825E9" w16cid:durableId="24627D17"/>
  <w16cid:commentId w16cid:paraId="3CDC9FDD" w16cid:durableId="24627FA0"/>
  <w16cid:commentId w16cid:paraId="004C88D8" w16cid:durableId="246280F3"/>
  <w16cid:commentId w16cid:paraId="5D297E37" w16cid:durableId="246283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0638C" w14:textId="77777777" w:rsidR="00A97943" w:rsidRDefault="00A97943" w:rsidP="00292B09">
      <w:pPr>
        <w:spacing w:after="0" w:line="240" w:lineRule="auto"/>
      </w:pPr>
      <w:r>
        <w:separator/>
      </w:r>
    </w:p>
  </w:endnote>
  <w:endnote w:type="continuationSeparator" w:id="0">
    <w:p w14:paraId="1044B060" w14:textId="77777777" w:rsidR="00A97943" w:rsidRDefault="00A97943" w:rsidP="00292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C1AE5" w14:textId="77777777" w:rsidR="00292B09" w:rsidRDefault="00292B0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FB6D5" w14:textId="77777777" w:rsidR="00A97943" w:rsidRDefault="00A97943" w:rsidP="00292B09">
      <w:pPr>
        <w:spacing w:after="0" w:line="240" w:lineRule="auto"/>
      </w:pPr>
      <w:r>
        <w:separator/>
      </w:r>
    </w:p>
  </w:footnote>
  <w:footnote w:type="continuationSeparator" w:id="0">
    <w:p w14:paraId="1A5186A0" w14:textId="77777777" w:rsidR="00A97943" w:rsidRDefault="00A97943" w:rsidP="00292B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F2C"/>
    <w:multiLevelType w:val="multilevel"/>
    <w:tmpl w:val="16369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F5271"/>
    <w:multiLevelType w:val="hybridMultilevel"/>
    <w:tmpl w:val="73FAE2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ED1B5D"/>
    <w:multiLevelType w:val="hybridMultilevel"/>
    <w:tmpl w:val="172093E8"/>
    <w:lvl w:ilvl="0" w:tplc="1424197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23D5837"/>
    <w:multiLevelType w:val="hybridMultilevel"/>
    <w:tmpl w:val="F29E3CE8"/>
    <w:lvl w:ilvl="0" w:tplc="A33E15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974564"/>
    <w:multiLevelType w:val="hybridMultilevel"/>
    <w:tmpl w:val="AE2C845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6DC279D"/>
    <w:multiLevelType w:val="hybridMultilevel"/>
    <w:tmpl w:val="73E6CA92"/>
    <w:lvl w:ilvl="0" w:tplc="A27E329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F60127"/>
    <w:multiLevelType w:val="hybridMultilevel"/>
    <w:tmpl w:val="A8EE2FCA"/>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8D276E5"/>
    <w:multiLevelType w:val="hybridMultilevel"/>
    <w:tmpl w:val="067878B2"/>
    <w:lvl w:ilvl="0" w:tplc="04130017">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8" w15:restartNumberingAfterBreak="0">
    <w:nsid w:val="1B4A09B4"/>
    <w:multiLevelType w:val="hybridMultilevel"/>
    <w:tmpl w:val="AC98E8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36A4A8E"/>
    <w:multiLevelType w:val="hybridMultilevel"/>
    <w:tmpl w:val="1EC4A8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42D79A1"/>
    <w:multiLevelType w:val="hybridMultilevel"/>
    <w:tmpl w:val="1EC4A8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5A00C71"/>
    <w:multiLevelType w:val="multilevel"/>
    <w:tmpl w:val="D570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C03881"/>
    <w:multiLevelType w:val="hybridMultilevel"/>
    <w:tmpl w:val="43A8F0C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B5F61D0"/>
    <w:multiLevelType w:val="hybridMultilevel"/>
    <w:tmpl w:val="46E6694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DC86312"/>
    <w:multiLevelType w:val="hybridMultilevel"/>
    <w:tmpl w:val="6D6A0E5C"/>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059637B"/>
    <w:multiLevelType w:val="hybridMultilevel"/>
    <w:tmpl w:val="66A673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CAE651A"/>
    <w:multiLevelType w:val="hybridMultilevel"/>
    <w:tmpl w:val="C68216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00A5AF1"/>
    <w:multiLevelType w:val="hybridMultilevel"/>
    <w:tmpl w:val="7BD4F914"/>
    <w:lvl w:ilvl="0" w:tplc="C10C74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2764D62"/>
    <w:multiLevelType w:val="hybridMultilevel"/>
    <w:tmpl w:val="4A783FD6"/>
    <w:lvl w:ilvl="0" w:tplc="EFBED16C">
      <w:start w:val="1"/>
      <w:numFmt w:val="decimal"/>
      <w:lvlText w:val="%1."/>
      <w:lvlJc w:val="left"/>
      <w:pPr>
        <w:ind w:left="720" w:hanging="360"/>
      </w:pPr>
      <w:rPr>
        <w:rFonts w:asciiTheme="minorHAnsi" w:eastAsiaTheme="minorHAnsi" w:hAnsiTheme="minorHAnsi" w:cstheme="minorBidi"/>
      </w:rPr>
    </w:lvl>
    <w:lvl w:ilvl="1" w:tplc="04130017">
      <w:start w:val="1"/>
      <w:numFmt w:val="lowerLetter"/>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64C693D"/>
    <w:multiLevelType w:val="hybridMultilevel"/>
    <w:tmpl w:val="A2B472E2"/>
    <w:lvl w:ilvl="0" w:tplc="D3200A96">
      <w:start w:val="1"/>
      <w:numFmt w:val="decimal"/>
      <w:lvlText w:val="%1."/>
      <w:lvlJc w:val="left"/>
      <w:pPr>
        <w:ind w:left="720" w:hanging="360"/>
      </w:pPr>
      <w:rPr>
        <w:rFonts w:asciiTheme="minorHAnsi" w:eastAsiaTheme="minorHAnsi"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AC90BB7"/>
    <w:multiLevelType w:val="hybridMultilevel"/>
    <w:tmpl w:val="46D6E56E"/>
    <w:lvl w:ilvl="0" w:tplc="5B5EB07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B4C2C0B"/>
    <w:multiLevelType w:val="hybridMultilevel"/>
    <w:tmpl w:val="AE2C845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205284F"/>
    <w:multiLevelType w:val="hybridMultilevel"/>
    <w:tmpl w:val="1A7A01F8"/>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3" w15:restartNumberingAfterBreak="0">
    <w:nsid w:val="62A824A8"/>
    <w:multiLevelType w:val="hybridMultilevel"/>
    <w:tmpl w:val="29AC058C"/>
    <w:lvl w:ilvl="0" w:tplc="4B2AF6A8">
      <w:start w:val="19"/>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4C940C9"/>
    <w:multiLevelType w:val="hybridMultilevel"/>
    <w:tmpl w:val="BB96FA6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5DB4231"/>
    <w:multiLevelType w:val="hybridMultilevel"/>
    <w:tmpl w:val="132C04E6"/>
    <w:lvl w:ilvl="0" w:tplc="A97EFAD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9FB16B7"/>
    <w:multiLevelType w:val="multilevel"/>
    <w:tmpl w:val="4F84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7D4784"/>
    <w:multiLevelType w:val="hybridMultilevel"/>
    <w:tmpl w:val="0CA0DC32"/>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24C2BA1"/>
    <w:multiLevelType w:val="hybridMultilevel"/>
    <w:tmpl w:val="FDEA893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90213B1"/>
    <w:multiLevelType w:val="multilevel"/>
    <w:tmpl w:val="615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9D74C8"/>
    <w:multiLevelType w:val="hybridMultilevel"/>
    <w:tmpl w:val="7B7A5E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21"/>
  </w:num>
  <w:num w:numId="4">
    <w:abstractNumId w:val="1"/>
  </w:num>
  <w:num w:numId="5">
    <w:abstractNumId w:val="17"/>
  </w:num>
  <w:num w:numId="6">
    <w:abstractNumId w:val="20"/>
  </w:num>
  <w:num w:numId="7">
    <w:abstractNumId w:val="8"/>
  </w:num>
  <w:num w:numId="8">
    <w:abstractNumId w:val="18"/>
  </w:num>
  <w:num w:numId="9">
    <w:abstractNumId w:val="7"/>
  </w:num>
  <w:num w:numId="10">
    <w:abstractNumId w:val="9"/>
  </w:num>
  <w:num w:numId="11">
    <w:abstractNumId w:val="25"/>
  </w:num>
  <w:num w:numId="12">
    <w:abstractNumId w:val="10"/>
  </w:num>
  <w:num w:numId="13">
    <w:abstractNumId w:val="19"/>
  </w:num>
  <w:num w:numId="14">
    <w:abstractNumId w:val="3"/>
  </w:num>
  <w:num w:numId="15">
    <w:abstractNumId w:val="26"/>
  </w:num>
  <w:num w:numId="16">
    <w:abstractNumId w:val="11"/>
  </w:num>
  <w:num w:numId="17">
    <w:abstractNumId w:val="0"/>
  </w:num>
  <w:num w:numId="18">
    <w:abstractNumId w:val="0"/>
  </w:num>
  <w:num w:numId="19">
    <w:abstractNumId w:val="0"/>
  </w:num>
  <w:num w:numId="20">
    <w:abstractNumId w:val="29"/>
  </w:num>
  <w:num w:numId="21">
    <w:abstractNumId w:val="23"/>
  </w:num>
  <w:num w:numId="22">
    <w:abstractNumId w:val="12"/>
  </w:num>
  <w:num w:numId="23">
    <w:abstractNumId w:val="16"/>
  </w:num>
  <w:num w:numId="24">
    <w:abstractNumId w:val="24"/>
  </w:num>
  <w:num w:numId="25">
    <w:abstractNumId w:val="30"/>
  </w:num>
  <w:num w:numId="26">
    <w:abstractNumId w:val="13"/>
  </w:num>
  <w:num w:numId="27">
    <w:abstractNumId w:val="15"/>
  </w:num>
  <w:num w:numId="28">
    <w:abstractNumId w:val="22"/>
  </w:num>
  <w:num w:numId="29">
    <w:abstractNumId w:val="27"/>
  </w:num>
  <w:num w:numId="30">
    <w:abstractNumId w:val="14"/>
  </w:num>
  <w:num w:numId="31">
    <w:abstractNumId w:val="28"/>
  </w:num>
  <w:num w:numId="32">
    <w:abstractNumId w:val="6"/>
  </w:num>
  <w:num w:numId="3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van Breukelen | Nedcon Organisatieadvies">
    <w15:presenceInfo w15:providerId="None" w15:userId="Jason van Breukelen | Nedcon Organisatieadvi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trackRevisions/>
  <w:defaultTabStop w:val="708"/>
  <w:hyphenationZone w:val="425"/>
  <w:characterSpacingControl w:val="doNotCompress"/>
  <w:hdrShapeDefaults>
    <o:shapedefaults v:ext="edit" spidmax="2049">
      <o:colormru v:ext="edit" colors="#090909,#457eb5,#3673ab,#145f99,#afdcf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22&lt;/item&gt;&lt;item&gt;25&lt;/item&gt;&lt;item&gt;71&lt;/item&gt;&lt;item&gt;92&lt;/item&gt;&lt;item&gt;93&lt;/item&gt;&lt;item&gt;94&lt;/item&gt;&lt;item&gt;96&lt;/item&gt;&lt;item&gt;97&lt;/item&gt;&lt;item&gt;100&lt;/item&gt;&lt;item&gt;103&lt;/item&gt;&lt;item&gt;109&lt;/item&gt;&lt;item&gt;111&lt;/item&gt;&lt;item&gt;164&lt;/item&gt;&lt;item&gt;174&lt;/item&gt;&lt;item&gt;189&lt;/item&gt;&lt;item&gt;195&lt;/item&gt;&lt;item&gt;196&lt;/item&gt;&lt;item&gt;197&lt;/item&gt;&lt;item&gt;204&lt;/item&gt;&lt;item&gt;210&lt;/item&gt;&lt;item&gt;211&lt;/item&gt;&lt;item&gt;212&lt;/item&gt;&lt;item&gt;214&lt;/item&gt;&lt;item&gt;215&lt;/item&gt;&lt;item&gt;216&lt;/item&gt;&lt;item&gt;229&lt;/item&gt;&lt;/record-ids&gt;&lt;/item&gt;&lt;/Libraries&gt;"/>
  </w:docVars>
  <w:rsids>
    <w:rsidRoot w:val="00A806D8"/>
    <w:rsid w:val="00000F5A"/>
    <w:rsid w:val="0000135C"/>
    <w:rsid w:val="000018BF"/>
    <w:rsid w:val="000036A6"/>
    <w:rsid w:val="00004D4E"/>
    <w:rsid w:val="0000710B"/>
    <w:rsid w:val="0001028C"/>
    <w:rsid w:val="0001151B"/>
    <w:rsid w:val="00017B5A"/>
    <w:rsid w:val="00023161"/>
    <w:rsid w:val="000325AD"/>
    <w:rsid w:val="000378FD"/>
    <w:rsid w:val="00042BEE"/>
    <w:rsid w:val="0005632D"/>
    <w:rsid w:val="00065C4D"/>
    <w:rsid w:val="00067D6C"/>
    <w:rsid w:val="00067F4C"/>
    <w:rsid w:val="0007472F"/>
    <w:rsid w:val="00075A81"/>
    <w:rsid w:val="00075D0B"/>
    <w:rsid w:val="00077D69"/>
    <w:rsid w:val="00086F2A"/>
    <w:rsid w:val="00090A38"/>
    <w:rsid w:val="00091494"/>
    <w:rsid w:val="000946D3"/>
    <w:rsid w:val="00097FAC"/>
    <w:rsid w:val="000A1E8D"/>
    <w:rsid w:val="000A530D"/>
    <w:rsid w:val="000B032F"/>
    <w:rsid w:val="000B03D5"/>
    <w:rsid w:val="000B14EE"/>
    <w:rsid w:val="000B6D06"/>
    <w:rsid w:val="000B6DF2"/>
    <w:rsid w:val="000C0670"/>
    <w:rsid w:val="000C0962"/>
    <w:rsid w:val="000C24B2"/>
    <w:rsid w:val="000C3E49"/>
    <w:rsid w:val="000D1C82"/>
    <w:rsid w:val="000D6E48"/>
    <w:rsid w:val="000D7D74"/>
    <w:rsid w:val="000E0357"/>
    <w:rsid w:val="000F54D6"/>
    <w:rsid w:val="00100E1D"/>
    <w:rsid w:val="00101FDE"/>
    <w:rsid w:val="0010302F"/>
    <w:rsid w:val="00106342"/>
    <w:rsid w:val="00110ACA"/>
    <w:rsid w:val="00111306"/>
    <w:rsid w:val="00111982"/>
    <w:rsid w:val="00111BE1"/>
    <w:rsid w:val="001136F8"/>
    <w:rsid w:val="0011374B"/>
    <w:rsid w:val="00115FAB"/>
    <w:rsid w:val="0011617B"/>
    <w:rsid w:val="00133249"/>
    <w:rsid w:val="0014196F"/>
    <w:rsid w:val="00143607"/>
    <w:rsid w:val="00145841"/>
    <w:rsid w:val="00146F33"/>
    <w:rsid w:val="001528F0"/>
    <w:rsid w:val="00154CF7"/>
    <w:rsid w:val="00157A33"/>
    <w:rsid w:val="0016164A"/>
    <w:rsid w:val="00167AD5"/>
    <w:rsid w:val="00171A68"/>
    <w:rsid w:val="00175C3E"/>
    <w:rsid w:val="001801D9"/>
    <w:rsid w:val="00182AFB"/>
    <w:rsid w:val="00183403"/>
    <w:rsid w:val="00194D9F"/>
    <w:rsid w:val="001A1046"/>
    <w:rsid w:val="001A11C2"/>
    <w:rsid w:val="001A3C5F"/>
    <w:rsid w:val="001A53EA"/>
    <w:rsid w:val="001B2341"/>
    <w:rsid w:val="001B65C6"/>
    <w:rsid w:val="001B6BDD"/>
    <w:rsid w:val="001C2F04"/>
    <w:rsid w:val="001C3AEF"/>
    <w:rsid w:val="001C3E6C"/>
    <w:rsid w:val="001C5605"/>
    <w:rsid w:val="001C68DA"/>
    <w:rsid w:val="001D7328"/>
    <w:rsid w:val="001E7C2B"/>
    <w:rsid w:val="001F5FA4"/>
    <w:rsid w:val="001F615D"/>
    <w:rsid w:val="001F61C0"/>
    <w:rsid w:val="001F79F5"/>
    <w:rsid w:val="00200CBE"/>
    <w:rsid w:val="00202956"/>
    <w:rsid w:val="002062D2"/>
    <w:rsid w:val="00211698"/>
    <w:rsid w:val="00211E15"/>
    <w:rsid w:val="002211D5"/>
    <w:rsid w:val="0023482F"/>
    <w:rsid w:val="00235EC7"/>
    <w:rsid w:val="002406B4"/>
    <w:rsid w:val="00246CB5"/>
    <w:rsid w:val="00254AFC"/>
    <w:rsid w:val="0025656A"/>
    <w:rsid w:val="00262C09"/>
    <w:rsid w:val="0026545F"/>
    <w:rsid w:val="00281607"/>
    <w:rsid w:val="00283EBC"/>
    <w:rsid w:val="00292B09"/>
    <w:rsid w:val="00292CB2"/>
    <w:rsid w:val="002A49B4"/>
    <w:rsid w:val="002A52DD"/>
    <w:rsid w:val="002A55BB"/>
    <w:rsid w:val="002A6930"/>
    <w:rsid w:val="002B27CB"/>
    <w:rsid w:val="002B30BC"/>
    <w:rsid w:val="002B4F6D"/>
    <w:rsid w:val="002B7F7C"/>
    <w:rsid w:val="002D1991"/>
    <w:rsid w:val="002D7E61"/>
    <w:rsid w:val="002F7464"/>
    <w:rsid w:val="002F7840"/>
    <w:rsid w:val="003001D5"/>
    <w:rsid w:val="00302579"/>
    <w:rsid w:val="00304911"/>
    <w:rsid w:val="00310D51"/>
    <w:rsid w:val="00313ABB"/>
    <w:rsid w:val="00316B71"/>
    <w:rsid w:val="003202F6"/>
    <w:rsid w:val="00321CE9"/>
    <w:rsid w:val="00331D89"/>
    <w:rsid w:val="0033710F"/>
    <w:rsid w:val="00337AC7"/>
    <w:rsid w:val="00340598"/>
    <w:rsid w:val="003406CE"/>
    <w:rsid w:val="00342668"/>
    <w:rsid w:val="00352876"/>
    <w:rsid w:val="003531D2"/>
    <w:rsid w:val="00354283"/>
    <w:rsid w:val="00354484"/>
    <w:rsid w:val="00354A49"/>
    <w:rsid w:val="003561DA"/>
    <w:rsid w:val="00357272"/>
    <w:rsid w:val="00360658"/>
    <w:rsid w:val="00371284"/>
    <w:rsid w:val="003720EF"/>
    <w:rsid w:val="003722B1"/>
    <w:rsid w:val="003827B3"/>
    <w:rsid w:val="00383013"/>
    <w:rsid w:val="00383B67"/>
    <w:rsid w:val="003844E0"/>
    <w:rsid w:val="00391D03"/>
    <w:rsid w:val="0039286E"/>
    <w:rsid w:val="003932DE"/>
    <w:rsid w:val="00395CA8"/>
    <w:rsid w:val="003A2305"/>
    <w:rsid w:val="003A36DC"/>
    <w:rsid w:val="003A39C4"/>
    <w:rsid w:val="003A3BED"/>
    <w:rsid w:val="003B2D45"/>
    <w:rsid w:val="003B3299"/>
    <w:rsid w:val="003B7DF3"/>
    <w:rsid w:val="003C066B"/>
    <w:rsid w:val="003C17C4"/>
    <w:rsid w:val="003C6F2E"/>
    <w:rsid w:val="003C7AA3"/>
    <w:rsid w:val="003D0D07"/>
    <w:rsid w:val="003D0E1A"/>
    <w:rsid w:val="003D1223"/>
    <w:rsid w:val="003D48C9"/>
    <w:rsid w:val="003D4E53"/>
    <w:rsid w:val="003E2039"/>
    <w:rsid w:val="003E2F5C"/>
    <w:rsid w:val="003E33A8"/>
    <w:rsid w:val="003E4E2E"/>
    <w:rsid w:val="003F366C"/>
    <w:rsid w:val="003F7DBF"/>
    <w:rsid w:val="00403D1D"/>
    <w:rsid w:val="00410164"/>
    <w:rsid w:val="004125EB"/>
    <w:rsid w:val="00412941"/>
    <w:rsid w:val="004158A5"/>
    <w:rsid w:val="0041732A"/>
    <w:rsid w:val="004250C8"/>
    <w:rsid w:val="00435F4E"/>
    <w:rsid w:val="00445765"/>
    <w:rsid w:val="00446C54"/>
    <w:rsid w:val="00452C37"/>
    <w:rsid w:val="00452D96"/>
    <w:rsid w:val="0045457A"/>
    <w:rsid w:val="00455D23"/>
    <w:rsid w:val="0045748F"/>
    <w:rsid w:val="0046161B"/>
    <w:rsid w:val="00463BB7"/>
    <w:rsid w:val="00466674"/>
    <w:rsid w:val="004841DC"/>
    <w:rsid w:val="004856E0"/>
    <w:rsid w:val="00491393"/>
    <w:rsid w:val="004948E9"/>
    <w:rsid w:val="004A03DA"/>
    <w:rsid w:val="004A6B69"/>
    <w:rsid w:val="004B078B"/>
    <w:rsid w:val="004B0A10"/>
    <w:rsid w:val="004B51CF"/>
    <w:rsid w:val="004B68CF"/>
    <w:rsid w:val="004C4557"/>
    <w:rsid w:val="004D49C1"/>
    <w:rsid w:val="004D69DC"/>
    <w:rsid w:val="004D6F5A"/>
    <w:rsid w:val="004E3323"/>
    <w:rsid w:val="004F02C2"/>
    <w:rsid w:val="004F353D"/>
    <w:rsid w:val="004F6BBB"/>
    <w:rsid w:val="00502BA4"/>
    <w:rsid w:val="005077A9"/>
    <w:rsid w:val="005136C3"/>
    <w:rsid w:val="0051397D"/>
    <w:rsid w:val="00514063"/>
    <w:rsid w:val="00516FA8"/>
    <w:rsid w:val="00520225"/>
    <w:rsid w:val="005206B3"/>
    <w:rsid w:val="005218AA"/>
    <w:rsid w:val="00522D6B"/>
    <w:rsid w:val="00525E91"/>
    <w:rsid w:val="00531650"/>
    <w:rsid w:val="00533406"/>
    <w:rsid w:val="00535973"/>
    <w:rsid w:val="00540CE4"/>
    <w:rsid w:val="005455EF"/>
    <w:rsid w:val="00552212"/>
    <w:rsid w:val="00564341"/>
    <w:rsid w:val="0056567A"/>
    <w:rsid w:val="005767E5"/>
    <w:rsid w:val="00576DEF"/>
    <w:rsid w:val="00577A26"/>
    <w:rsid w:val="00577EA2"/>
    <w:rsid w:val="00581773"/>
    <w:rsid w:val="005820B1"/>
    <w:rsid w:val="005855E8"/>
    <w:rsid w:val="005877BE"/>
    <w:rsid w:val="00590393"/>
    <w:rsid w:val="00590A69"/>
    <w:rsid w:val="005951FB"/>
    <w:rsid w:val="005B5E70"/>
    <w:rsid w:val="005C2729"/>
    <w:rsid w:val="005D4809"/>
    <w:rsid w:val="005D741B"/>
    <w:rsid w:val="005E21F6"/>
    <w:rsid w:val="005E2DE8"/>
    <w:rsid w:val="005F011F"/>
    <w:rsid w:val="005F28A9"/>
    <w:rsid w:val="005F38C8"/>
    <w:rsid w:val="00600F97"/>
    <w:rsid w:val="006030B5"/>
    <w:rsid w:val="0061167A"/>
    <w:rsid w:val="00611E25"/>
    <w:rsid w:val="00616BF4"/>
    <w:rsid w:val="006177F8"/>
    <w:rsid w:val="006200C9"/>
    <w:rsid w:val="0062234B"/>
    <w:rsid w:val="00622C07"/>
    <w:rsid w:val="0062331F"/>
    <w:rsid w:val="006345F2"/>
    <w:rsid w:val="006349F7"/>
    <w:rsid w:val="00634C14"/>
    <w:rsid w:val="00646E88"/>
    <w:rsid w:val="00650130"/>
    <w:rsid w:val="00654E15"/>
    <w:rsid w:val="00655A0D"/>
    <w:rsid w:val="00663190"/>
    <w:rsid w:val="00664F7E"/>
    <w:rsid w:val="006651F4"/>
    <w:rsid w:val="00670336"/>
    <w:rsid w:val="00672ECC"/>
    <w:rsid w:val="0067345B"/>
    <w:rsid w:val="00681130"/>
    <w:rsid w:val="0068309B"/>
    <w:rsid w:val="00690A4F"/>
    <w:rsid w:val="006A14B9"/>
    <w:rsid w:val="006A361E"/>
    <w:rsid w:val="006B1785"/>
    <w:rsid w:val="006B42AC"/>
    <w:rsid w:val="006B648B"/>
    <w:rsid w:val="006C2D4A"/>
    <w:rsid w:val="006C4CC5"/>
    <w:rsid w:val="006C646C"/>
    <w:rsid w:val="006C7496"/>
    <w:rsid w:val="006E150E"/>
    <w:rsid w:val="006E1B83"/>
    <w:rsid w:val="006E4AB3"/>
    <w:rsid w:val="006E5933"/>
    <w:rsid w:val="006F0A9D"/>
    <w:rsid w:val="006F23EE"/>
    <w:rsid w:val="006F4D20"/>
    <w:rsid w:val="00701077"/>
    <w:rsid w:val="0070614C"/>
    <w:rsid w:val="007079DD"/>
    <w:rsid w:val="00710064"/>
    <w:rsid w:val="0071627B"/>
    <w:rsid w:val="007165BE"/>
    <w:rsid w:val="007315C8"/>
    <w:rsid w:val="00734946"/>
    <w:rsid w:val="00735CFB"/>
    <w:rsid w:val="00740D8C"/>
    <w:rsid w:val="00741113"/>
    <w:rsid w:val="0074365C"/>
    <w:rsid w:val="00744BFC"/>
    <w:rsid w:val="00745EB7"/>
    <w:rsid w:val="00746687"/>
    <w:rsid w:val="007472CE"/>
    <w:rsid w:val="007517D1"/>
    <w:rsid w:val="00752DE0"/>
    <w:rsid w:val="007532DD"/>
    <w:rsid w:val="00757F57"/>
    <w:rsid w:val="007661A7"/>
    <w:rsid w:val="0076795A"/>
    <w:rsid w:val="00770D5D"/>
    <w:rsid w:val="00771072"/>
    <w:rsid w:val="0078667C"/>
    <w:rsid w:val="00786BC8"/>
    <w:rsid w:val="00786E65"/>
    <w:rsid w:val="00787A1F"/>
    <w:rsid w:val="007930C2"/>
    <w:rsid w:val="00796C6D"/>
    <w:rsid w:val="007A34CE"/>
    <w:rsid w:val="007A5869"/>
    <w:rsid w:val="007C183F"/>
    <w:rsid w:val="007C6813"/>
    <w:rsid w:val="007C7ADB"/>
    <w:rsid w:val="007E190B"/>
    <w:rsid w:val="007E6F1A"/>
    <w:rsid w:val="007E78B4"/>
    <w:rsid w:val="007F2F71"/>
    <w:rsid w:val="007F53B7"/>
    <w:rsid w:val="007F63F4"/>
    <w:rsid w:val="007F6646"/>
    <w:rsid w:val="007F6CAE"/>
    <w:rsid w:val="007F7226"/>
    <w:rsid w:val="00806DEE"/>
    <w:rsid w:val="008104DD"/>
    <w:rsid w:val="008113B6"/>
    <w:rsid w:val="0081178E"/>
    <w:rsid w:val="0081356D"/>
    <w:rsid w:val="008224B5"/>
    <w:rsid w:val="0082308D"/>
    <w:rsid w:val="0083041F"/>
    <w:rsid w:val="00831EEF"/>
    <w:rsid w:val="00833F41"/>
    <w:rsid w:val="00835271"/>
    <w:rsid w:val="0083660B"/>
    <w:rsid w:val="00836ED8"/>
    <w:rsid w:val="008378E7"/>
    <w:rsid w:val="00846E11"/>
    <w:rsid w:val="008507C6"/>
    <w:rsid w:val="00850E93"/>
    <w:rsid w:val="0085528D"/>
    <w:rsid w:val="00856B69"/>
    <w:rsid w:val="008603E4"/>
    <w:rsid w:val="00876B58"/>
    <w:rsid w:val="0088620B"/>
    <w:rsid w:val="00896D59"/>
    <w:rsid w:val="008A6D73"/>
    <w:rsid w:val="008A71AC"/>
    <w:rsid w:val="008A725A"/>
    <w:rsid w:val="008B5B30"/>
    <w:rsid w:val="008C0459"/>
    <w:rsid w:val="008C33B8"/>
    <w:rsid w:val="008D5D55"/>
    <w:rsid w:val="008E1E84"/>
    <w:rsid w:val="008F3B84"/>
    <w:rsid w:val="008F69BB"/>
    <w:rsid w:val="008F6F9D"/>
    <w:rsid w:val="00905491"/>
    <w:rsid w:val="00914115"/>
    <w:rsid w:val="009240FA"/>
    <w:rsid w:val="009328E9"/>
    <w:rsid w:val="00937B50"/>
    <w:rsid w:val="009471D2"/>
    <w:rsid w:val="00950F6A"/>
    <w:rsid w:val="00951D3E"/>
    <w:rsid w:val="009625D3"/>
    <w:rsid w:val="00976093"/>
    <w:rsid w:val="00977250"/>
    <w:rsid w:val="00981FE5"/>
    <w:rsid w:val="00984385"/>
    <w:rsid w:val="00984E87"/>
    <w:rsid w:val="0098716D"/>
    <w:rsid w:val="009C1122"/>
    <w:rsid w:val="009C2C32"/>
    <w:rsid w:val="009C4119"/>
    <w:rsid w:val="009D1B40"/>
    <w:rsid w:val="009E27D6"/>
    <w:rsid w:val="009F6384"/>
    <w:rsid w:val="00A0206E"/>
    <w:rsid w:val="00A04872"/>
    <w:rsid w:val="00A04D41"/>
    <w:rsid w:val="00A10137"/>
    <w:rsid w:val="00A12C76"/>
    <w:rsid w:val="00A15B7F"/>
    <w:rsid w:val="00A17D1C"/>
    <w:rsid w:val="00A21E85"/>
    <w:rsid w:val="00A22156"/>
    <w:rsid w:val="00A2579F"/>
    <w:rsid w:val="00A35AFB"/>
    <w:rsid w:val="00A422DD"/>
    <w:rsid w:val="00A46FBA"/>
    <w:rsid w:val="00A51FB9"/>
    <w:rsid w:val="00A661D3"/>
    <w:rsid w:val="00A737D4"/>
    <w:rsid w:val="00A74D6C"/>
    <w:rsid w:val="00A7592B"/>
    <w:rsid w:val="00A806D8"/>
    <w:rsid w:val="00A85ED6"/>
    <w:rsid w:val="00A907D9"/>
    <w:rsid w:val="00A90DD6"/>
    <w:rsid w:val="00A97943"/>
    <w:rsid w:val="00A97B04"/>
    <w:rsid w:val="00AA18DB"/>
    <w:rsid w:val="00AA7DFA"/>
    <w:rsid w:val="00AB4104"/>
    <w:rsid w:val="00AB4EF8"/>
    <w:rsid w:val="00AC7BA9"/>
    <w:rsid w:val="00AD03AF"/>
    <w:rsid w:val="00AD598C"/>
    <w:rsid w:val="00AE0058"/>
    <w:rsid w:val="00AE0E2F"/>
    <w:rsid w:val="00AF3373"/>
    <w:rsid w:val="00B00552"/>
    <w:rsid w:val="00B014E6"/>
    <w:rsid w:val="00B11A47"/>
    <w:rsid w:val="00B12331"/>
    <w:rsid w:val="00B142D1"/>
    <w:rsid w:val="00B17025"/>
    <w:rsid w:val="00B260B8"/>
    <w:rsid w:val="00B273B7"/>
    <w:rsid w:val="00B31CA8"/>
    <w:rsid w:val="00B333BB"/>
    <w:rsid w:val="00B42860"/>
    <w:rsid w:val="00B46886"/>
    <w:rsid w:val="00B4706F"/>
    <w:rsid w:val="00B53270"/>
    <w:rsid w:val="00B56A96"/>
    <w:rsid w:val="00B640E8"/>
    <w:rsid w:val="00B67B92"/>
    <w:rsid w:val="00B67D9E"/>
    <w:rsid w:val="00B704ED"/>
    <w:rsid w:val="00B70636"/>
    <w:rsid w:val="00B716F3"/>
    <w:rsid w:val="00B73331"/>
    <w:rsid w:val="00B972B7"/>
    <w:rsid w:val="00B974B7"/>
    <w:rsid w:val="00BA03CA"/>
    <w:rsid w:val="00BA3385"/>
    <w:rsid w:val="00BA4644"/>
    <w:rsid w:val="00BB15CA"/>
    <w:rsid w:val="00BB3888"/>
    <w:rsid w:val="00BD555B"/>
    <w:rsid w:val="00BE3E01"/>
    <w:rsid w:val="00BE6690"/>
    <w:rsid w:val="00BF0154"/>
    <w:rsid w:val="00BF4DF5"/>
    <w:rsid w:val="00C168B4"/>
    <w:rsid w:val="00C26D01"/>
    <w:rsid w:val="00C439CA"/>
    <w:rsid w:val="00C45D60"/>
    <w:rsid w:val="00C46A70"/>
    <w:rsid w:val="00C4719B"/>
    <w:rsid w:val="00C47AFF"/>
    <w:rsid w:val="00C53674"/>
    <w:rsid w:val="00C57F94"/>
    <w:rsid w:val="00C62BA8"/>
    <w:rsid w:val="00C77F4D"/>
    <w:rsid w:val="00C90656"/>
    <w:rsid w:val="00C928FD"/>
    <w:rsid w:val="00C94D9F"/>
    <w:rsid w:val="00CA32EC"/>
    <w:rsid w:val="00CA3AE7"/>
    <w:rsid w:val="00CA44D1"/>
    <w:rsid w:val="00CA55D6"/>
    <w:rsid w:val="00CA7258"/>
    <w:rsid w:val="00CB1B94"/>
    <w:rsid w:val="00CB22A1"/>
    <w:rsid w:val="00CB5201"/>
    <w:rsid w:val="00CC2396"/>
    <w:rsid w:val="00CD0537"/>
    <w:rsid w:val="00CD14BD"/>
    <w:rsid w:val="00CD4895"/>
    <w:rsid w:val="00CE17F7"/>
    <w:rsid w:val="00CE5C7A"/>
    <w:rsid w:val="00CF13E8"/>
    <w:rsid w:val="00CF7A19"/>
    <w:rsid w:val="00D0260A"/>
    <w:rsid w:val="00D03BAF"/>
    <w:rsid w:val="00D03E14"/>
    <w:rsid w:val="00D04389"/>
    <w:rsid w:val="00D04551"/>
    <w:rsid w:val="00D0503A"/>
    <w:rsid w:val="00D05BDB"/>
    <w:rsid w:val="00D06131"/>
    <w:rsid w:val="00D12058"/>
    <w:rsid w:val="00D156C7"/>
    <w:rsid w:val="00D16218"/>
    <w:rsid w:val="00D24EFD"/>
    <w:rsid w:val="00D27E48"/>
    <w:rsid w:val="00D40050"/>
    <w:rsid w:val="00D5203B"/>
    <w:rsid w:val="00D65B07"/>
    <w:rsid w:val="00D70B44"/>
    <w:rsid w:val="00D710ED"/>
    <w:rsid w:val="00D95AD4"/>
    <w:rsid w:val="00D9719E"/>
    <w:rsid w:val="00DA3005"/>
    <w:rsid w:val="00DA5D9F"/>
    <w:rsid w:val="00DA650F"/>
    <w:rsid w:val="00DB3407"/>
    <w:rsid w:val="00DB4A97"/>
    <w:rsid w:val="00DB5683"/>
    <w:rsid w:val="00DB64F2"/>
    <w:rsid w:val="00DB7306"/>
    <w:rsid w:val="00DB757E"/>
    <w:rsid w:val="00DC4A62"/>
    <w:rsid w:val="00DC5134"/>
    <w:rsid w:val="00DD0AD4"/>
    <w:rsid w:val="00DD0D30"/>
    <w:rsid w:val="00DD429E"/>
    <w:rsid w:val="00DD74F8"/>
    <w:rsid w:val="00DE3289"/>
    <w:rsid w:val="00DE4B67"/>
    <w:rsid w:val="00DE7F85"/>
    <w:rsid w:val="00DE7FF9"/>
    <w:rsid w:val="00DF3E22"/>
    <w:rsid w:val="00DF7712"/>
    <w:rsid w:val="00DF7718"/>
    <w:rsid w:val="00E03BBE"/>
    <w:rsid w:val="00E155B5"/>
    <w:rsid w:val="00E22C3B"/>
    <w:rsid w:val="00E239F2"/>
    <w:rsid w:val="00E273B2"/>
    <w:rsid w:val="00E31DC7"/>
    <w:rsid w:val="00E3594A"/>
    <w:rsid w:val="00E35E34"/>
    <w:rsid w:val="00E42A75"/>
    <w:rsid w:val="00E4317E"/>
    <w:rsid w:val="00E44E2C"/>
    <w:rsid w:val="00E52F38"/>
    <w:rsid w:val="00E54364"/>
    <w:rsid w:val="00E72046"/>
    <w:rsid w:val="00E85F5D"/>
    <w:rsid w:val="00E86D45"/>
    <w:rsid w:val="00E87582"/>
    <w:rsid w:val="00E87FCB"/>
    <w:rsid w:val="00E90969"/>
    <w:rsid w:val="00E943F3"/>
    <w:rsid w:val="00E94512"/>
    <w:rsid w:val="00E96665"/>
    <w:rsid w:val="00E97452"/>
    <w:rsid w:val="00E97AB5"/>
    <w:rsid w:val="00EA0846"/>
    <w:rsid w:val="00EA4994"/>
    <w:rsid w:val="00EA5B70"/>
    <w:rsid w:val="00EA62F6"/>
    <w:rsid w:val="00EC3D48"/>
    <w:rsid w:val="00EC52D6"/>
    <w:rsid w:val="00ED19A5"/>
    <w:rsid w:val="00ED38BA"/>
    <w:rsid w:val="00ED665E"/>
    <w:rsid w:val="00EE0170"/>
    <w:rsid w:val="00EE238D"/>
    <w:rsid w:val="00EF26E2"/>
    <w:rsid w:val="00EF6655"/>
    <w:rsid w:val="00EF693D"/>
    <w:rsid w:val="00F031D2"/>
    <w:rsid w:val="00F05305"/>
    <w:rsid w:val="00F12111"/>
    <w:rsid w:val="00F14432"/>
    <w:rsid w:val="00F16DC5"/>
    <w:rsid w:val="00F17EB7"/>
    <w:rsid w:val="00F22472"/>
    <w:rsid w:val="00F24C58"/>
    <w:rsid w:val="00F31763"/>
    <w:rsid w:val="00F33DC8"/>
    <w:rsid w:val="00F34084"/>
    <w:rsid w:val="00F46F46"/>
    <w:rsid w:val="00F507D6"/>
    <w:rsid w:val="00F576F7"/>
    <w:rsid w:val="00F604A3"/>
    <w:rsid w:val="00F6547C"/>
    <w:rsid w:val="00F71DA7"/>
    <w:rsid w:val="00F73570"/>
    <w:rsid w:val="00F74E4D"/>
    <w:rsid w:val="00F76431"/>
    <w:rsid w:val="00F80BD2"/>
    <w:rsid w:val="00F87BF3"/>
    <w:rsid w:val="00F94F35"/>
    <w:rsid w:val="00F95ABA"/>
    <w:rsid w:val="00FA3811"/>
    <w:rsid w:val="00FA7046"/>
    <w:rsid w:val="00FB27C5"/>
    <w:rsid w:val="00FB3AEC"/>
    <w:rsid w:val="00FB45D1"/>
    <w:rsid w:val="00FB53D7"/>
    <w:rsid w:val="00FB79D1"/>
    <w:rsid w:val="00FD3CB5"/>
    <w:rsid w:val="00FD6052"/>
    <w:rsid w:val="00FE63FC"/>
    <w:rsid w:val="00FE659C"/>
    <w:rsid w:val="00FE7C21"/>
    <w:rsid w:val="00FF2BA8"/>
    <w:rsid w:val="00FF3B7D"/>
    <w:rsid w:val="00FF571E"/>
    <w:rsid w:val="00FF57ED"/>
    <w:rsid w:val="00FF62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90909,#457eb5,#3673ab,#145f99,#afdcf7"/>
    </o:shapedefaults>
    <o:shapelayout v:ext="edit">
      <o:idmap v:ext="edit" data="1"/>
    </o:shapelayout>
  </w:shapeDefaults>
  <w:decimalSymbol w:val="."/>
  <w:listSeparator w:val=","/>
  <w14:docId w14:val="294510BD"/>
  <w15:chartTrackingRefBased/>
  <w15:docId w15:val="{5C9E8DFF-5B5D-4179-854E-15A607AE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56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501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82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92B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E3E01"/>
    <w:pPr>
      <w:ind w:left="720"/>
      <w:contextualSpacing/>
    </w:pPr>
  </w:style>
  <w:style w:type="character" w:customStyle="1" w:styleId="Kop1Char">
    <w:name w:val="Kop 1 Char"/>
    <w:basedOn w:val="Standaardalinea-lettertype"/>
    <w:link w:val="Kop1"/>
    <w:uiPriority w:val="9"/>
    <w:rsid w:val="00B56A96"/>
    <w:rPr>
      <w:rFonts w:asciiTheme="majorHAnsi" w:eastAsiaTheme="majorEastAsia" w:hAnsiTheme="majorHAnsi" w:cstheme="majorBidi"/>
      <w:color w:val="2F5496" w:themeColor="accent1" w:themeShade="BF"/>
      <w:sz w:val="32"/>
      <w:szCs w:val="32"/>
    </w:rPr>
  </w:style>
  <w:style w:type="paragraph" w:customStyle="1" w:styleId="EndNoteBibliography">
    <w:name w:val="EndNote Bibliography"/>
    <w:basedOn w:val="Standaard"/>
    <w:link w:val="EndNoteBibliographyChar"/>
    <w:rsid w:val="006F0A9D"/>
    <w:pPr>
      <w:spacing w:line="240" w:lineRule="auto"/>
    </w:pPr>
    <w:rPr>
      <w:rFonts w:ascii="Calibri" w:hAnsi="Calibri" w:cs="Calibri"/>
      <w:noProof/>
      <w:lang w:val="en-US"/>
    </w:rPr>
  </w:style>
  <w:style w:type="character" w:customStyle="1" w:styleId="EndNoteBibliographyChar">
    <w:name w:val="EndNote Bibliography Char"/>
    <w:basedOn w:val="Standaardalinea-lettertype"/>
    <w:link w:val="EndNoteBibliography"/>
    <w:rsid w:val="006F0A9D"/>
    <w:rPr>
      <w:rFonts w:ascii="Calibri" w:hAnsi="Calibri" w:cs="Calibri"/>
      <w:noProof/>
      <w:lang w:val="en-US"/>
    </w:rPr>
  </w:style>
  <w:style w:type="paragraph" w:customStyle="1" w:styleId="EndNoteBibliographyTitle">
    <w:name w:val="EndNote Bibliography Title"/>
    <w:basedOn w:val="Standaard"/>
    <w:link w:val="EndNoteBibliographyTitleChar"/>
    <w:rsid w:val="007930C2"/>
    <w:pPr>
      <w:spacing w:after="0"/>
      <w:jc w:val="center"/>
    </w:pPr>
    <w:rPr>
      <w:rFonts w:ascii="Calibri" w:hAnsi="Calibri" w:cs="Calibri"/>
      <w:noProof/>
      <w:lang w:val="en-US"/>
    </w:rPr>
  </w:style>
  <w:style w:type="character" w:customStyle="1" w:styleId="EndNoteBibliographyTitleChar">
    <w:name w:val="EndNote Bibliography Title Char"/>
    <w:basedOn w:val="Standaardalinea-lettertype"/>
    <w:link w:val="EndNoteBibliographyTitle"/>
    <w:rsid w:val="007930C2"/>
    <w:rPr>
      <w:rFonts w:ascii="Calibri" w:hAnsi="Calibri" w:cs="Calibri"/>
      <w:noProof/>
      <w:lang w:val="en-US"/>
    </w:rPr>
  </w:style>
  <w:style w:type="paragraph" w:styleId="Bijschrift">
    <w:name w:val="caption"/>
    <w:basedOn w:val="Standaard"/>
    <w:next w:val="Standaard"/>
    <w:uiPriority w:val="35"/>
    <w:unhideWhenUsed/>
    <w:qFormat/>
    <w:rsid w:val="000B6DF2"/>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650130"/>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182AFB"/>
    <w:rPr>
      <w:rFonts w:asciiTheme="majorHAnsi" w:eastAsiaTheme="majorEastAsia" w:hAnsiTheme="majorHAnsi" w:cstheme="majorBidi"/>
      <w:color w:val="1F3763" w:themeColor="accent1" w:themeShade="7F"/>
      <w:sz w:val="24"/>
      <w:szCs w:val="24"/>
    </w:rPr>
  </w:style>
  <w:style w:type="paragraph" w:styleId="Geenafstand">
    <w:name w:val="No Spacing"/>
    <w:link w:val="GeenafstandChar"/>
    <w:uiPriority w:val="1"/>
    <w:qFormat/>
    <w:rsid w:val="00A2579F"/>
    <w:pPr>
      <w:spacing w:after="0" w:line="240" w:lineRule="auto"/>
    </w:pPr>
    <w:rPr>
      <w:lang w:val="en-GB"/>
    </w:rPr>
  </w:style>
  <w:style w:type="character" w:customStyle="1" w:styleId="GeenafstandChar">
    <w:name w:val="Geen afstand Char"/>
    <w:basedOn w:val="Standaardalinea-lettertype"/>
    <w:link w:val="Geenafstand"/>
    <w:uiPriority w:val="1"/>
    <w:rsid w:val="00A2579F"/>
    <w:rPr>
      <w:lang w:val="en-GB"/>
    </w:rPr>
  </w:style>
  <w:style w:type="paragraph" w:styleId="Kopvaninhoudsopgave">
    <w:name w:val="TOC Heading"/>
    <w:basedOn w:val="Kop1"/>
    <w:next w:val="Standaard"/>
    <w:uiPriority w:val="39"/>
    <w:unhideWhenUsed/>
    <w:qFormat/>
    <w:rsid w:val="007315C8"/>
    <w:pPr>
      <w:outlineLvl w:val="9"/>
    </w:pPr>
    <w:rPr>
      <w:lang w:eastAsia="nl-NL"/>
    </w:rPr>
  </w:style>
  <w:style w:type="paragraph" w:styleId="Inhopg1">
    <w:name w:val="toc 1"/>
    <w:basedOn w:val="Standaard"/>
    <w:next w:val="Standaard"/>
    <w:autoRedefine/>
    <w:uiPriority w:val="39"/>
    <w:unhideWhenUsed/>
    <w:rsid w:val="007315C8"/>
    <w:pPr>
      <w:spacing w:after="100"/>
    </w:pPr>
  </w:style>
  <w:style w:type="paragraph" w:styleId="Inhopg2">
    <w:name w:val="toc 2"/>
    <w:basedOn w:val="Standaard"/>
    <w:next w:val="Standaard"/>
    <w:autoRedefine/>
    <w:uiPriority w:val="39"/>
    <w:unhideWhenUsed/>
    <w:rsid w:val="007315C8"/>
    <w:pPr>
      <w:spacing w:after="100"/>
      <w:ind w:left="220"/>
    </w:pPr>
  </w:style>
  <w:style w:type="paragraph" w:styleId="Inhopg3">
    <w:name w:val="toc 3"/>
    <w:basedOn w:val="Standaard"/>
    <w:next w:val="Standaard"/>
    <w:autoRedefine/>
    <w:uiPriority w:val="39"/>
    <w:unhideWhenUsed/>
    <w:rsid w:val="007315C8"/>
    <w:pPr>
      <w:spacing w:after="100"/>
      <w:ind w:left="440"/>
    </w:pPr>
  </w:style>
  <w:style w:type="character" w:styleId="Hyperlink">
    <w:name w:val="Hyperlink"/>
    <w:basedOn w:val="Standaardalinea-lettertype"/>
    <w:uiPriority w:val="99"/>
    <w:unhideWhenUsed/>
    <w:rsid w:val="007315C8"/>
    <w:rPr>
      <w:color w:val="0563C1" w:themeColor="hyperlink"/>
      <w:u w:val="single"/>
    </w:rPr>
  </w:style>
  <w:style w:type="table" w:styleId="Tabelraster">
    <w:name w:val="Table Grid"/>
    <w:basedOn w:val="Standaardtabel"/>
    <w:uiPriority w:val="39"/>
    <w:rsid w:val="00F46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0B6D0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Onopgelostemelding">
    <w:name w:val="Unresolved Mention"/>
    <w:basedOn w:val="Standaardalinea-lettertype"/>
    <w:uiPriority w:val="99"/>
    <w:semiHidden/>
    <w:unhideWhenUsed/>
    <w:rsid w:val="00371284"/>
    <w:rPr>
      <w:color w:val="605E5C"/>
      <w:shd w:val="clear" w:color="auto" w:fill="E1DFDD"/>
    </w:rPr>
  </w:style>
  <w:style w:type="paragraph" w:styleId="Titel">
    <w:name w:val="Title"/>
    <w:basedOn w:val="Standaard"/>
    <w:next w:val="Standaard"/>
    <w:link w:val="TitelChar"/>
    <w:uiPriority w:val="10"/>
    <w:qFormat/>
    <w:rsid w:val="00F24C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24C58"/>
    <w:rPr>
      <w:rFonts w:asciiTheme="majorHAnsi" w:eastAsiaTheme="majorEastAsia" w:hAnsiTheme="majorHAnsi" w:cstheme="majorBidi"/>
      <w:spacing w:val="-10"/>
      <w:kern w:val="28"/>
      <w:sz w:val="56"/>
      <w:szCs w:val="56"/>
    </w:rPr>
  </w:style>
  <w:style w:type="character" w:customStyle="1" w:styleId="Kop4Char">
    <w:name w:val="Kop 4 Char"/>
    <w:basedOn w:val="Standaardalinea-lettertype"/>
    <w:link w:val="Kop4"/>
    <w:uiPriority w:val="9"/>
    <w:rsid w:val="00292B09"/>
    <w:rPr>
      <w:rFonts w:asciiTheme="majorHAnsi" w:eastAsiaTheme="majorEastAsia" w:hAnsiTheme="majorHAnsi" w:cstheme="majorBidi"/>
      <w:i/>
      <w:iCs/>
      <w:color w:val="2F5496" w:themeColor="accent1" w:themeShade="BF"/>
    </w:rPr>
  </w:style>
  <w:style w:type="paragraph" w:styleId="Koptekst">
    <w:name w:val="header"/>
    <w:basedOn w:val="Standaard"/>
    <w:link w:val="KoptekstChar"/>
    <w:uiPriority w:val="99"/>
    <w:unhideWhenUsed/>
    <w:rsid w:val="00292B0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92B09"/>
  </w:style>
  <w:style w:type="paragraph" w:styleId="Voettekst">
    <w:name w:val="footer"/>
    <w:basedOn w:val="Standaard"/>
    <w:link w:val="VoettekstChar"/>
    <w:uiPriority w:val="99"/>
    <w:unhideWhenUsed/>
    <w:rsid w:val="00292B0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92B09"/>
  </w:style>
  <w:style w:type="character" w:styleId="Verwijzingopmerking">
    <w:name w:val="annotation reference"/>
    <w:basedOn w:val="Standaardalinea-lettertype"/>
    <w:uiPriority w:val="99"/>
    <w:semiHidden/>
    <w:unhideWhenUsed/>
    <w:rsid w:val="00D0260A"/>
    <w:rPr>
      <w:sz w:val="16"/>
      <w:szCs w:val="16"/>
    </w:rPr>
  </w:style>
  <w:style w:type="paragraph" w:styleId="Tekstopmerking">
    <w:name w:val="annotation text"/>
    <w:basedOn w:val="Standaard"/>
    <w:link w:val="TekstopmerkingChar"/>
    <w:uiPriority w:val="99"/>
    <w:semiHidden/>
    <w:unhideWhenUsed/>
    <w:rsid w:val="00D0260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0260A"/>
    <w:rPr>
      <w:sz w:val="20"/>
      <w:szCs w:val="20"/>
    </w:rPr>
  </w:style>
  <w:style w:type="paragraph" w:styleId="Onderwerpvanopmerking">
    <w:name w:val="annotation subject"/>
    <w:basedOn w:val="Tekstopmerking"/>
    <w:next w:val="Tekstopmerking"/>
    <w:link w:val="OnderwerpvanopmerkingChar"/>
    <w:uiPriority w:val="99"/>
    <w:semiHidden/>
    <w:unhideWhenUsed/>
    <w:rsid w:val="00D0260A"/>
    <w:rPr>
      <w:b/>
      <w:bCs/>
    </w:rPr>
  </w:style>
  <w:style w:type="character" w:customStyle="1" w:styleId="OnderwerpvanopmerkingChar">
    <w:name w:val="Onderwerp van opmerking Char"/>
    <w:basedOn w:val="TekstopmerkingChar"/>
    <w:link w:val="Onderwerpvanopmerking"/>
    <w:uiPriority w:val="99"/>
    <w:semiHidden/>
    <w:rsid w:val="00D0260A"/>
    <w:rPr>
      <w:b/>
      <w:bCs/>
      <w:sz w:val="20"/>
      <w:szCs w:val="20"/>
    </w:rPr>
  </w:style>
  <w:style w:type="character" w:styleId="GevolgdeHyperlink">
    <w:name w:val="FollowedHyperlink"/>
    <w:basedOn w:val="Standaardalinea-lettertype"/>
    <w:uiPriority w:val="99"/>
    <w:semiHidden/>
    <w:unhideWhenUsed/>
    <w:rsid w:val="00850E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8810">
      <w:bodyDiv w:val="1"/>
      <w:marLeft w:val="0"/>
      <w:marRight w:val="0"/>
      <w:marTop w:val="0"/>
      <w:marBottom w:val="0"/>
      <w:divBdr>
        <w:top w:val="none" w:sz="0" w:space="0" w:color="auto"/>
        <w:left w:val="none" w:sz="0" w:space="0" w:color="auto"/>
        <w:bottom w:val="none" w:sz="0" w:space="0" w:color="auto"/>
        <w:right w:val="none" w:sz="0" w:space="0" w:color="auto"/>
      </w:divBdr>
    </w:div>
    <w:div w:id="176236413">
      <w:bodyDiv w:val="1"/>
      <w:marLeft w:val="0"/>
      <w:marRight w:val="0"/>
      <w:marTop w:val="0"/>
      <w:marBottom w:val="0"/>
      <w:divBdr>
        <w:top w:val="none" w:sz="0" w:space="0" w:color="auto"/>
        <w:left w:val="none" w:sz="0" w:space="0" w:color="auto"/>
        <w:bottom w:val="none" w:sz="0" w:space="0" w:color="auto"/>
        <w:right w:val="none" w:sz="0" w:space="0" w:color="auto"/>
      </w:divBdr>
    </w:div>
    <w:div w:id="207184564">
      <w:bodyDiv w:val="1"/>
      <w:marLeft w:val="0"/>
      <w:marRight w:val="0"/>
      <w:marTop w:val="0"/>
      <w:marBottom w:val="0"/>
      <w:divBdr>
        <w:top w:val="none" w:sz="0" w:space="0" w:color="auto"/>
        <w:left w:val="none" w:sz="0" w:space="0" w:color="auto"/>
        <w:bottom w:val="none" w:sz="0" w:space="0" w:color="auto"/>
        <w:right w:val="none" w:sz="0" w:space="0" w:color="auto"/>
      </w:divBdr>
    </w:div>
    <w:div w:id="265115228">
      <w:bodyDiv w:val="1"/>
      <w:marLeft w:val="0"/>
      <w:marRight w:val="0"/>
      <w:marTop w:val="0"/>
      <w:marBottom w:val="0"/>
      <w:divBdr>
        <w:top w:val="none" w:sz="0" w:space="0" w:color="auto"/>
        <w:left w:val="none" w:sz="0" w:space="0" w:color="auto"/>
        <w:bottom w:val="none" w:sz="0" w:space="0" w:color="auto"/>
        <w:right w:val="none" w:sz="0" w:space="0" w:color="auto"/>
      </w:divBdr>
      <w:divsChild>
        <w:div w:id="747508194">
          <w:marLeft w:val="0"/>
          <w:marRight w:val="0"/>
          <w:marTop w:val="60"/>
          <w:marBottom w:val="0"/>
          <w:divBdr>
            <w:top w:val="none" w:sz="0" w:space="0" w:color="auto"/>
            <w:left w:val="none" w:sz="0" w:space="0" w:color="auto"/>
            <w:bottom w:val="none" w:sz="0" w:space="0" w:color="auto"/>
            <w:right w:val="none" w:sz="0" w:space="0" w:color="auto"/>
          </w:divBdr>
        </w:div>
        <w:div w:id="573318004">
          <w:marLeft w:val="0"/>
          <w:marRight w:val="0"/>
          <w:marTop w:val="60"/>
          <w:marBottom w:val="0"/>
          <w:divBdr>
            <w:top w:val="none" w:sz="0" w:space="0" w:color="auto"/>
            <w:left w:val="none" w:sz="0" w:space="0" w:color="auto"/>
            <w:bottom w:val="none" w:sz="0" w:space="0" w:color="auto"/>
            <w:right w:val="none" w:sz="0" w:space="0" w:color="auto"/>
          </w:divBdr>
        </w:div>
        <w:div w:id="646203554">
          <w:marLeft w:val="0"/>
          <w:marRight w:val="0"/>
          <w:marTop w:val="60"/>
          <w:marBottom w:val="0"/>
          <w:divBdr>
            <w:top w:val="none" w:sz="0" w:space="0" w:color="auto"/>
            <w:left w:val="none" w:sz="0" w:space="0" w:color="auto"/>
            <w:bottom w:val="none" w:sz="0" w:space="0" w:color="auto"/>
            <w:right w:val="none" w:sz="0" w:space="0" w:color="auto"/>
          </w:divBdr>
        </w:div>
        <w:div w:id="333067937">
          <w:marLeft w:val="0"/>
          <w:marRight w:val="0"/>
          <w:marTop w:val="60"/>
          <w:marBottom w:val="0"/>
          <w:divBdr>
            <w:top w:val="none" w:sz="0" w:space="0" w:color="auto"/>
            <w:left w:val="none" w:sz="0" w:space="0" w:color="auto"/>
            <w:bottom w:val="none" w:sz="0" w:space="0" w:color="auto"/>
            <w:right w:val="none" w:sz="0" w:space="0" w:color="auto"/>
          </w:divBdr>
        </w:div>
        <w:div w:id="1393195238">
          <w:marLeft w:val="0"/>
          <w:marRight w:val="0"/>
          <w:marTop w:val="60"/>
          <w:marBottom w:val="0"/>
          <w:divBdr>
            <w:top w:val="none" w:sz="0" w:space="0" w:color="auto"/>
            <w:left w:val="none" w:sz="0" w:space="0" w:color="auto"/>
            <w:bottom w:val="none" w:sz="0" w:space="0" w:color="auto"/>
            <w:right w:val="none" w:sz="0" w:space="0" w:color="auto"/>
          </w:divBdr>
        </w:div>
        <w:div w:id="1155561448">
          <w:marLeft w:val="0"/>
          <w:marRight w:val="0"/>
          <w:marTop w:val="60"/>
          <w:marBottom w:val="0"/>
          <w:divBdr>
            <w:top w:val="none" w:sz="0" w:space="0" w:color="auto"/>
            <w:left w:val="none" w:sz="0" w:space="0" w:color="auto"/>
            <w:bottom w:val="none" w:sz="0" w:space="0" w:color="auto"/>
            <w:right w:val="none" w:sz="0" w:space="0" w:color="auto"/>
          </w:divBdr>
        </w:div>
        <w:div w:id="755976468">
          <w:marLeft w:val="0"/>
          <w:marRight w:val="0"/>
          <w:marTop w:val="60"/>
          <w:marBottom w:val="0"/>
          <w:divBdr>
            <w:top w:val="none" w:sz="0" w:space="0" w:color="auto"/>
            <w:left w:val="none" w:sz="0" w:space="0" w:color="auto"/>
            <w:bottom w:val="none" w:sz="0" w:space="0" w:color="auto"/>
            <w:right w:val="none" w:sz="0" w:space="0" w:color="auto"/>
          </w:divBdr>
        </w:div>
      </w:divsChild>
    </w:div>
    <w:div w:id="453257142">
      <w:bodyDiv w:val="1"/>
      <w:marLeft w:val="0"/>
      <w:marRight w:val="0"/>
      <w:marTop w:val="0"/>
      <w:marBottom w:val="0"/>
      <w:divBdr>
        <w:top w:val="none" w:sz="0" w:space="0" w:color="auto"/>
        <w:left w:val="none" w:sz="0" w:space="0" w:color="auto"/>
        <w:bottom w:val="none" w:sz="0" w:space="0" w:color="auto"/>
        <w:right w:val="none" w:sz="0" w:space="0" w:color="auto"/>
      </w:divBdr>
    </w:div>
    <w:div w:id="566381212">
      <w:bodyDiv w:val="1"/>
      <w:marLeft w:val="0"/>
      <w:marRight w:val="0"/>
      <w:marTop w:val="0"/>
      <w:marBottom w:val="0"/>
      <w:divBdr>
        <w:top w:val="none" w:sz="0" w:space="0" w:color="auto"/>
        <w:left w:val="none" w:sz="0" w:space="0" w:color="auto"/>
        <w:bottom w:val="none" w:sz="0" w:space="0" w:color="auto"/>
        <w:right w:val="none" w:sz="0" w:space="0" w:color="auto"/>
      </w:divBdr>
    </w:div>
    <w:div w:id="578058509">
      <w:bodyDiv w:val="1"/>
      <w:marLeft w:val="0"/>
      <w:marRight w:val="0"/>
      <w:marTop w:val="0"/>
      <w:marBottom w:val="0"/>
      <w:divBdr>
        <w:top w:val="none" w:sz="0" w:space="0" w:color="auto"/>
        <w:left w:val="none" w:sz="0" w:space="0" w:color="auto"/>
        <w:bottom w:val="none" w:sz="0" w:space="0" w:color="auto"/>
        <w:right w:val="none" w:sz="0" w:space="0" w:color="auto"/>
      </w:divBdr>
    </w:div>
    <w:div w:id="603004934">
      <w:bodyDiv w:val="1"/>
      <w:marLeft w:val="0"/>
      <w:marRight w:val="0"/>
      <w:marTop w:val="0"/>
      <w:marBottom w:val="0"/>
      <w:divBdr>
        <w:top w:val="none" w:sz="0" w:space="0" w:color="auto"/>
        <w:left w:val="none" w:sz="0" w:space="0" w:color="auto"/>
        <w:bottom w:val="none" w:sz="0" w:space="0" w:color="auto"/>
        <w:right w:val="none" w:sz="0" w:space="0" w:color="auto"/>
      </w:divBdr>
    </w:div>
    <w:div w:id="622881879">
      <w:bodyDiv w:val="1"/>
      <w:marLeft w:val="0"/>
      <w:marRight w:val="0"/>
      <w:marTop w:val="0"/>
      <w:marBottom w:val="0"/>
      <w:divBdr>
        <w:top w:val="none" w:sz="0" w:space="0" w:color="auto"/>
        <w:left w:val="none" w:sz="0" w:space="0" w:color="auto"/>
        <w:bottom w:val="none" w:sz="0" w:space="0" w:color="auto"/>
        <w:right w:val="none" w:sz="0" w:space="0" w:color="auto"/>
      </w:divBdr>
    </w:div>
    <w:div w:id="665863483">
      <w:bodyDiv w:val="1"/>
      <w:marLeft w:val="0"/>
      <w:marRight w:val="0"/>
      <w:marTop w:val="0"/>
      <w:marBottom w:val="0"/>
      <w:divBdr>
        <w:top w:val="none" w:sz="0" w:space="0" w:color="auto"/>
        <w:left w:val="none" w:sz="0" w:space="0" w:color="auto"/>
        <w:bottom w:val="none" w:sz="0" w:space="0" w:color="auto"/>
        <w:right w:val="none" w:sz="0" w:space="0" w:color="auto"/>
      </w:divBdr>
    </w:div>
    <w:div w:id="674957335">
      <w:bodyDiv w:val="1"/>
      <w:marLeft w:val="0"/>
      <w:marRight w:val="0"/>
      <w:marTop w:val="0"/>
      <w:marBottom w:val="0"/>
      <w:divBdr>
        <w:top w:val="none" w:sz="0" w:space="0" w:color="auto"/>
        <w:left w:val="none" w:sz="0" w:space="0" w:color="auto"/>
        <w:bottom w:val="none" w:sz="0" w:space="0" w:color="auto"/>
        <w:right w:val="none" w:sz="0" w:space="0" w:color="auto"/>
      </w:divBdr>
    </w:div>
    <w:div w:id="695812281">
      <w:bodyDiv w:val="1"/>
      <w:marLeft w:val="0"/>
      <w:marRight w:val="0"/>
      <w:marTop w:val="0"/>
      <w:marBottom w:val="0"/>
      <w:divBdr>
        <w:top w:val="none" w:sz="0" w:space="0" w:color="auto"/>
        <w:left w:val="none" w:sz="0" w:space="0" w:color="auto"/>
        <w:bottom w:val="none" w:sz="0" w:space="0" w:color="auto"/>
        <w:right w:val="none" w:sz="0" w:space="0" w:color="auto"/>
      </w:divBdr>
    </w:div>
    <w:div w:id="772555070">
      <w:bodyDiv w:val="1"/>
      <w:marLeft w:val="0"/>
      <w:marRight w:val="0"/>
      <w:marTop w:val="0"/>
      <w:marBottom w:val="0"/>
      <w:divBdr>
        <w:top w:val="none" w:sz="0" w:space="0" w:color="auto"/>
        <w:left w:val="none" w:sz="0" w:space="0" w:color="auto"/>
        <w:bottom w:val="none" w:sz="0" w:space="0" w:color="auto"/>
        <w:right w:val="none" w:sz="0" w:space="0" w:color="auto"/>
      </w:divBdr>
    </w:div>
    <w:div w:id="907230473">
      <w:bodyDiv w:val="1"/>
      <w:marLeft w:val="0"/>
      <w:marRight w:val="0"/>
      <w:marTop w:val="0"/>
      <w:marBottom w:val="0"/>
      <w:divBdr>
        <w:top w:val="none" w:sz="0" w:space="0" w:color="auto"/>
        <w:left w:val="none" w:sz="0" w:space="0" w:color="auto"/>
        <w:bottom w:val="none" w:sz="0" w:space="0" w:color="auto"/>
        <w:right w:val="none" w:sz="0" w:space="0" w:color="auto"/>
      </w:divBdr>
    </w:div>
    <w:div w:id="935481704">
      <w:bodyDiv w:val="1"/>
      <w:marLeft w:val="0"/>
      <w:marRight w:val="0"/>
      <w:marTop w:val="0"/>
      <w:marBottom w:val="0"/>
      <w:divBdr>
        <w:top w:val="none" w:sz="0" w:space="0" w:color="auto"/>
        <w:left w:val="none" w:sz="0" w:space="0" w:color="auto"/>
        <w:bottom w:val="none" w:sz="0" w:space="0" w:color="auto"/>
        <w:right w:val="none" w:sz="0" w:space="0" w:color="auto"/>
      </w:divBdr>
    </w:div>
    <w:div w:id="1004475731">
      <w:bodyDiv w:val="1"/>
      <w:marLeft w:val="0"/>
      <w:marRight w:val="0"/>
      <w:marTop w:val="0"/>
      <w:marBottom w:val="0"/>
      <w:divBdr>
        <w:top w:val="none" w:sz="0" w:space="0" w:color="auto"/>
        <w:left w:val="none" w:sz="0" w:space="0" w:color="auto"/>
        <w:bottom w:val="none" w:sz="0" w:space="0" w:color="auto"/>
        <w:right w:val="none" w:sz="0" w:space="0" w:color="auto"/>
      </w:divBdr>
      <w:divsChild>
        <w:div w:id="1793329500">
          <w:marLeft w:val="0"/>
          <w:marRight w:val="0"/>
          <w:marTop w:val="60"/>
          <w:marBottom w:val="0"/>
          <w:divBdr>
            <w:top w:val="none" w:sz="0" w:space="0" w:color="auto"/>
            <w:left w:val="none" w:sz="0" w:space="0" w:color="auto"/>
            <w:bottom w:val="none" w:sz="0" w:space="0" w:color="auto"/>
            <w:right w:val="none" w:sz="0" w:space="0" w:color="auto"/>
          </w:divBdr>
        </w:div>
        <w:div w:id="678847907">
          <w:marLeft w:val="0"/>
          <w:marRight w:val="0"/>
          <w:marTop w:val="60"/>
          <w:marBottom w:val="0"/>
          <w:divBdr>
            <w:top w:val="none" w:sz="0" w:space="0" w:color="auto"/>
            <w:left w:val="none" w:sz="0" w:space="0" w:color="auto"/>
            <w:bottom w:val="none" w:sz="0" w:space="0" w:color="auto"/>
            <w:right w:val="none" w:sz="0" w:space="0" w:color="auto"/>
          </w:divBdr>
        </w:div>
        <w:div w:id="966199757">
          <w:marLeft w:val="0"/>
          <w:marRight w:val="0"/>
          <w:marTop w:val="60"/>
          <w:marBottom w:val="0"/>
          <w:divBdr>
            <w:top w:val="none" w:sz="0" w:space="0" w:color="auto"/>
            <w:left w:val="none" w:sz="0" w:space="0" w:color="auto"/>
            <w:bottom w:val="none" w:sz="0" w:space="0" w:color="auto"/>
            <w:right w:val="none" w:sz="0" w:space="0" w:color="auto"/>
          </w:divBdr>
        </w:div>
        <w:div w:id="2066684359">
          <w:marLeft w:val="0"/>
          <w:marRight w:val="0"/>
          <w:marTop w:val="60"/>
          <w:marBottom w:val="0"/>
          <w:divBdr>
            <w:top w:val="none" w:sz="0" w:space="0" w:color="auto"/>
            <w:left w:val="none" w:sz="0" w:space="0" w:color="auto"/>
            <w:bottom w:val="none" w:sz="0" w:space="0" w:color="auto"/>
            <w:right w:val="none" w:sz="0" w:space="0" w:color="auto"/>
          </w:divBdr>
        </w:div>
        <w:div w:id="1688017619">
          <w:marLeft w:val="0"/>
          <w:marRight w:val="0"/>
          <w:marTop w:val="60"/>
          <w:marBottom w:val="0"/>
          <w:divBdr>
            <w:top w:val="none" w:sz="0" w:space="0" w:color="auto"/>
            <w:left w:val="none" w:sz="0" w:space="0" w:color="auto"/>
            <w:bottom w:val="none" w:sz="0" w:space="0" w:color="auto"/>
            <w:right w:val="none" w:sz="0" w:space="0" w:color="auto"/>
          </w:divBdr>
        </w:div>
        <w:div w:id="739865163">
          <w:marLeft w:val="0"/>
          <w:marRight w:val="0"/>
          <w:marTop w:val="60"/>
          <w:marBottom w:val="0"/>
          <w:divBdr>
            <w:top w:val="none" w:sz="0" w:space="0" w:color="auto"/>
            <w:left w:val="none" w:sz="0" w:space="0" w:color="auto"/>
            <w:bottom w:val="none" w:sz="0" w:space="0" w:color="auto"/>
            <w:right w:val="none" w:sz="0" w:space="0" w:color="auto"/>
          </w:divBdr>
        </w:div>
        <w:div w:id="1286235004">
          <w:marLeft w:val="0"/>
          <w:marRight w:val="0"/>
          <w:marTop w:val="60"/>
          <w:marBottom w:val="0"/>
          <w:divBdr>
            <w:top w:val="none" w:sz="0" w:space="0" w:color="auto"/>
            <w:left w:val="none" w:sz="0" w:space="0" w:color="auto"/>
            <w:bottom w:val="none" w:sz="0" w:space="0" w:color="auto"/>
            <w:right w:val="none" w:sz="0" w:space="0" w:color="auto"/>
          </w:divBdr>
        </w:div>
      </w:divsChild>
    </w:div>
    <w:div w:id="1005668338">
      <w:bodyDiv w:val="1"/>
      <w:marLeft w:val="0"/>
      <w:marRight w:val="0"/>
      <w:marTop w:val="0"/>
      <w:marBottom w:val="0"/>
      <w:divBdr>
        <w:top w:val="none" w:sz="0" w:space="0" w:color="auto"/>
        <w:left w:val="none" w:sz="0" w:space="0" w:color="auto"/>
        <w:bottom w:val="none" w:sz="0" w:space="0" w:color="auto"/>
        <w:right w:val="none" w:sz="0" w:space="0" w:color="auto"/>
      </w:divBdr>
    </w:div>
    <w:div w:id="1194467185">
      <w:bodyDiv w:val="1"/>
      <w:marLeft w:val="0"/>
      <w:marRight w:val="0"/>
      <w:marTop w:val="0"/>
      <w:marBottom w:val="0"/>
      <w:divBdr>
        <w:top w:val="none" w:sz="0" w:space="0" w:color="auto"/>
        <w:left w:val="none" w:sz="0" w:space="0" w:color="auto"/>
        <w:bottom w:val="none" w:sz="0" w:space="0" w:color="auto"/>
        <w:right w:val="none" w:sz="0" w:space="0" w:color="auto"/>
      </w:divBdr>
    </w:div>
    <w:div w:id="1230313305">
      <w:bodyDiv w:val="1"/>
      <w:marLeft w:val="0"/>
      <w:marRight w:val="0"/>
      <w:marTop w:val="0"/>
      <w:marBottom w:val="0"/>
      <w:divBdr>
        <w:top w:val="none" w:sz="0" w:space="0" w:color="auto"/>
        <w:left w:val="none" w:sz="0" w:space="0" w:color="auto"/>
        <w:bottom w:val="none" w:sz="0" w:space="0" w:color="auto"/>
        <w:right w:val="none" w:sz="0" w:space="0" w:color="auto"/>
      </w:divBdr>
    </w:div>
    <w:div w:id="1232349584">
      <w:bodyDiv w:val="1"/>
      <w:marLeft w:val="0"/>
      <w:marRight w:val="0"/>
      <w:marTop w:val="0"/>
      <w:marBottom w:val="0"/>
      <w:divBdr>
        <w:top w:val="none" w:sz="0" w:space="0" w:color="auto"/>
        <w:left w:val="none" w:sz="0" w:space="0" w:color="auto"/>
        <w:bottom w:val="none" w:sz="0" w:space="0" w:color="auto"/>
        <w:right w:val="none" w:sz="0" w:space="0" w:color="auto"/>
      </w:divBdr>
      <w:divsChild>
        <w:div w:id="1981690219">
          <w:marLeft w:val="0"/>
          <w:marRight w:val="0"/>
          <w:marTop w:val="60"/>
          <w:marBottom w:val="0"/>
          <w:divBdr>
            <w:top w:val="none" w:sz="0" w:space="0" w:color="auto"/>
            <w:left w:val="none" w:sz="0" w:space="0" w:color="auto"/>
            <w:bottom w:val="none" w:sz="0" w:space="0" w:color="auto"/>
            <w:right w:val="none" w:sz="0" w:space="0" w:color="auto"/>
          </w:divBdr>
        </w:div>
        <w:div w:id="2048985461">
          <w:marLeft w:val="0"/>
          <w:marRight w:val="0"/>
          <w:marTop w:val="60"/>
          <w:marBottom w:val="0"/>
          <w:divBdr>
            <w:top w:val="none" w:sz="0" w:space="0" w:color="auto"/>
            <w:left w:val="none" w:sz="0" w:space="0" w:color="auto"/>
            <w:bottom w:val="none" w:sz="0" w:space="0" w:color="auto"/>
            <w:right w:val="none" w:sz="0" w:space="0" w:color="auto"/>
          </w:divBdr>
        </w:div>
        <w:div w:id="1614748923">
          <w:marLeft w:val="0"/>
          <w:marRight w:val="0"/>
          <w:marTop w:val="60"/>
          <w:marBottom w:val="0"/>
          <w:divBdr>
            <w:top w:val="none" w:sz="0" w:space="0" w:color="auto"/>
            <w:left w:val="none" w:sz="0" w:space="0" w:color="auto"/>
            <w:bottom w:val="none" w:sz="0" w:space="0" w:color="auto"/>
            <w:right w:val="none" w:sz="0" w:space="0" w:color="auto"/>
          </w:divBdr>
        </w:div>
        <w:div w:id="1423183032">
          <w:marLeft w:val="0"/>
          <w:marRight w:val="0"/>
          <w:marTop w:val="60"/>
          <w:marBottom w:val="0"/>
          <w:divBdr>
            <w:top w:val="none" w:sz="0" w:space="0" w:color="auto"/>
            <w:left w:val="none" w:sz="0" w:space="0" w:color="auto"/>
            <w:bottom w:val="none" w:sz="0" w:space="0" w:color="auto"/>
            <w:right w:val="none" w:sz="0" w:space="0" w:color="auto"/>
          </w:divBdr>
        </w:div>
        <w:div w:id="75521058">
          <w:marLeft w:val="0"/>
          <w:marRight w:val="0"/>
          <w:marTop w:val="60"/>
          <w:marBottom w:val="0"/>
          <w:divBdr>
            <w:top w:val="none" w:sz="0" w:space="0" w:color="auto"/>
            <w:left w:val="none" w:sz="0" w:space="0" w:color="auto"/>
            <w:bottom w:val="none" w:sz="0" w:space="0" w:color="auto"/>
            <w:right w:val="none" w:sz="0" w:space="0" w:color="auto"/>
          </w:divBdr>
        </w:div>
        <w:div w:id="743340745">
          <w:marLeft w:val="0"/>
          <w:marRight w:val="0"/>
          <w:marTop w:val="60"/>
          <w:marBottom w:val="0"/>
          <w:divBdr>
            <w:top w:val="none" w:sz="0" w:space="0" w:color="auto"/>
            <w:left w:val="none" w:sz="0" w:space="0" w:color="auto"/>
            <w:bottom w:val="none" w:sz="0" w:space="0" w:color="auto"/>
            <w:right w:val="none" w:sz="0" w:space="0" w:color="auto"/>
          </w:divBdr>
        </w:div>
        <w:div w:id="580796973">
          <w:marLeft w:val="0"/>
          <w:marRight w:val="0"/>
          <w:marTop w:val="60"/>
          <w:marBottom w:val="0"/>
          <w:divBdr>
            <w:top w:val="none" w:sz="0" w:space="0" w:color="auto"/>
            <w:left w:val="none" w:sz="0" w:space="0" w:color="auto"/>
            <w:bottom w:val="none" w:sz="0" w:space="0" w:color="auto"/>
            <w:right w:val="none" w:sz="0" w:space="0" w:color="auto"/>
          </w:divBdr>
        </w:div>
      </w:divsChild>
    </w:div>
    <w:div w:id="1299914821">
      <w:bodyDiv w:val="1"/>
      <w:marLeft w:val="0"/>
      <w:marRight w:val="0"/>
      <w:marTop w:val="0"/>
      <w:marBottom w:val="0"/>
      <w:divBdr>
        <w:top w:val="none" w:sz="0" w:space="0" w:color="auto"/>
        <w:left w:val="none" w:sz="0" w:space="0" w:color="auto"/>
        <w:bottom w:val="none" w:sz="0" w:space="0" w:color="auto"/>
        <w:right w:val="none" w:sz="0" w:space="0" w:color="auto"/>
      </w:divBdr>
    </w:div>
    <w:div w:id="1579246955">
      <w:bodyDiv w:val="1"/>
      <w:marLeft w:val="0"/>
      <w:marRight w:val="0"/>
      <w:marTop w:val="0"/>
      <w:marBottom w:val="0"/>
      <w:divBdr>
        <w:top w:val="none" w:sz="0" w:space="0" w:color="auto"/>
        <w:left w:val="none" w:sz="0" w:space="0" w:color="auto"/>
        <w:bottom w:val="none" w:sz="0" w:space="0" w:color="auto"/>
        <w:right w:val="none" w:sz="0" w:space="0" w:color="auto"/>
      </w:divBdr>
    </w:div>
    <w:div w:id="1634481995">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1999570611">
      <w:bodyDiv w:val="1"/>
      <w:marLeft w:val="0"/>
      <w:marRight w:val="0"/>
      <w:marTop w:val="0"/>
      <w:marBottom w:val="0"/>
      <w:divBdr>
        <w:top w:val="none" w:sz="0" w:space="0" w:color="auto"/>
        <w:left w:val="none" w:sz="0" w:space="0" w:color="auto"/>
        <w:bottom w:val="none" w:sz="0" w:space="0" w:color="auto"/>
        <w:right w:val="none" w:sz="0" w:space="0" w:color="auto"/>
      </w:divBdr>
      <w:divsChild>
        <w:div w:id="1732461477">
          <w:marLeft w:val="0"/>
          <w:marRight w:val="0"/>
          <w:marTop w:val="60"/>
          <w:marBottom w:val="0"/>
          <w:divBdr>
            <w:top w:val="none" w:sz="0" w:space="0" w:color="auto"/>
            <w:left w:val="none" w:sz="0" w:space="0" w:color="auto"/>
            <w:bottom w:val="none" w:sz="0" w:space="0" w:color="auto"/>
            <w:right w:val="none" w:sz="0" w:space="0" w:color="auto"/>
          </w:divBdr>
        </w:div>
        <w:div w:id="534661379">
          <w:marLeft w:val="0"/>
          <w:marRight w:val="0"/>
          <w:marTop w:val="60"/>
          <w:marBottom w:val="0"/>
          <w:divBdr>
            <w:top w:val="none" w:sz="0" w:space="0" w:color="auto"/>
            <w:left w:val="none" w:sz="0" w:space="0" w:color="auto"/>
            <w:bottom w:val="none" w:sz="0" w:space="0" w:color="auto"/>
            <w:right w:val="none" w:sz="0" w:space="0" w:color="auto"/>
          </w:divBdr>
        </w:div>
        <w:div w:id="403911622">
          <w:marLeft w:val="0"/>
          <w:marRight w:val="0"/>
          <w:marTop w:val="60"/>
          <w:marBottom w:val="0"/>
          <w:divBdr>
            <w:top w:val="none" w:sz="0" w:space="0" w:color="auto"/>
            <w:left w:val="none" w:sz="0" w:space="0" w:color="auto"/>
            <w:bottom w:val="none" w:sz="0" w:space="0" w:color="auto"/>
            <w:right w:val="none" w:sz="0" w:space="0" w:color="auto"/>
          </w:divBdr>
        </w:div>
        <w:div w:id="1198196115">
          <w:marLeft w:val="0"/>
          <w:marRight w:val="0"/>
          <w:marTop w:val="60"/>
          <w:marBottom w:val="0"/>
          <w:divBdr>
            <w:top w:val="none" w:sz="0" w:space="0" w:color="auto"/>
            <w:left w:val="none" w:sz="0" w:space="0" w:color="auto"/>
            <w:bottom w:val="none" w:sz="0" w:space="0" w:color="auto"/>
            <w:right w:val="none" w:sz="0" w:space="0" w:color="auto"/>
          </w:divBdr>
        </w:div>
        <w:div w:id="1625383874">
          <w:marLeft w:val="0"/>
          <w:marRight w:val="0"/>
          <w:marTop w:val="60"/>
          <w:marBottom w:val="0"/>
          <w:divBdr>
            <w:top w:val="none" w:sz="0" w:space="0" w:color="auto"/>
            <w:left w:val="none" w:sz="0" w:space="0" w:color="auto"/>
            <w:bottom w:val="none" w:sz="0" w:space="0" w:color="auto"/>
            <w:right w:val="none" w:sz="0" w:space="0" w:color="auto"/>
          </w:divBdr>
        </w:div>
        <w:div w:id="945774641">
          <w:marLeft w:val="0"/>
          <w:marRight w:val="0"/>
          <w:marTop w:val="60"/>
          <w:marBottom w:val="0"/>
          <w:divBdr>
            <w:top w:val="none" w:sz="0" w:space="0" w:color="auto"/>
            <w:left w:val="none" w:sz="0" w:space="0" w:color="auto"/>
            <w:bottom w:val="none" w:sz="0" w:space="0" w:color="auto"/>
            <w:right w:val="none" w:sz="0" w:space="0" w:color="auto"/>
          </w:divBdr>
        </w:div>
        <w:div w:id="1466461465">
          <w:marLeft w:val="0"/>
          <w:marRight w:val="0"/>
          <w:marTop w:val="60"/>
          <w:marBottom w:val="0"/>
          <w:divBdr>
            <w:top w:val="none" w:sz="0" w:space="0" w:color="auto"/>
            <w:left w:val="none" w:sz="0" w:space="0" w:color="auto"/>
            <w:bottom w:val="none" w:sz="0" w:space="0" w:color="auto"/>
            <w:right w:val="none" w:sz="0" w:space="0" w:color="auto"/>
          </w:divBdr>
        </w:div>
      </w:divsChild>
    </w:div>
    <w:div w:id="2049724134">
      <w:bodyDiv w:val="1"/>
      <w:marLeft w:val="0"/>
      <w:marRight w:val="0"/>
      <w:marTop w:val="0"/>
      <w:marBottom w:val="0"/>
      <w:divBdr>
        <w:top w:val="none" w:sz="0" w:space="0" w:color="auto"/>
        <w:left w:val="none" w:sz="0" w:space="0" w:color="auto"/>
        <w:bottom w:val="none" w:sz="0" w:space="0" w:color="auto"/>
        <w:right w:val="none" w:sz="0" w:space="0" w:color="auto"/>
      </w:divBdr>
      <w:divsChild>
        <w:div w:id="1864899978">
          <w:marLeft w:val="0"/>
          <w:marRight w:val="0"/>
          <w:marTop w:val="60"/>
          <w:marBottom w:val="0"/>
          <w:divBdr>
            <w:top w:val="none" w:sz="0" w:space="0" w:color="auto"/>
            <w:left w:val="none" w:sz="0" w:space="0" w:color="auto"/>
            <w:bottom w:val="none" w:sz="0" w:space="0" w:color="auto"/>
            <w:right w:val="none" w:sz="0" w:space="0" w:color="auto"/>
          </w:divBdr>
        </w:div>
        <w:div w:id="1175608705">
          <w:marLeft w:val="0"/>
          <w:marRight w:val="0"/>
          <w:marTop w:val="60"/>
          <w:marBottom w:val="0"/>
          <w:divBdr>
            <w:top w:val="none" w:sz="0" w:space="0" w:color="auto"/>
            <w:left w:val="none" w:sz="0" w:space="0" w:color="auto"/>
            <w:bottom w:val="none" w:sz="0" w:space="0" w:color="auto"/>
            <w:right w:val="none" w:sz="0" w:space="0" w:color="auto"/>
          </w:divBdr>
        </w:div>
        <w:div w:id="889535331">
          <w:marLeft w:val="0"/>
          <w:marRight w:val="0"/>
          <w:marTop w:val="60"/>
          <w:marBottom w:val="0"/>
          <w:divBdr>
            <w:top w:val="none" w:sz="0" w:space="0" w:color="auto"/>
            <w:left w:val="none" w:sz="0" w:space="0" w:color="auto"/>
            <w:bottom w:val="none" w:sz="0" w:space="0" w:color="auto"/>
            <w:right w:val="none" w:sz="0" w:space="0" w:color="auto"/>
          </w:divBdr>
        </w:div>
        <w:div w:id="1779519180">
          <w:marLeft w:val="0"/>
          <w:marRight w:val="0"/>
          <w:marTop w:val="60"/>
          <w:marBottom w:val="0"/>
          <w:divBdr>
            <w:top w:val="none" w:sz="0" w:space="0" w:color="auto"/>
            <w:left w:val="none" w:sz="0" w:space="0" w:color="auto"/>
            <w:bottom w:val="none" w:sz="0" w:space="0" w:color="auto"/>
            <w:right w:val="none" w:sz="0" w:space="0" w:color="auto"/>
          </w:divBdr>
        </w:div>
        <w:div w:id="12195433">
          <w:marLeft w:val="0"/>
          <w:marRight w:val="0"/>
          <w:marTop w:val="60"/>
          <w:marBottom w:val="0"/>
          <w:divBdr>
            <w:top w:val="none" w:sz="0" w:space="0" w:color="auto"/>
            <w:left w:val="none" w:sz="0" w:space="0" w:color="auto"/>
            <w:bottom w:val="none" w:sz="0" w:space="0" w:color="auto"/>
            <w:right w:val="none" w:sz="0" w:space="0" w:color="auto"/>
          </w:divBdr>
        </w:div>
        <w:div w:id="1048146966">
          <w:marLeft w:val="0"/>
          <w:marRight w:val="0"/>
          <w:marTop w:val="60"/>
          <w:marBottom w:val="0"/>
          <w:divBdr>
            <w:top w:val="none" w:sz="0" w:space="0" w:color="auto"/>
            <w:left w:val="none" w:sz="0" w:space="0" w:color="auto"/>
            <w:bottom w:val="none" w:sz="0" w:space="0" w:color="auto"/>
            <w:right w:val="none" w:sz="0" w:space="0" w:color="auto"/>
          </w:divBdr>
        </w:div>
        <w:div w:id="226766971">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18/08/relationships/commentsExtensible" Target="commentsExtensible.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http://repository.tudelft.nl/"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6D9B0-9936-4D96-8DB2-55C1E74D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18291</Words>
  <Characters>104264</Characters>
  <Application>Microsoft Office Word</Application>
  <DocSecurity>0</DocSecurity>
  <Lines>868</Lines>
  <Paragraphs>244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Marthe Veldhuis</dc:creator>
  <cp:keywords/>
  <dc:description/>
  <cp:lastModifiedBy>Jason van Breukelen</cp:lastModifiedBy>
  <cp:revision>2</cp:revision>
  <dcterms:created xsi:type="dcterms:W3CDTF">2021-06-02T20:27:00Z</dcterms:created>
  <dcterms:modified xsi:type="dcterms:W3CDTF">2021-06-02T20:27:00Z</dcterms:modified>
</cp:coreProperties>
</file>