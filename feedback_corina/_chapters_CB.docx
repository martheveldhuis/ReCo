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88777" w14:textId="0F315637" w:rsidR="00DE4B67" w:rsidRPr="007C7ADB" w:rsidRDefault="00313ABB" w:rsidP="00AA7DFA">
      <w:pPr>
        <w:pStyle w:val="Kop1"/>
        <w:jc w:val="both"/>
        <w:rPr>
          <w:lang w:val="en-US"/>
        </w:rPr>
      </w:pPr>
      <w:bookmarkStart w:id="0" w:name="_Toc72844470"/>
      <w:bookmarkStart w:id="1" w:name="_Toc72848625"/>
      <w:r w:rsidRPr="007C7ADB">
        <w:rPr>
          <w:lang w:val="en-US"/>
        </w:rPr>
        <w:t>Preface</w:t>
      </w:r>
      <w:bookmarkEnd w:id="0"/>
      <w:bookmarkEnd w:id="1"/>
    </w:p>
    <w:p w14:paraId="576D4FAC" w14:textId="70830049" w:rsidR="00DE4B67" w:rsidRPr="007C7ADB" w:rsidRDefault="00DE4B67" w:rsidP="00AA7DFA">
      <w:pPr>
        <w:jc w:val="both"/>
        <w:rPr>
          <w:lang w:val="en-US"/>
        </w:rPr>
      </w:pPr>
      <w:r w:rsidRPr="007C7ADB">
        <w:rPr>
          <w:lang w:val="en-US"/>
        </w:rPr>
        <w:t xml:space="preserve">The current document </w:t>
      </w:r>
      <w:r w:rsidR="00535973" w:rsidRPr="007C7ADB">
        <w:rPr>
          <w:lang w:val="en-US"/>
        </w:rPr>
        <w:t>entails</w:t>
      </w:r>
      <w:r w:rsidRPr="007C7ADB">
        <w:rPr>
          <w:lang w:val="en-US"/>
        </w:rPr>
        <w:t xml:space="preserve"> </w:t>
      </w:r>
      <w:r w:rsidR="00535973" w:rsidRPr="007C7ADB">
        <w:rPr>
          <w:lang w:val="en-US"/>
        </w:rPr>
        <w:t>my master</w:t>
      </w:r>
      <w:r w:rsidRPr="007C7ADB">
        <w:rPr>
          <w:lang w:val="en-US"/>
        </w:rPr>
        <w:t xml:space="preserve"> thesis to obtain the Master of Science degree in Computer Science, particularly, the Data Science track. </w:t>
      </w:r>
      <w:r w:rsidR="0026545F" w:rsidRPr="007C7ADB">
        <w:rPr>
          <w:lang w:val="en-US"/>
        </w:rPr>
        <w:t>This project has been a collaboration between the Technical University Delft and the Netherlands Forensics Institute (NFI).</w:t>
      </w:r>
    </w:p>
    <w:p w14:paraId="3E78272F" w14:textId="5F50640D" w:rsidR="00DE4B67" w:rsidRPr="007C7ADB" w:rsidRDefault="00DE4B67" w:rsidP="00AA7DFA">
      <w:pPr>
        <w:jc w:val="both"/>
        <w:rPr>
          <w:lang w:val="en-US"/>
        </w:rPr>
      </w:pPr>
      <w:r w:rsidRPr="007C7ADB">
        <w:rPr>
          <w:lang w:val="en-US"/>
        </w:rPr>
        <w:t xml:space="preserve">Thesis supervisor Thomas </w:t>
      </w:r>
      <w:proofErr w:type="spellStart"/>
      <w:r w:rsidRPr="007C7ADB">
        <w:rPr>
          <w:lang w:val="en-US"/>
        </w:rPr>
        <w:t>Abeel</w:t>
      </w:r>
      <w:proofErr w:type="spellEnd"/>
      <w:r w:rsidRPr="007C7ADB">
        <w:rPr>
          <w:lang w:val="en-US"/>
        </w:rPr>
        <w:t xml:space="preserve">, daily supervisor Simone </w:t>
      </w:r>
      <w:proofErr w:type="spellStart"/>
      <w:r w:rsidRPr="007C7ADB">
        <w:rPr>
          <w:lang w:val="en-US"/>
        </w:rPr>
        <w:t>Ariëns</w:t>
      </w:r>
      <w:proofErr w:type="spellEnd"/>
      <w:r w:rsidRPr="007C7ADB">
        <w:rPr>
          <w:lang w:val="en-US"/>
        </w:rPr>
        <w:t xml:space="preserve"> from the NFI</w:t>
      </w:r>
    </w:p>
    <w:p w14:paraId="32EE701C" w14:textId="69D1FD5D" w:rsidR="0026545F" w:rsidRPr="007C7ADB" w:rsidRDefault="00E155B5" w:rsidP="00AA7DFA">
      <w:pPr>
        <w:jc w:val="both"/>
        <w:rPr>
          <w:lang w:val="en-US"/>
        </w:rPr>
      </w:pPr>
      <w:r w:rsidRPr="007C7ADB">
        <w:rPr>
          <w:lang w:val="en-US"/>
        </w:rPr>
        <w:t xml:space="preserve">The main focus of the thesis is an academic paper written </w:t>
      </w:r>
      <w:r w:rsidR="00DE4B67" w:rsidRPr="007C7ADB">
        <w:rPr>
          <w:lang w:val="en-US"/>
        </w:rPr>
        <w:t xml:space="preserve">for </w:t>
      </w:r>
      <w:proofErr w:type="spellStart"/>
      <w:proofErr w:type="gramStart"/>
      <w:r w:rsidR="00DE4B67" w:rsidRPr="007C7ADB">
        <w:rPr>
          <w:lang w:val="en-US"/>
        </w:rPr>
        <w:t>FSI:Genetics</w:t>
      </w:r>
      <w:proofErr w:type="spellEnd"/>
      <w:proofErr w:type="gramEnd"/>
      <w:r w:rsidRPr="007C7ADB">
        <w:rPr>
          <w:lang w:val="en-US"/>
        </w:rPr>
        <w:t>, this paper and its supplementary materials includes the main work of the project.</w:t>
      </w:r>
    </w:p>
    <w:p w14:paraId="53A27B23" w14:textId="63B770F9" w:rsidR="00313ABB" w:rsidRPr="007C7ADB" w:rsidRDefault="003531D2" w:rsidP="00AA7DFA">
      <w:pPr>
        <w:jc w:val="both"/>
        <w:rPr>
          <w:lang w:val="en-US"/>
        </w:rPr>
      </w:pPr>
      <w:r>
        <w:rPr>
          <w:lang w:val="en-US"/>
        </w:rPr>
        <w:t xml:space="preserve">The additional chapters describe the </w:t>
      </w:r>
      <w:r w:rsidR="00B12331">
        <w:rPr>
          <w:lang w:val="en-US"/>
        </w:rPr>
        <w:t>broader context</w:t>
      </w:r>
      <w:r>
        <w:rPr>
          <w:lang w:val="en-US"/>
        </w:rPr>
        <w:t xml:space="preserve"> of the project including methodology (chapter 1), surveys with users (chapter 3 and 5), and experiments that did not make it into the final product (chapter 4). This follows a mostly chronological order. Chapter 2 </w:t>
      </w:r>
      <w:r w:rsidR="00B12331">
        <w:rPr>
          <w:lang w:val="en-US"/>
        </w:rPr>
        <w:t xml:space="preserve">contains some additional information that is assumed as prior knowledge for understanding the paper. </w:t>
      </w:r>
    </w:p>
    <w:p w14:paraId="06D12B4D" w14:textId="5A2F62EB" w:rsidR="00B12331" w:rsidRDefault="00B12331" w:rsidP="00AA7DFA">
      <w:pPr>
        <w:jc w:val="both"/>
        <w:rPr>
          <w:lang w:val="en-US"/>
        </w:rPr>
      </w:pPr>
      <w:r>
        <w:rPr>
          <w:lang w:val="en-US"/>
        </w:rPr>
        <w:br w:type="page"/>
      </w:r>
    </w:p>
    <w:sdt>
      <w:sdtPr>
        <w:rPr>
          <w:rFonts w:asciiTheme="minorHAnsi" w:eastAsiaTheme="minorHAnsi" w:hAnsiTheme="minorHAnsi" w:cstheme="minorBidi"/>
          <w:color w:val="auto"/>
          <w:sz w:val="22"/>
          <w:szCs w:val="22"/>
          <w:lang w:val="en-US" w:eastAsia="en-US"/>
        </w:rPr>
        <w:id w:val="-1230309688"/>
        <w:docPartObj>
          <w:docPartGallery w:val="Table of Contents"/>
          <w:docPartUnique/>
        </w:docPartObj>
      </w:sdtPr>
      <w:sdtEndPr>
        <w:rPr>
          <w:b/>
          <w:bCs/>
        </w:rPr>
      </w:sdtEndPr>
      <w:sdtContent>
        <w:p w14:paraId="6EEE0822" w14:textId="4146D91E" w:rsidR="00B640E8" w:rsidRPr="00B640E8" w:rsidRDefault="00313ABB" w:rsidP="00AA7DFA">
          <w:pPr>
            <w:pStyle w:val="Kopvaninhoudsopgave"/>
            <w:jc w:val="both"/>
            <w:rPr>
              <w:noProof/>
            </w:rPr>
          </w:pPr>
          <w:r w:rsidRPr="007C7ADB">
            <w:rPr>
              <w:lang w:val="en-US"/>
            </w:rPr>
            <w:t>Additional chapters thesis</w:t>
          </w:r>
          <w:r w:rsidRPr="007C7ADB">
            <w:rPr>
              <w:lang w:val="en-US"/>
            </w:rPr>
            <w:fldChar w:fldCharType="begin"/>
          </w:r>
          <w:r w:rsidRPr="007C7ADB">
            <w:rPr>
              <w:lang w:val="en-US"/>
            </w:rPr>
            <w:instrText xml:space="preserve"> TOC \o "1-3" \h \z \u </w:instrText>
          </w:r>
          <w:r w:rsidRPr="007C7ADB">
            <w:rPr>
              <w:lang w:val="en-US"/>
            </w:rPr>
            <w:fldChar w:fldCharType="separate"/>
          </w:r>
        </w:p>
        <w:p w14:paraId="3CBAF684" w14:textId="5F8E1F5D"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26" w:history="1">
            <w:r w:rsidR="00B640E8" w:rsidRPr="00B640E8">
              <w:rPr>
                <w:rStyle w:val="Hyperlink"/>
                <w:noProof/>
                <w:sz w:val="18"/>
                <w:szCs w:val="18"/>
                <w:lang w:val="en-US"/>
              </w:rPr>
              <w:t>1. Proposal and methodology</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_Toc72848626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4</w:t>
            </w:r>
            <w:r w:rsidR="00B640E8" w:rsidRPr="00B640E8">
              <w:rPr>
                <w:noProof/>
                <w:webHidden/>
                <w:sz w:val="18"/>
                <w:szCs w:val="18"/>
              </w:rPr>
              <w:fldChar w:fldCharType="end"/>
            </w:r>
          </w:hyperlink>
        </w:p>
        <w:p w14:paraId="6B8FEAA9" w14:textId="6F890C58"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27" w:history="1">
            <w:r w:rsidR="00B640E8" w:rsidRPr="00B640E8">
              <w:rPr>
                <w:rStyle w:val="Hyperlink"/>
                <w:noProof/>
                <w:sz w:val="18"/>
                <w:szCs w:val="18"/>
                <w:lang w:val="en-US"/>
              </w:rPr>
              <w:t>1.1 Problem description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_Toc72848627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4</w:t>
            </w:r>
            <w:r w:rsidR="00B640E8" w:rsidRPr="00B640E8">
              <w:rPr>
                <w:noProof/>
                <w:webHidden/>
                <w:sz w:val="18"/>
                <w:szCs w:val="18"/>
              </w:rPr>
              <w:fldChar w:fldCharType="end"/>
            </w:r>
          </w:hyperlink>
        </w:p>
        <w:p w14:paraId="0B2A44E4" w14:textId="6B56CF3C"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28" w:history="1">
            <w:r w:rsidR="00B640E8" w:rsidRPr="00B640E8">
              <w:rPr>
                <w:rStyle w:val="Hyperlink"/>
                <w:noProof/>
                <w:sz w:val="18"/>
                <w:szCs w:val="18"/>
                <w:lang w:val="en-US"/>
              </w:rPr>
              <w:t>1.2 Main related works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_Toc72848628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4</w:t>
            </w:r>
            <w:r w:rsidR="00B640E8" w:rsidRPr="00B640E8">
              <w:rPr>
                <w:noProof/>
                <w:webHidden/>
                <w:sz w:val="18"/>
                <w:szCs w:val="18"/>
              </w:rPr>
              <w:fldChar w:fldCharType="end"/>
            </w:r>
          </w:hyperlink>
        </w:p>
        <w:p w14:paraId="6FA19D17" w14:textId="2D43C7E0"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29" w:history="1">
            <w:r w:rsidR="00B640E8" w:rsidRPr="00B640E8">
              <w:rPr>
                <w:rStyle w:val="Hyperlink"/>
                <w:noProof/>
                <w:sz w:val="18"/>
                <w:szCs w:val="18"/>
                <w:lang w:val="en-US"/>
              </w:rPr>
              <w:t>1.3 Research questions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_Toc72848629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5</w:t>
            </w:r>
            <w:r w:rsidR="00B640E8" w:rsidRPr="00B640E8">
              <w:rPr>
                <w:noProof/>
                <w:webHidden/>
                <w:sz w:val="18"/>
                <w:szCs w:val="18"/>
              </w:rPr>
              <w:fldChar w:fldCharType="end"/>
            </w:r>
          </w:hyperlink>
        </w:p>
        <w:p w14:paraId="26147963" w14:textId="2CCF8F17"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0" w:history="1">
            <w:r w:rsidR="00B640E8" w:rsidRPr="00B640E8">
              <w:rPr>
                <w:rStyle w:val="Hyperlink"/>
                <w:noProof/>
                <w:sz w:val="18"/>
                <w:szCs w:val="18"/>
                <w:lang w:val="en-US"/>
              </w:rPr>
              <w:t>1.4 Methodology and planning</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_Toc72848630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5</w:t>
            </w:r>
            <w:r w:rsidR="00B640E8" w:rsidRPr="00B640E8">
              <w:rPr>
                <w:noProof/>
                <w:webHidden/>
                <w:sz w:val="18"/>
                <w:szCs w:val="18"/>
              </w:rPr>
              <w:fldChar w:fldCharType="end"/>
            </w:r>
          </w:hyperlink>
        </w:p>
        <w:p w14:paraId="7A819285" w14:textId="1F7596DF"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31" w:history="1">
            <w:r w:rsidR="00B640E8" w:rsidRPr="00B640E8">
              <w:rPr>
                <w:rStyle w:val="Hyperlink"/>
                <w:noProof/>
                <w:sz w:val="18"/>
                <w:szCs w:val="18"/>
                <w:lang w:val="en-US"/>
              </w:rPr>
              <w:t>1.4.1 Risks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_Toc72848631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6</w:t>
            </w:r>
            <w:r w:rsidR="00B640E8" w:rsidRPr="00B640E8">
              <w:rPr>
                <w:noProof/>
                <w:webHidden/>
                <w:sz w:val="18"/>
                <w:szCs w:val="18"/>
              </w:rPr>
              <w:fldChar w:fldCharType="end"/>
            </w:r>
          </w:hyperlink>
        </w:p>
        <w:p w14:paraId="57DEE410" w14:textId="10C78DFF"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32" w:history="1">
            <w:r w:rsidR="00B640E8" w:rsidRPr="00B640E8">
              <w:rPr>
                <w:rStyle w:val="Hyperlink"/>
                <w:noProof/>
                <w:sz w:val="18"/>
                <w:szCs w:val="18"/>
                <w:lang w:val="en-US"/>
              </w:rPr>
              <w:t>2. DNA Mixture interpretation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_Toc72848632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8</w:t>
            </w:r>
            <w:r w:rsidR="00B640E8" w:rsidRPr="00B640E8">
              <w:rPr>
                <w:noProof/>
                <w:webHidden/>
                <w:sz w:val="18"/>
                <w:szCs w:val="18"/>
              </w:rPr>
              <w:fldChar w:fldCharType="end"/>
            </w:r>
          </w:hyperlink>
        </w:p>
        <w:p w14:paraId="1CE01B72" w14:textId="6505A0A1"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3" w:history="1">
            <w:r w:rsidR="00B640E8" w:rsidRPr="00B640E8">
              <w:rPr>
                <w:rStyle w:val="Hyperlink"/>
                <w:noProof/>
                <w:sz w:val="18"/>
                <w:szCs w:val="18"/>
                <w:lang w:val="en-US"/>
              </w:rPr>
              <w:t>2.1 Short Tandem Repeat (STR) profiles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_Toc72848633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8</w:t>
            </w:r>
            <w:r w:rsidR="00B640E8" w:rsidRPr="00B640E8">
              <w:rPr>
                <w:noProof/>
                <w:webHidden/>
                <w:sz w:val="18"/>
                <w:szCs w:val="18"/>
              </w:rPr>
              <w:fldChar w:fldCharType="end"/>
            </w:r>
          </w:hyperlink>
        </w:p>
        <w:p w14:paraId="5C89B1E3" w14:textId="4C1230E5"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4" w:history="1">
            <w:r w:rsidR="00B640E8" w:rsidRPr="00B640E8">
              <w:rPr>
                <w:rStyle w:val="Hyperlink"/>
                <w:noProof/>
                <w:sz w:val="18"/>
                <w:szCs w:val="18"/>
                <w:lang w:val="en-US"/>
              </w:rPr>
              <w:t>2.2 Estimating the Number of Contributors (NOC)</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_Toc72848634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8</w:t>
            </w:r>
            <w:r w:rsidR="00B640E8" w:rsidRPr="00B640E8">
              <w:rPr>
                <w:noProof/>
                <w:webHidden/>
                <w:sz w:val="18"/>
                <w:szCs w:val="18"/>
              </w:rPr>
              <w:fldChar w:fldCharType="end"/>
            </w:r>
          </w:hyperlink>
        </w:p>
        <w:p w14:paraId="297A4AA0" w14:textId="4E27396F"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35" w:history="1">
            <w:r w:rsidR="00B640E8" w:rsidRPr="00B640E8">
              <w:rPr>
                <w:rStyle w:val="Hyperlink"/>
                <w:noProof/>
                <w:sz w:val="18"/>
                <w:szCs w:val="18"/>
                <w:lang w:val="en-US"/>
              </w:rPr>
              <w:t>3. Survey on mixture interpretation and explanation types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_Toc72848635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11</w:t>
            </w:r>
            <w:r w:rsidR="00B640E8" w:rsidRPr="00B640E8">
              <w:rPr>
                <w:noProof/>
                <w:webHidden/>
                <w:sz w:val="18"/>
                <w:szCs w:val="18"/>
              </w:rPr>
              <w:fldChar w:fldCharType="end"/>
            </w:r>
          </w:hyperlink>
        </w:p>
        <w:p w14:paraId="538DAAF3" w14:textId="0D181B6A"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6" w:history="1">
            <w:r w:rsidR="00B640E8" w:rsidRPr="00B640E8">
              <w:rPr>
                <w:rStyle w:val="Hyperlink"/>
                <w:noProof/>
                <w:sz w:val="18"/>
                <w:szCs w:val="18"/>
                <w:lang w:val="en-US"/>
              </w:rPr>
              <w:t>3.1 Set-up</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_Toc72848636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11</w:t>
            </w:r>
            <w:r w:rsidR="00B640E8" w:rsidRPr="00B640E8">
              <w:rPr>
                <w:noProof/>
                <w:webHidden/>
                <w:sz w:val="18"/>
                <w:szCs w:val="18"/>
              </w:rPr>
              <w:fldChar w:fldCharType="end"/>
            </w:r>
          </w:hyperlink>
        </w:p>
        <w:p w14:paraId="7CE40969" w14:textId="3E723D96"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7" w:history="1">
            <w:r w:rsidR="00B640E8" w:rsidRPr="00B640E8">
              <w:rPr>
                <w:rStyle w:val="Hyperlink"/>
                <w:noProof/>
                <w:sz w:val="18"/>
                <w:szCs w:val="18"/>
                <w:lang w:val="en-US"/>
              </w:rPr>
              <w:t>3.2 Question 1: workflow</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_Toc72848637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11</w:t>
            </w:r>
            <w:r w:rsidR="00B640E8" w:rsidRPr="00B640E8">
              <w:rPr>
                <w:noProof/>
                <w:webHidden/>
                <w:sz w:val="18"/>
                <w:szCs w:val="18"/>
              </w:rPr>
              <w:fldChar w:fldCharType="end"/>
            </w:r>
          </w:hyperlink>
        </w:p>
        <w:p w14:paraId="5349F8E1" w14:textId="7419D757"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38" w:history="1">
            <w:r w:rsidR="00B640E8" w:rsidRPr="00B640E8">
              <w:rPr>
                <w:rStyle w:val="Hyperlink"/>
                <w:noProof/>
                <w:sz w:val="18"/>
                <w:szCs w:val="18"/>
                <w:lang w:val="en-US"/>
              </w:rPr>
              <w:t>3.2.1 Analysis answers question 1</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_Toc72848638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11</w:t>
            </w:r>
            <w:r w:rsidR="00B640E8" w:rsidRPr="00B640E8">
              <w:rPr>
                <w:noProof/>
                <w:webHidden/>
                <w:sz w:val="18"/>
                <w:szCs w:val="18"/>
              </w:rPr>
              <w:fldChar w:fldCharType="end"/>
            </w:r>
          </w:hyperlink>
        </w:p>
        <w:p w14:paraId="57DDB3C4" w14:textId="5DA23C71"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39" w:history="1">
            <w:r w:rsidR="00B640E8" w:rsidRPr="00B640E8">
              <w:rPr>
                <w:rStyle w:val="Hyperlink"/>
                <w:noProof/>
                <w:sz w:val="18"/>
                <w:szCs w:val="18"/>
                <w:lang w:val="en-US"/>
              </w:rPr>
              <w:t>3.3 Question 2: feature importance or counterfactual explanations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_Toc72848639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12</w:t>
            </w:r>
            <w:r w:rsidR="00B640E8" w:rsidRPr="00B640E8">
              <w:rPr>
                <w:noProof/>
                <w:webHidden/>
                <w:sz w:val="18"/>
                <w:szCs w:val="18"/>
              </w:rPr>
              <w:fldChar w:fldCharType="end"/>
            </w:r>
          </w:hyperlink>
        </w:p>
        <w:p w14:paraId="6F4652D9" w14:textId="1CE7991E"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40" w:history="1">
            <w:r w:rsidR="00B640E8" w:rsidRPr="00B640E8">
              <w:rPr>
                <w:rStyle w:val="Hyperlink"/>
                <w:noProof/>
                <w:sz w:val="18"/>
                <w:szCs w:val="18"/>
                <w:lang w:val="en-US"/>
              </w:rPr>
              <w:t>3.3.1 Analysis answers question 2</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_Toc72848640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12</w:t>
            </w:r>
            <w:r w:rsidR="00B640E8" w:rsidRPr="00B640E8">
              <w:rPr>
                <w:noProof/>
                <w:webHidden/>
                <w:sz w:val="18"/>
                <w:szCs w:val="18"/>
              </w:rPr>
              <w:fldChar w:fldCharType="end"/>
            </w:r>
          </w:hyperlink>
        </w:p>
        <w:p w14:paraId="77E53734" w14:textId="08FD63CD"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41" w:history="1">
            <w:r w:rsidR="00B640E8" w:rsidRPr="00B640E8">
              <w:rPr>
                <w:rStyle w:val="Hyperlink"/>
                <w:noProof/>
                <w:sz w:val="18"/>
                <w:szCs w:val="18"/>
                <w:lang w:val="en-US"/>
              </w:rPr>
              <w:t>3.4 Question 3: features or raw peak information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_Toc72848641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13</w:t>
            </w:r>
            <w:r w:rsidR="00B640E8" w:rsidRPr="00B640E8">
              <w:rPr>
                <w:noProof/>
                <w:webHidden/>
                <w:sz w:val="18"/>
                <w:szCs w:val="18"/>
              </w:rPr>
              <w:fldChar w:fldCharType="end"/>
            </w:r>
          </w:hyperlink>
        </w:p>
        <w:p w14:paraId="2F83C725" w14:textId="117E468C"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42" w:history="1">
            <w:r w:rsidR="00B640E8" w:rsidRPr="00B640E8">
              <w:rPr>
                <w:rStyle w:val="Hyperlink"/>
                <w:noProof/>
                <w:sz w:val="18"/>
                <w:szCs w:val="18"/>
                <w:lang w:val="en-US"/>
              </w:rPr>
              <w:t>3.4.1 Analysis answers question 3</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_Toc72848642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13</w:t>
            </w:r>
            <w:r w:rsidR="00B640E8" w:rsidRPr="00B640E8">
              <w:rPr>
                <w:noProof/>
                <w:webHidden/>
                <w:sz w:val="18"/>
                <w:szCs w:val="18"/>
              </w:rPr>
              <w:fldChar w:fldCharType="end"/>
            </w:r>
          </w:hyperlink>
        </w:p>
        <w:p w14:paraId="6D7B96A7" w14:textId="4F8889C7"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43" w:history="1">
            <w:r w:rsidR="00B640E8" w:rsidRPr="00B640E8">
              <w:rPr>
                <w:rStyle w:val="Hyperlink"/>
                <w:noProof/>
                <w:sz w:val="18"/>
                <w:szCs w:val="18"/>
                <w:lang w:val="en-US"/>
              </w:rPr>
              <w:t>3.5 Concluding remarks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_Toc72848643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14</w:t>
            </w:r>
            <w:r w:rsidR="00B640E8" w:rsidRPr="00B640E8">
              <w:rPr>
                <w:noProof/>
                <w:webHidden/>
                <w:sz w:val="18"/>
                <w:szCs w:val="18"/>
              </w:rPr>
              <w:fldChar w:fldCharType="end"/>
            </w:r>
          </w:hyperlink>
        </w:p>
        <w:p w14:paraId="394F780F" w14:textId="21FBF004"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44" w:history="1">
            <w:r w:rsidR="00B640E8" w:rsidRPr="00B640E8">
              <w:rPr>
                <w:rStyle w:val="Hyperlink"/>
                <w:noProof/>
                <w:sz w:val="18"/>
                <w:szCs w:val="18"/>
                <w:lang w:val="en-US"/>
              </w:rPr>
              <w:t>4. Experiments with various XAI techniques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_Toc72848644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15</w:t>
            </w:r>
            <w:r w:rsidR="00B640E8" w:rsidRPr="00B640E8">
              <w:rPr>
                <w:noProof/>
                <w:webHidden/>
                <w:sz w:val="18"/>
                <w:szCs w:val="18"/>
              </w:rPr>
              <w:fldChar w:fldCharType="end"/>
            </w:r>
          </w:hyperlink>
        </w:p>
        <w:p w14:paraId="38BDA6CD" w14:textId="56AB1779"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45" w:history="1">
            <w:r w:rsidR="00B640E8" w:rsidRPr="00B640E8">
              <w:rPr>
                <w:rStyle w:val="Hyperlink"/>
                <w:noProof/>
                <w:sz w:val="18"/>
                <w:szCs w:val="18"/>
                <w:lang w:val="en-US"/>
              </w:rPr>
              <w:t>4.1 SHAP</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_Toc72848645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15</w:t>
            </w:r>
            <w:r w:rsidR="00B640E8" w:rsidRPr="00B640E8">
              <w:rPr>
                <w:noProof/>
                <w:webHidden/>
                <w:sz w:val="18"/>
                <w:szCs w:val="18"/>
              </w:rPr>
              <w:fldChar w:fldCharType="end"/>
            </w:r>
          </w:hyperlink>
        </w:p>
        <w:p w14:paraId="5EB4C7A9" w14:textId="1EFE589E"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46" w:history="1">
            <w:r w:rsidR="00B640E8" w:rsidRPr="00B640E8">
              <w:rPr>
                <w:rStyle w:val="Hyperlink"/>
                <w:noProof/>
                <w:sz w:val="18"/>
                <w:szCs w:val="18"/>
                <w:lang w:val="en-US"/>
              </w:rPr>
              <w:t>4.1.1 SHAP for multi-class classification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_Toc72848646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15</w:t>
            </w:r>
            <w:r w:rsidR="00B640E8" w:rsidRPr="00B640E8">
              <w:rPr>
                <w:noProof/>
                <w:webHidden/>
                <w:sz w:val="18"/>
                <w:szCs w:val="18"/>
              </w:rPr>
              <w:fldChar w:fldCharType="end"/>
            </w:r>
          </w:hyperlink>
        </w:p>
        <w:p w14:paraId="585C7948" w14:textId="0F931204"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47" w:history="1">
            <w:r w:rsidR="00B640E8" w:rsidRPr="00B640E8">
              <w:rPr>
                <w:rStyle w:val="Hyperlink"/>
                <w:noProof/>
                <w:sz w:val="18"/>
                <w:szCs w:val="18"/>
                <w:lang w:val="en-US"/>
              </w:rPr>
              <w:t>4.1.2 SHAP for regression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_Toc72848647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16</w:t>
            </w:r>
            <w:r w:rsidR="00B640E8" w:rsidRPr="00B640E8">
              <w:rPr>
                <w:noProof/>
                <w:webHidden/>
                <w:sz w:val="18"/>
                <w:szCs w:val="18"/>
              </w:rPr>
              <w:fldChar w:fldCharType="end"/>
            </w:r>
          </w:hyperlink>
        </w:p>
        <w:p w14:paraId="6EA5A5A8" w14:textId="757E7CC9"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48" w:history="1">
            <w:r w:rsidR="00B640E8" w:rsidRPr="00B640E8">
              <w:rPr>
                <w:rStyle w:val="Hyperlink"/>
                <w:noProof/>
                <w:sz w:val="18"/>
                <w:szCs w:val="18"/>
                <w:lang w:val="en-US"/>
              </w:rPr>
              <w:t>4.1.3 Conclusion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_Toc72848648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16</w:t>
            </w:r>
            <w:r w:rsidR="00B640E8" w:rsidRPr="00B640E8">
              <w:rPr>
                <w:noProof/>
                <w:webHidden/>
                <w:sz w:val="18"/>
                <w:szCs w:val="18"/>
              </w:rPr>
              <w:fldChar w:fldCharType="end"/>
            </w:r>
          </w:hyperlink>
        </w:p>
        <w:p w14:paraId="63D10A73" w14:textId="1E45CC09"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49" w:history="1">
            <w:r w:rsidR="00B640E8" w:rsidRPr="00B640E8">
              <w:rPr>
                <w:rStyle w:val="Hyperlink"/>
                <w:noProof/>
                <w:sz w:val="18"/>
                <w:szCs w:val="18"/>
                <w:lang w:val="en-US"/>
              </w:rPr>
              <w:t>4.2 Anchors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_Toc72848649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17</w:t>
            </w:r>
            <w:r w:rsidR="00B640E8" w:rsidRPr="00B640E8">
              <w:rPr>
                <w:noProof/>
                <w:webHidden/>
                <w:sz w:val="18"/>
                <w:szCs w:val="18"/>
              </w:rPr>
              <w:fldChar w:fldCharType="end"/>
            </w:r>
          </w:hyperlink>
        </w:p>
        <w:p w14:paraId="658AD7AF" w14:textId="4B156589"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0" w:history="1">
            <w:r w:rsidR="00B640E8" w:rsidRPr="00B640E8">
              <w:rPr>
                <w:rStyle w:val="Hyperlink"/>
                <w:noProof/>
                <w:sz w:val="18"/>
                <w:szCs w:val="18"/>
                <w:lang w:val="en-US"/>
              </w:rPr>
              <w:t>4.2.1 Matching the counterfactual Anchor</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_Toc72848650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17</w:t>
            </w:r>
            <w:r w:rsidR="00B640E8" w:rsidRPr="00B640E8">
              <w:rPr>
                <w:noProof/>
                <w:webHidden/>
                <w:sz w:val="18"/>
                <w:szCs w:val="18"/>
              </w:rPr>
              <w:fldChar w:fldCharType="end"/>
            </w:r>
          </w:hyperlink>
        </w:p>
        <w:p w14:paraId="1A8142B9" w14:textId="3765480C"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1" w:history="1">
            <w:r w:rsidR="00B640E8" w:rsidRPr="00B640E8">
              <w:rPr>
                <w:rStyle w:val="Hyperlink"/>
                <w:noProof/>
                <w:sz w:val="18"/>
                <w:szCs w:val="18"/>
                <w:lang w:val="en-US"/>
              </w:rPr>
              <w:t>4.2.2 Mismatching the input Anchor</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_Toc72848651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18</w:t>
            </w:r>
            <w:r w:rsidR="00B640E8" w:rsidRPr="00B640E8">
              <w:rPr>
                <w:noProof/>
                <w:webHidden/>
                <w:sz w:val="18"/>
                <w:szCs w:val="18"/>
              </w:rPr>
              <w:fldChar w:fldCharType="end"/>
            </w:r>
          </w:hyperlink>
        </w:p>
        <w:p w14:paraId="6BE96721" w14:textId="4B68DDD1"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2" w:history="1">
            <w:r w:rsidR="00B640E8" w:rsidRPr="00B640E8">
              <w:rPr>
                <w:rStyle w:val="Hyperlink"/>
                <w:noProof/>
                <w:sz w:val="18"/>
                <w:szCs w:val="18"/>
                <w:lang w:val="en-US"/>
              </w:rPr>
              <w:t>4.2.4 Analysis of experiments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_Toc72848652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19</w:t>
            </w:r>
            <w:r w:rsidR="00B640E8" w:rsidRPr="00B640E8">
              <w:rPr>
                <w:noProof/>
                <w:webHidden/>
                <w:sz w:val="18"/>
                <w:szCs w:val="18"/>
              </w:rPr>
              <w:fldChar w:fldCharType="end"/>
            </w:r>
          </w:hyperlink>
        </w:p>
        <w:p w14:paraId="74265878" w14:textId="2397658C"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3" w:history="1">
            <w:r w:rsidR="00B640E8" w:rsidRPr="00B640E8">
              <w:rPr>
                <w:rStyle w:val="Hyperlink"/>
                <w:noProof/>
                <w:sz w:val="18"/>
                <w:szCs w:val="18"/>
                <w:lang w:val="en-US"/>
              </w:rPr>
              <w:t>4.2.5 User interpretation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_Toc72848653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20</w:t>
            </w:r>
            <w:r w:rsidR="00B640E8" w:rsidRPr="00B640E8">
              <w:rPr>
                <w:noProof/>
                <w:webHidden/>
                <w:sz w:val="18"/>
                <w:szCs w:val="18"/>
              </w:rPr>
              <w:fldChar w:fldCharType="end"/>
            </w:r>
          </w:hyperlink>
        </w:p>
        <w:p w14:paraId="7E1CDA9E" w14:textId="1E01F7E2"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4" w:history="1">
            <w:r w:rsidR="00B640E8" w:rsidRPr="00B640E8">
              <w:rPr>
                <w:rStyle w:val="Hyperlink"/>
                <w:noProof/>
                <w:sz w:val="18"/>
                <w:szCs w:val="18"/>
                <w:lang w:val="en-US"/>
              </w:rPr>
              <w:t>4.2.6 Conclusion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_Toc72848654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20</w:t>
            </w:r>
            <w:r w:rsidR="00B640E8" w:rsidRPr="00B640E8">
              <w:rPr>
                <w:noProof/>
                <w:webHidden/>
                <w:sz w:val="18"/>
                <w:szCs w:val="18"/>
              </w:rPr>
              <w:fldChar w:fldCharType="end"/>
            </w:r>
          </w:hyperlink>
        </w:p>
        <w:p w14:paraId="33FBD650" w14:textId="392CD710"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55" w:history="1">
            <w:r w:rsidR="00B640E8" w:rsidRPr="00B640E8">
              <w:rPr>
                <w:rStyle w:val="Hyperlink"/>
                <w:noProof/>
                <w:sz w:val="18"/>
                <w:szCs w:val="18"/>
                <w:lang w:val="en-US"/>
              </w:rPr>
              <w:t>4.3 Counterfactuals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_Toc72848655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21</w:t>
            </w:r>
            <w:r w:rsidR="00B640E8" w:rsidRPr="00B640E8">
              <w:rPr>
                <w:noProof/>
                <w:webHidden/>
                <w:sz w:val="18"/>
                <w:szCs w:val="18"/>
              </w:rPr>
              <w:fldChar w:fldCharType="end"/>
            </w:r>
          </w:hyperlink>
        </w:p>
        <w:p w14:paraId="5F5978BA" w14:textId="13FFD212"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6" w:history="1">
            <w:r w:rsidR="00B640E8" w:rsidRPr="00B640E8">
              <w:rPr>
                <w:rStyle w:val="Hyperlink"/>
                <w:noProof/>
                <w:sz w:val="18"/>
                <w:szCs w:val="18"/>
                <w:lang w:val="en-US"/>
              </w:rPr>
              <w:t>4.3.1 Existing solutions for counterintuitive counterfactuals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_Toc72848656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21</w:t>
            </w:r>
            <w:r w:rsidR="00B640E8" w:rsidRPr="00B640E8">
              <w:rPr>
                <w:noProof/>
                <w:webHidden/>
                <w:sz w:val="18"/>
                <w:szCs w:val="18"/>
              </w:rPr>
              <w:fldChar w:fldCharType="end"/>
            </w:r>
          </w:hyperlink>
        </w:p>
        <w:p w14:paraId="06796438" w14:textId="5F186D75"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7" w:history="1">
            <w:r w:rsidR="00B640E8" w:rsidRPr="00B640E8">
              <w:rPr>
                <w:rStyle w:val="Hyperlink"/>
                <w:noProof/>
                <w:sz w:val="18"/>
                <w:szCs w:val="18"/>
                <w:lang w:val="en-US"/>
              </w:rPr>
              <w:t>4.3.2 Generalized counterfactuals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_Toc72848657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21</w:t>
            </w:r>
            <w:r w:rsidR="00B640E8" w:rsidRPr="00B640E8">
              <w:rPr>
                <w:noProof/>
                <w:webHidden/>
                <w:sz w:val="18"/>
                <w:szCs w:val="18"/>
              </w:rPr>
              <w:fldChar w:fldCharType="end"/>
            </w:r>
          </w:hyperlink>
        </w:p>
        <w:p w14:paraId="7A067A5A" w14:textId="4D31C562"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8" w:history="1">
            <w:r w:rsidR="00B640E8" w:rsidRPr="00B640E8">
              <w:rPr>
                <w:rStyle w:val="Hyperlink"/>
                <w:noProof/>
                <w:sz w:val="18"/>
                <w:szCs w:val="18"/>
                <w:lang w:val="en-US"/>
              </w:rPr>
              <w:t>4.3.3 Multi-objective counterfactuals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_Toc72848658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22</w:t>
            </w:r>
            <w:r w:rsidR="00B640E8" w:rsidRPr="00B640E8">
              <w:rPr>
                <w:noProof/>
                <w:webHidden/>
                <w:sz w:val="18"/>
                <w:szCs w:val="18"/>
              </w:rPr>
              <w:fldChar w:fldCharType="end"/>
            </w:r>
          </w:hyperlink>
        </w:p>
        <w:p w14:paraId="6590CFDF" w14:textId="7A93B9AC"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59" w:history="1">
            <w:r w:rsidR="00B640E8" w:rsidRPr="00B640E8">
              <w:rPr>
                <w:rStyle w:val="Hyperlink"/>
                <w:noProof/>
                <w:sz w:val="18"/>
                <w:szCs w:val="18"/>
                <w:lang w:val="en-US"/>
              </w:rPr>
              <w:t>4.3.4 User perspective</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_Toc72848659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22</w:t>
            </w:r>
            <w:r w:rsidR="00B640E8" w:rsidRPr="00B640E8">
              <w:rPr>
                <w:noProof/>
                <w:webHidden/>
                <w:sz w:val="18"/>
                <w:szCs w:val="18"/>
              </w:rPr>
              <w:fldChar w:fldCharType="end"/>
            </w:r>
          </w:hyperlink>
        </w:p>
        <w:p w14:paraId="7F837D8B" w14:textId="3C43D8B8"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60" w:history="1">
            <w:r w:rsidR="00B640E8" w:rsidRPr="00B640E8">
              <w:rPr>
                <w:rStyle w:val="Hyperlink"/>
                <w:noProof/>
                <w:sz w:val="18"/>
                <w:szCs w:val="18"/>
                <w:lang w:val="en-US"/>
              </w:rPr>
              <w:t>4.3.5 Future feature engineering</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_Toc72848660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23</w:t>
            </w:r>
            <w:r w:rsidR="00B640E8" w:rsidRPr="00B640E8">
              <w:rPr>
                <w:noProof/>
                <w:webHidden/>
                <w:sz w:val="18"/>
                <w:szCs w:val="18"/>
              </w:rPr>
              <w:fldChar w:fldCharType="end"/>
            </w:r>
          </w:hyperlink>
        </w:p>
        <w:p w14:paraId="72742E09" w14:textId="4B0F262A"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61" w:history="1">
            <w:r w:rsidR="00B640E8" w:rsidRPr="00B640E8">
              <w:rPr>
                <w:rStyle w:val="Hyperlink"/>
                <w:noProof/>
                <w:sz w:val="18"/>
                <w:szCs w:val="18"/>
                <w:lang w:val="en-US"/>
              </w:rPr>
              <w:t>5. Final user study</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_Toc72848661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24</w:t>
            </w:r>
            <w:r w:rsidR="00B640E8" w:rsidRPr="00B640E8">
              <w:rPr>
                <w:noProof/>
                <w:webHidden/>
                <w:sz w:val="18"/>
                <w:szCs w:val="18"/>
              </w:rPr>
              <w:fldChar w:fldCharType="end"/>
            </w:r>
          </w:hyperlink>
        </w:p>
        <w:p w14:paraId="6E1708E0" w14:textId="517E4B03"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62" w:history="1">
            <w:r w:rsidR="00B640E8" w:rsidRPr="00B640E8">
              <w:rPr>
                <w:rStyle w:val="Hyperlink"/>
                <w:noProof/>
                <w:sz w:val="18"/>
                <w:szCs w:val="18"/>
                <w:lang w:val="en-US"/>
              </w:rPr>
              <w:t>Set-</w:t>
            </w:r>
            <w:r w:rsidR="00B640E8" w:rsidRPr="00B640E8">
              <w:rPr>
                <w:rStyle w:val="Hyperlink"/>
                <w:noProof/>
                <w:sz w:val="18"/>
                <w:szCs w:val="18"/>
                <w:lang w:val="en-US"/>
              </w:rPr>
              <w:t>u</w:t>
            </w:r>
            <w:r w:rsidR="00B640E8" w:rsidRPr="00B640E8">
              <w:rPr>
                <w:rStyle w:val="Hyperlink"/>
                <w:noProof/>
                <w:sz w:val="18"/>
                <w:szCs w:val="18"/>
                <w:lang w:val="en-US"/>
              </w:rPr>
              <w:t>p</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_Toc72848662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24</w:t>
            </w:r>
            <w:r w:rsidR="00B640E8" w:rsidRPr="00B640E8">
              <w:rPr>
                <w:noProof/>
                <w:webHidden/>
                <w:sz w:val="18"/>
                <w:szCs w:val="18"/>
              </w:rPr>
              <w:fldChar w:fldCharType="end"/>
            </w:r>
          </w:hyperlink>
        </w:p>
        <w:p w14:paraId="04BC7217" w14:textId="269D1162"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63" w:history="1">
            <w:r w:rsidR="00B640E8" w:rsidRPr="00B640E8">
              <w:rPr>
                <w:rStyle w:val="Hyperlink"/>
                <w:noProof/>
                <w:sz w:val="18"/>
                <w:szCs w:val="18"/>
                <w:lang w:val="en-US"/>
              </w:rPr>
              <w:t>Profile 1_6B.Trace#01</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_Toc72848663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25</w:t>
            </w:r>
            <w:r w:rsidR="00B640E8" w:rsidRPr="00B640E8">
              <w:rPr>
                <w:noProof/>
                <w:webHidden/>
                <w:sz w:val="18"/>
                <w:szCs w:val="18"/>
              </w:rPr>
              <w:fldChar w:fldCharType="end"/>
            </w:r>
          </w:hyperlink>
        </w:p>
        <w:p w14:paraId="4C718172" w14:textId="101A4D82"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64" w:history="1">
            <w:r w:rsidR="00B640E8" w:rsidRPr="00B640E8">
              <w:rPr>
                <w:rStyle w:val="Hyperlink"/>
                <w:noProof/>
                <w:sz w:val="18"/>
                <w:szCs w:val="18"/>
                <w:lang w:val="en-US"/>
              </w:rPr>
              <w:t>Profile 2A3.3</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_Toc72848664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26</w:t>
            </w:r>
            <w:r w:rsidR="00B640E8" w:rsidRPr="00B640E8">
              <w:rPr>
                <w:noProof/>
                <w:webHidden/>
                <w:sz w:val="18"/>
                <w:szCs w:val="18"/>
              </w:rPr>
              <w:fldChar w:fldCharType="end"/>
            </w:r>
          </w:hyperlink>
        </w:p>
        <w:p w14:paraId="397FC8E2" w14:textId="2486974F" w:rsidR="00B640E8" w:rsidRPr="00B640E8" w:rsidRDefault="00BC2B2E" w:rsidP="00AA7DFA">
          <w:pPr>
            <w:pStyle w:val="Inhopg2"/>
            <w:tabs>
              <w:tab w:val="right" w:leader="dot" w:pos="9062"/>
            </w:tabs>
            <w:jc w:val="both"/>
            <w:rPr>
              <w:rFonts w:eastAsiaTheme="minorEastAsia"/>
              <w:noProof/>
              <w:sz w:val="18"/>
              <w:szCs w:val="18"/>
              <w:lang w:eastAsia="nl-NL"/>
            </w:rPr>
          </w:pPr>
          <w:hyperlink w:anchor="_Toc72848665" w:history="1">
            <w:r w:rsidR="00B640E8" w:rsidRPr="00B640E8">
              <w:rPr>
                <w:rStyle w:val="Hyperlink"/>
                <w:noProof/>
                <w:sz w:val="18"/>
                <w:szCs w:val="18"/>
                <w:lang w:val="en-US"/>
              </w:rPr>
              <w:t>Discussion user evaluation</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_Toc72848665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27</w:t>
            </w:r>
            <w:r w:rsidR="00B640E8" w:rsidRPr="00B640E8">
              <w:rPr>
                <w:noProof/>
                <w:webHidden/>
                <w:sz w:val="18"/>
                <w:szCs w:val="18"/>
              </w:rPr>
              <w:fldChar w:fldCharType="end"/>
            </w:r>
          </w:hyperlink>
        </w:p>
        <w:p w14:paraId="764A511A" w14:textId="4F7F8222" w:rsidR="00B640E8" w:rsidRPr="00B640E8" w:rsidRDefault="00BC2B2E" w:rsidP="00AA7DFA">
          <w:pPr>
            <w:pStyle w:val="Inhopg3"/>
            <w:tabs>
              <w:tab w:val="right" w:leader="dot" w:pos="9062"/>
            </w:tabs>
            <w:jc w:val="both"/>
            <w:rPr>
              <w:rFonts w:eastAsiaTheme="minorEastAsia"/>
              <w:noProof/>
              <w:sz w:val="18"/>
              <w:szCs w:val="18"/>
              <w:lang w:eastAsia="nl-NL"/>
            </w:rPr>
          </w:pPr>
          <w:hyperlink w:anchor="_Toc72848666" w:history="1">
            <w:r w:rsidR="00B640E8" w:rsidRPr="00B640E8">
              <w:rPr>
                <w:rStyle w:val="Hyperlink"/>
                <w:noProof/>
                <w:sz w:val="18"/>
                <w:szCs w:val="18"/>
                <w:lang w:val="en-US"/>
              </w:rPr>
              <w:t>Reflection on methodology</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_Toc72848666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28</w:t>
            </w:r>
            <w:r w:rsidR="00B640E8" w:rsidRPr="00B640E8">
              <w:rPr>
                <w:noProof/>
                <w:webHidden/>
                <w:sz w:val="18"/>
                <w:szCs w:val="18"/>
              </w:rPr>
              <w:fldChar w:fldCharType="end"/>
            </w:r>
          </w:hyperlink>
        </w:p>
        <w:p w14:paraId="1C164BD5" w14:textId="23251A07" w:rsidR="00B640E8" w:rsidRPr="00B640E8" w:rsidRDefault="00BC2B2E" w:rsidP="00AA7DFA">
          <w:pPr>
            <w:pStyle w:val="Inhopg1"/>
            <w:tabs>
              <w:tab w:val="right" w:leader="dot" w:pos="9062"/>
            </w:tabs>
            <w:jc w:val="both"/>
            <w:rPr>
              <w:rFonts w:eastAsiaTheme="minorEastAsia"/>
              <w:noProof/>
              <w:sz w:val="18"/>
              <w:szCs w:val="18"/>
              <w:lang w:eastAsia="nl-NL"/>
            </w:rPr>
          </w:pPr>
          <w:hyperlink w:anchor="_Toc72848667" w:history="1">
            <w:r w:rsidR="00B640E8" w:rsidRPr="00B640E8">
              <w:rPr>
                <w:rStyle w:val="Hyperlink"/>
                <w:noProof/>
                <w:sz w:val="18"/>
                <w:szCs w:val="18"/>
                <w:lang w:val="en-US"/>
              </w:rPr>
              <w:t>References</w:t>
            </w:r>
            <w:r w:rsidR="00B640E8" w:rsidRPr="00B640E8">
              <w:rPr>
                <w:noProof/>
                <w:webHidden/>
                <w:sz w:val="18"/>
                <w:szCs w:val="18"/>
              </w:rPr>
              <w:tab/>
            </w:r>
            <w:r w:rsidR="00B640E8" w:rsidRPr="00B640E8">
              <w:rPr>
                <w:noProof/>
                <w:webHidden/>
                <w:sz w:val="18"/>
                <w:szCs w:val="18"/>
              </w:rPr>
              <w:fldChar w:fldCharType="begin"/>
            </w:r>
            <w:r w:rsidR="00B640E8" w:rsidRPr="00B640E8">
              <w:rPr>
                <w:noProof/>
                <w:webHidden/>
                <w:sz w:val="18"/>
                <w:szCs w:val="18"/>
              </w:rPr>
              <w:instrText xml:space="preserve"> PAGEREF _Toc72848667 \h </w:instrText>
            </w:r>
            <w:r w:rsidR="00B640E8" w:rsidRPr="00B640E8">
              <w:rPr>
                <w:noProof/>
                <w:webHidden/>
                <w:sz w:val="18"/>
                <w:szCs w:val="18"/>
              </w:rPr>
            </w:r>
            <w:r w:rsidR="00B640E8" w:rsidRPr="00B640E8">
              <w:rPr>
                <w:noProof/>
                <w:webHidden/>
                <w:sz w:val="18"/>
                <w:szCs w:val="18"/>
              </w:rPr>
              <w:fldChar w:fldCharType="separate"/>
            </w:r>
            <w:r w:rsidR="00B640E8" w:rsidRPr="00B640E8">
              <w:rPr>
                <w:noProof/>
                <w:webHidden/>
                <w:sz w:val="18"/>
                <w:szCs w:val="18"/>
              </w:rPr>
              <w:t>29</w:t>
            </w:r>
            <w:r w:rsidR="00B640E8" w:rsidRPr="00B640E8">
              <w:rPr>
                <w:noProof/>
                <w:webHidden/>
                <w:sz w:val="18"/>
                <w:szCs w:val="18"/>
              </w:rPr>
              <w:fldChar w:fldCharType="end"/>
            </w:r>
          </w:hyperlink>
        </w:p>
        <w:p w14:paraId="2AB5F0A6" w14:textId="5A024807" w:rsidR="00313ABB" w:rsidRPr="007C7ADB" w:rsidRDefault="00313ABB" w:rsidP="00AA7DFA">
          <w:pPr>
            <w:jc w:val="both"/>
            <w:rPr>
              <w:lang w:val="en-US"/>
            </w:rPr>
          </w:pPr>
          <w:r w:rsidRPr="007C7ADB">
            <w:rPr>
              <w:b/>
              <w:bCs/>
              <w:lang w:val="en-US"/>
            </w:rPr>
            <w:fldChar w:fldCharType="end"/>
          </w:r>
        </w:p>
      </w:sdtContent>
    </w:sdt>
    <w:p w14:paraId="09F8836D" w14:textId="45D004EA" w:rsidR="007315C8" w:rsidRPr="007C7ADB" w:rsidRDefault="007315C8" w:rsidP="00AA7DFA">
      <w:pPr>
        <w:jc w:val="both"/>
        <w:rPr>
          <w:lang w:val="en-US"/>
        </w:rPr>
      </w:pPr>
    </w:p>
    <w:p w14:paraId="56F73EF0" w14:textId="397C345C" w:rsidR="00FF62A2" w:rsidRPr="007C7ADB" w:rsidRDefault="00FF62A2" w:rsidP="00AA7DFA">
      <w:pPr>
        <w:jc w:val="both"/>
        <w:rPr>
          <w:lang w:val="en-US"/>
        </w:rPr>
      </w:pPr>
    </w:p>
    <w:p w14:paraId="5BA1056C" w14:textId="74164658" w:rsidR="00BE3E01" w:rsidRPr="007C7ADB" w:rsidRDefault="00BE3E01" w:rsidP="00AA7DFA">
      <w:pPr>
        <w:jc w:val="both"/>
        <w:rPr>
          <w:lang w:val="en-US"/>
        </w:rPr>
      </w:pPr>
    </w:p>
    <w:p w14:paraId="15959B07" w14:textId="77777777" w:rsidR="00BE3E01" w:rsidRPr="007C7ADB" w:rsidRDefault="00BE3E01" w:rsidP="00AA7DFA">
      <w:pPr>
        <w:jc w:val="both"/>
        <w:rPr>
          <w:lang w:val="en-US"/>
        </w:rPr>
      </w:pPr>
    </w:p>
    <w:p w14:paraId="226B4EBC" w14:textId="09B84104" w:rsidR="00DB7306" w:rsidRPr="007C7ADB" w:rsidRDefault="00DB7306" w:rsidP="00AA7DFA">
      <w:pPr>
        <w:jc w:val="both"/>
        <w:rPr>
          <w:lang w:val="en-US"/>
        </w:rPr>
      </w:pPr>
    </w:p>
    <w:p w14:paraId="7CA2EB33" w14:textId="0EAE11B1" w:rsidR="00B56A96" w:rsidRPr="007C7ADB" w:rsidRDefault="00B56A96" w:rsidP="00AA7DFA">
      <w:pPr>
        <w:jc w:val="both"/>
        <w:rPr>
          <w:lang w:val="en-US"/>
        </w:rPr>
      </w:pPr>
      <w:r w:rsidRPr="007C7ADB">
        <w:rPr>
          <w:lang w:val="en-US"/>
        </w:rPr>
        <w:br w:type="page"/>
      </w:r>
    </w:p>
    <w:p w14:paraId="03BE477E" w14:textId="31EB9198" w:rsidR="00452C37" w:rsidRPr="007C7ADB" w:rsidRDefault="0011374B" w:rsidP="00AA7DFA">
      <w:pPr>
        <w:pStyle w:val="Kop1"/>
        <w:jc w:val="both"/>
        <w:rPr>
          <w:lang w:val="en-US"/>
        </w:rPr>
      </w:pPr>
      <w:bookmarkStart w:id="2" w:name="_Toc72172037"/>
      <w:bookmarkStart w:id="3" w:name="_Toc72848626"/>
      <w:r w:rsidRPr="007C7ADB">
        <w:rPr>
          <w:lang w:val="en-US"/>
        </w:rPr>
        <w:lastRenderedPageBreak/>
        <w:t xml:space="preserve">1. </w:t>
      </w:r>
      <w:r w:rsidR="00452C37" w:rsidRPr="007C7ADB">
        <w:rPr>
          <w:lang w:val="en-US"/>
        </w:rPr>
        <w:t>Proposal</w:t>
      </w:r>
      <w:bookmarkEnd w:id="2"/>
      <w:r w:rsidRPr="007C7ADB">
        <w:rPr>
          <w:lang w:val="en-US"/>
        </w:rPr>
        <w:t xml:space="preserve"> and methodology</w:t>
      </w:r>
      <w:bookmarkEnd w:id="3"/>
    </w:p>
    <w:p w14:paraId="240BB956" w14:textId="6DDACA34" w:rsidR="00452C37" w:rsidRPr="007C7ADB" w:rsidRDefault="0011374B" w:rsidP="00AA7DFA">
      <w:pPr>
        <w:pStyle w:val="Kop2"/>
        <w:jc w:val="both"/>
        <w:rPr>
          <w:lang w:val="en-US"/>
        </w:rPr>
      </w:pPr>
      <w:bookmarkStart w:id="4" w:name="_Toc72172038"/>
      <w:bookmarkStart w:id="5" w:name="_Toc72848627"/>
      <w:bookmarkStart w:id="6" w:name="_Hlk72841118"/>
      <w:r w:rsidRPr="007C7ADB">
        <w:rPr>
          <w:lang w:val="en-US"/>
        </w:rPr>
        <w:t xml:space="preserve">1.1 </w:t>
      </w:r>
      <w:r w:rsidR="00452C37" w:rsidRPr="007C7ADB">
        <w:rPr>
          <w:lang w:val="en-US"/>
        </w:rPr>
        <w:t>Problem description</w:t>
      </w:r>
      <w:bookmarkEnd w:id="4"/>
      <w:bookmarkEnd w:id="5"/>
    </w:p>
    <w:p w14:paraId="70D1D0F6" w14:textId="4A4A3F7F" w:rsidR="00452C37" w:rsidRPr="007C7ADB" w:rsidRDefault="00D03216" w:rsidP="00AA7DFA">
      <w:pPr>
        <w:jc w:val="both"/>
        <w:rPr>
          <w:lang w:val="en-US"/>
        </w:rPr>
      </w:pPr>
      <w:ins w:id="7" w:author="Benschop, Corina" w:date="2021-05-28T06:52:00Z">
        <w:r>
          <w:rPr>
            <w:lang w:val="en-US"/>
          </w:rPr>
          <w:t xml:space="preserve">One the steps in DNA profile interpretation is </w:t>
        </w:r>
      </w:ins>
      <w:del w:id="8" w:author="Benschop, Corina" w:date="2021-05-28T06:52:00Z">
        <w:r w:rsidR="00FF3B7D" w:rsidRPr="007C7ADB" w:rsidDel="00D03216">
          <w:rPr>
            <w:lang w:val="en-US"/>
          </w:rPr>
          <w:delText>DNA-experts have to</w:delText>
        </w:r>
      </w:del>
      <w:r w:rsidR="00FF3B7D" w:rsidRPr="007C7ADB">
        <w:rPr>
          <w:lang w:val="en-US"/>
        </w:rPr>
        <w:t xml:space="preserve"> determin</w:t>
      </w:r>
      <w:ins w:id="9" w:author="Benschop, Corina" w:date="2021-05-28T06:52:00Z">
        <w:r>
          <w:rPr>
            <w:lang w:val="en-US"/>
          </w:rPr>
          <w:t>ing</w:t>
        </w:r>
      </w:ins>
      <w:del w:id="10" w:author="Benschop, Corina" w:date="2021-05-28T06:52:00Z">
        <w:r w:rsidR="00FF3B7D" w:rsidRPr="007C7ADB" w:rsidDel="00D03216">
          <w:rPr>
            <w:lang w:val="en-US"/>
          </w:rPr>
          <w:delText>e</w:delText>
        </w:r>
      </w:del>
      <w:r w:rsidR="00FF3B7D" w:rsidRPr="007C7ADB">
        <w:rPr>
          <w:lang w:val="en-US"/>
        </w:rPr>
        <w:t xml:space="preserve"> the Number </w:t>
      </w:r>
      <w:proofErr w:type="gramStart"/>
      <w:r w:rsidR="00FF3B7D" w:rsidRPr="007C7ADB">
        <w:rPr>
          <w:lang w:val="en-US"/>
        </w:rPr>
        <w:t>Of</w:t>
      </w:r>
      <w:proofErr w:type="gramEnd"/>
      <w:r w:rsidR="00FF3B7D" w:rsidRPr="007C7ADB">
        <w:rPr>
          <w:lang w:val="en-US"/>
        </w:rPr>
        <w:t xml:space="preserve"> Contributors (NOC) to a DNA sample, </w:t>
      </w:r>
      <w:commentRangeStart w:id="11"/>
      <w:r w:rsidR="00FF3B7D" w:rsidRPr="007C7ADB">
        <w:rPr>
          <w:lang w:val="en-US"/>
        </w:rPr>
        <w:t>when it is evident that it consists of DNA from multiple people</w:t>
      </w:r>
      <w:commentRangeEnd w:id="11"/>
      <w:r>
        <w:rPr>
          <w:rStyle w:val="Verwijzingopmerking"/>
        </w:rPr>
        <w:commentReference w:id="11"/>
      </w:r>
      <w:r w:rsidR="00FF3B7D" w:rsidRPr="007C7ADB">
        <w:rPr>
          <w:lang w:val="en-US"/>
        </w:rPr>
        <w:t xml:space="preserve">. This is required </w:t>
      </w:r>
      <w:commentRangeStart w:id="12"/>
      <w:r w:rsidR="00FF3B7D" w:rsidRPr="007C7ADB">
        <w:rPr>
          <w:lang w:val="en-US"/>
        </w:rPr>
        <w:t xml:space="preserve">before any further analysis </w:t>
      </w:r>
      <w:commentRangeEnd w:id="12"/>
      <w:r>
        <w:rPr>
          <w:rStyle w:val="Verwijzingopmerking"/>
        </w:rPr>
        <w:commentReference w:id="12"/>
      </w:r>
      <w:r w:rsidR="00FF3B7D" w:rsidRPr="007C7ADB">
        <w:rPr>
          <w:lang w:val="en-US"/>
        </w:rPr>
        <w:t xml:space="preserve">can be done. The Netherlands Forensics Institute (NFI) </w:t>
      </w:r>
      <w:r w:rsidR="00452C37" w:rsidRPr="007C7ADB">
        <w:rPr>
          <w:lang w:val="en-US"/>
        </w:rPr>
        <w:t xml:space="preserve">previously developed a machine learning model to predict the NOC </w:t>
      </w:r>
      <w:r w:rsidR="00FF3B7D" w:rsidRPr="007C7ADB">
        <w:rPr>
          <w:lang w:val="en-US"/>
        </w:rPr>
        <w:t>of</w:t>
      </w:r>
      <w:r w:rsidR="00452C37" w:rsidRPr="007C7ADB">
        <w:rPr>
          <w:lang w:val="en-US"/>
        </w:rPr>
        <w:t xml:space="preserve"> a DNA sample based on features derived from Short Tandem Repeat (STR) data </w:t>
      </w:r>
      <w:r w:rsidR="00452C37" w:rsidRPr="007C7ADB">
        <w:rPr>
          <w:lang w:val="en-US"/>
        </w:rPr>
        <w:fldChar w:fldCharType="begin"/>
      </w:r>
      <w:r w:rsidR="00452C37" w:rsidRPr="007C7ADB">
        <w:rPr>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452C37" w:rsidRPr="007C7ADB">
        <w:rPr>
          <w:lang w:val="en-US"/>
        </w:rPr>
        <w:fldChar w:fldCharType="separate"/>
      </w:r>
      <w:r w:rsidR="00452C37" w:rsidRPr="007C7ADB">
        <w:rPr>
          <w:lang w:val="en-US"/>
        </w:rPr>
        <w:t>[1]</w:t>
      </w:r>
      <w:r w:rsidR="00452C37" w:rsidRPr="007C7ADB">
        <w:rPr>
          <w:lang w:val="en-US"/>
        </w:rPr>
        <w:fldChar w:fldCharType="end"/>
      </w:r>
      <w:r w:rsidR="00452C37" w:rsidRPr="007C7ADB">
        <w:rPr>
          <w:lang w:val="en-US"/>
        </w:rPr>
        <w:t xml:space="preserve">. This </w:t>
      </w:r>
      <w:r w:rsidR="00FF3B7D" w:rsidRPr="007C7ADB">
        <w:rPr>
          <w:lang w:val="en-US"/>
        </w:rPr>
        <w:t>r</w:t>
      </w:r>
      <w:r w:rsidR="00452C37" w:rsidRPr="007C7ADB">
        <w:rPr>
          <w:lang w:val="en-US"/>
        </w:rPr>
        <w:t xml:space="preserve">andom </w:t>
      </w:r>
      <w:r w:rsidR="00FF3B7D" w:rsidRPr="007C7ADB">
        <w:rPr>
          <w:lang w:val="en-US"/>
        </w:rPr>
        <w:t>f</w:t>
      </w:r>
      <w:r w:rsidR="00452C37" w:rsidRPr="007C7ADB">
        <w:rPr>
          <w:lang w:val="en-US"/>
        </w:rPr>
        <w:t xml:space="preserve">orest classifier uses 19 statistical features </w:t>
      </w:r>
      <w:r w:rsidR="0082308D" w:rsidRPr="007C7ADB">
        <w:rPr>
          <w:lang w:val="en-US"/>
        </w:rPr>
        <w:t>derived from the</w:t>
      </w:r>
      <w:r w:rsidR="00452C37" w:rsidRPr="007C7ADB">
        <w:rPr>
          <w:lang w:val="en-US"/>
        </w:rPr>
        <w:t xml:space="preserve"> STR data to achieve </w:t>
      </w:r>
      <w:commentRangeStart w:id="13"/>
      <w:r w:rsidR="00452C37" w:rsidRPr="007C7ADB">
        <w:rPr>
          <w:lang w:val="en-US"/>
        </w:rPr>
        <w:t xml:space="preserve">an accuracy of about 83%. </w:t>
      </w:r>
      <w:commentRangeEnd w:id="13"/>
      <w:r>
        <w:rPr>
          <w:rStyle w:val="Verwijzingopmerking"/>
        </w:rPr>
        <w:commentReference w:id="13"/>
      </w:r>
      <w:r w:rsidR="00452C37" w:rsidRPr="007C7ADB">
        <w:rPr>
          <w:lang w:val="en-US"/>
        </w:rPr>
        <w:t xml:space="preserve">However, the </w:t>
      </w:r>
      <w:commentRangeStart w:id="14"/>
      <w:r w:rsidR="00452C37" w:rsidRPr="007C7ADB">
        <w:rPr>
          <w:lang w:val="en-US"/>
        </w:rPr>
        <w:t xml:space="preserve">only output </w:t>
      </w:r>
      <w:commentRangeEnd w:id="14"/>
      <w:r>
        <w:rPr>
          <w:rStyle w:val="Verwijzingopmerking"/>
        </w:rPr>
        <w:commentReference w:id="14"/>
      </w:r>
      <w:r w:rsidR="00FF3B7D" w:rsidRPr="007C7ADB">
        <w:rPr>
          <w:lang w:val="en-US"/>
        </w:rPr>
        <w:t xml:space="preserve">that </w:t>
      </w:r>
      <w:r w:rsidR="0082308D" w:rsidRPr="007C7ADB">
        <w:rPr>
          <w:lang w:val="en-US"/>
        </w:rPr>
        <w:t>DNA-</w:t>
      </w:r>
      <w:r w:rsidR="00452C37" w:rsidRPr="007C7ADB">
        <w:rPr>
          <w:lang w:val="en-US"/>
        </w:rPr>
        <w:t xml:space="preserve">experts </w:t>
      </w:r>
      <w:r w:rsidR="00FF3B7D" w:rsidRPr="007C7ADB">
        <w:rPr>
          <w:lang w:val="en-US"/>
        </w:rPr>
        <w:t>can consult</w:t>
      </w:r>
      <w:r w:rsidR="00452C37" w:rsidRPr="007C7ADB">
        <w:rPr>
          <w:lang w:val="en-US"/>
        </w:rPr>
        <w:t xml:space="preserve"> is the predicted NOC. </w:t>
      </w:r>
      <w:r w:rsidR="00FF3B7D" w:rsidRPr="007C7ADB">
        <w:rPr>
          <w:lang w:val="en-US"/>
        </w:rPr>
        <w:t xml:space="preserve">When the expert analyzes a profile and comes to different NOC than the machine learning model outputs, </w:t>
      </w:r>
      <w:del w:id="15" w:author="Benschop, Corina" w:date="2021-05-28T06:57:00Z">
        <w:r w:rsidR="00FF3B7D" w:rsidRPr="007C7ADB" w:rsidDel="00D03216">
          <w:rPr>
            <w:lang w:val="en-US"/>
          </w:rPr>
          <w:delText>there is no way</w:delText>
        </w:r>
      </w:del>
      <w:ins w:id="16" w:author="Benschop, Corina" w:date="2021-05-28T06:57:00Z">
        <w:r>
          <w:rPr>
            <w:lang w:val="en-US"/>
          </w:rPr>
          <w:t>it is challenging</w:t>
        </w:r>
      </w:ins>
      <w:r w:rsidR="00FF3B7D" w:rsidRPr="007C7ADB">
        <w:rPr>
          <w:lang w:val="en-US"/>
        </w:rPr>
        <w:t xml:space="preserve"> to determine who is correct. </w:t>
      </w:r>
      <w:r w:rsidR="00452C37" w:rsidRPr="007C7ADB">
        <w:rPr>
          <w:lang w:val="en-US"/>
        </w:rPr>
        <w:t xml:space="preserve">No information about how the model came to this conclusion is provided, therefore not allowing experts to use this tool </w:t>
      </w:r>
      <w:commentRangeStart w:id="17"/>
      <w:r w:rsidR="00452C37" w:rsidRPr="007C7ADB">
        <w:rPr>
          <w:lang w:val="en-US"/>
        </w:rPr>
        <w:t>effectively</w:t>
      </w:r>
      <w:commentRangeEnd w:id="17"/>
      <w:r>
        <w:rPr>
          <w:rStyle w:val="Verwijzingopmerking"/>
        </w:rPr>
        <w:commentReference w:id="17"/>
      </w:r>
      <w:r w:rsidR="00452C37" w:rsidRPr="007C7ADB">
        <w:rPr>
          <w:lang w:val="en-US"/>
        </w:rPr>
        <w:t xml:space="preserve"> as support for their decision making. This decision </w:t>
      </w:r>
      <w:ins w:id="18" w:author="Benschop, Corina" w:date="2021-05-28T08:28:00Z">
        <w:r w:rsidR="00BA178C">
          <w:rPr>
            <w:lang w:val="en-US"/>
          </w:rPr>
          <w:t>can be</w:t>
        </w:r>
      </w:ins>
      <w:del w:id="19" w:author="Benschop, Corina" w:date="2021-05-28T08:28:00Z">
        <w:r w:rsidR="00452C37" w:rsidRPr="007C7ADB" w:rsidDel="00BA178C">
          <w:rPr>
            <w:lang w:val="en-US"/>
          </w:rPr>
          <w:delText>is</w:delText>
        </w:r>
      </w:del>
      <w:ins w:id="20" w:author="Benschop, Corina" w:date="2021-05-28T08:28:00Z">
        <w:r w:rsidR="00BA178C">
          <w:rPr>
            <w:lang w:val="en-US"/>
          </w:rPr>
          <w:t xml:space="preserve"> of</w:t>
        </w:r>
      </w:ins>
      <w:r w:rsidR="00452C37" w:rsidRPr="007C7ADB">
        <w:rPr>
          <w:lang w:val="en-US"/>
        </w:rPr>
        <w:t xml:space="preserve"> importan</w:t>
      </w:r>
      <w:ins w:id="21" w:author="Benschop, Corina" w:date="2021-05-28T08:28:00Z">
        <w:r w:rsidR="00BA178C">
          <w:rPr>
            <w:lang w:val="en-US"/>
          </w:rPr>
          <w:t>ce</w:t>
        </w:r>
      </w:ins>
      <w:del w:id="22" w:author="Benschop, Corina" w:date="2021-05-28T08:28:00Z">
        <w:r w:rsidR="00452C37" w:rsidRPr="007C7ADB" w:rsidDel="00BA178C">
          <w:rPr>
            <w:lang w:val="en-US"/>
          </w:rPr>
          <w:delText>t</w:delText>
        </w:r>
      </w:del>
      <w:r w:rsidR="00452C37" w:rsidRPr="007C7ADB">
        <w:rPr>
          <w:lang w:val="en-US"/>
        </w:rPr>
        <w:t xml:space="preserve"> </w:t>
      </w:r>
      <w:ins w:id="23" w:author="Benschop, Corina" w:date="2021-05-28T08:28:00Z">
        <w:r w:rsidR="00BA178C">
          <w:rPr>
            <w:lang w:val="en-US"/>
          </w:rPr>
          <w:t xml:space="preserve">in </w:t>
        </w:r>
      </w:ins>
      <w:ins w:id="24" w:author="Benschop, Corina" w:date="2021-05-28T08:29:00Z">
        <w:r w:rsidR="00BA178C">
          <w:rPr>
            <w:lang w:val="en-US"/>
          </w:rPr>
          <w:t xml:space="preserve">weight of evidence </w:t>
        </w:r>
      </w:ins>
      <w:del w:id="25" w:author="Benschop, Corina" w:date="2021-05-28T08:29:00Z">
        <w:r w:rsidR="00452C37" w:rsidRPr="007C7ADB" w:rsidDel="00BA178C">
          <w:rPr>
            <w:lang w:val="en-US"/>
          </w:rPr>
          <w:delText xml:space="preserve">for further </w:delText>
        </w:r>
      </w:del>
      <w:r w:rsidR="00452C37" w:rsidRPr="007C7ADB">
        <w:rPr>
          <w:lang w:val="en-US"/>
        </w:rPr>
        <w:t>calculation</w:t>
      </w:r>
      <w:ins w:id="26" w:author="Benschop, Corina" w:date="2021-05-28T08:29:00Z">
        <w:r w:rsidR="00BA178C">
          <w:rPr>
            <w:lang w:val="en-US"/>
          </w:rPr>
          <w:t>s</w:t>
        </w:r>
      </w:ins>
      <w:del w:id="27" w:author="Benschop, Corina" w:date="2021-05-28T08:29:00Z">
        <w:r w:rsidR="00452C37" w:rsidRPr="007C7ADB" w:rsidDel="00BA178C">
          <w:rPr>
            <w:lang w:val="en-US"/>
          </w:rPr>
          <w:delText xml:space="preserve"> of evidence</w:delText>
        </w:r>
      </w:del>
      <w:r w:rsidR="00452C37" w:rsidRPr="007C7ADB">
        <w:rPr>
          <w:lang w:val="en-US"/>
        </w:rPr>
        <w:t xml:space="preserve"> </w:t>
      </w:r>
      <w:r w:rsidR="00452C37"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452C37" w:rsidRPr="007C7ADB">
        <w:rPr>
          <w:lang w:val="en-US"/>
        </w:rPr>
        <w:fldChar w:fldCharType="separate"/>
      </w:r>
      <w:r w:rsidR="00452C37" w:rsidRPr="007C7ADB">
        <w:rPr>
          <w:lang w:val="en-US"/>
        </w:rPr>
        <w:t>[2]</w:t>
      </w:r>
      <w:r w:rsidR="00452C37" w:rsidRPr="007C7ADB">
        <w:rPr>
          <w:lang w:val="en-US"/>
        </w:rPr>
        <w:fldChar w:fldCharType="end"/>
      </w:r>
      <w:r w:rsidR="00452C37" w:rsidRPr="007C7ADB">
        <w:rPr>
          <w:lang w:val="en-US"/>
        </w:rPr>
        <w:t xml:space="preserve">. </w:t>
      </w:r>
    </w:p>
    <w:p w14:paraId="3C4A65F7" w14:textId="2E312842" w:rsidR="00452C37" w:rsidRPr="007C7ADB" w:rsidRDefault="00452C37" w:rsidP="00AA7DFA">
      <w:pPr>
        <w:jc w:val="both"/>
        <w:rPr>
          <w:lang w:val="en-US"/>
        </w:rPr>
      </w:pPr>
      <w:r w:rsidRPr="007C7ADB">
        <w:rPr>
          <w:lang w:val="en-US"/>
        </w:rPr>
        <w:t xml:space="preserve">With the addition of </w:t>
      </w:r>
      <w:proofErr w:type="spellStart"/>
      <w:r w:rsidR="003D48C9" w:rsidRPr="007C7ADB">
        <w:rPr>
          <w:lang w:val="en-US"/>
        </w:rPr>
        <w:t>eXplainable</w:t>
      </w:r>
      <w:proofErr w:type="spellEnd"/>
      <w:r w:rsidR="003D48C9" w:rsidRPr="007C7ADB">
        <w:rPr>
          <w:lang w:val="en-US"/>
        </w:rPr>
        <w:t xml:space="preserve"> Artificial Intelligence (</w:t>
      </w:r>
      <w:r w:rsidRPr="007C7ADB">
        <w:rPr>
          <w:lang w:val="en-US"/>
        </w:rPr>
        <w:t>XAI</w:t>
      </w:r>
      <w:r w:rsidR="003D48C9" w:rsidRPr="007C7ADB">
        <w:rPr>
          <w:lang w:val="en-US"/>
        </w:rPr>
        <w:t>)</w:t>
      </w:r>
      <w:r w:rsidRPr="007C7ADB">
        <w:rPr>
          <w:lang w:val="en-US"/>
        </w:rPr>
        <w:t xml:space="preserve">, the NFI hopes to improve the value of their prediction tool for experts in determining the </w:t>
      </w:r>
      <w:commentRangeStart w:id="28"/>
      <w:r w:rsidRPr="007C7ADB">
        <w:rPr>
          <w:lang w:val="en-US"/>
        </w:rPr>
        <w:t>number of contributors</w:t>
      </w:r>
      <w:commentRangeEnd w:id="28"/>
      <w:r w:rsidR="00BA178C">
        <w:rPr>
          <w:rStyle w:val="Verwijzingopmerking"/>
        </w:rPr>
        <w:commentReference w:id="28"/>
      </w:r>
      <w:r w:rsidRPr="007C7ADB">
        <w:rPr>
          <w:lang w:val="en-US"/>
        </w:rPr>
        <w:t xml:space="preserve">. XAI has been recognized as a tool to help humans understand the </w:t>
      </w:r>
      <w:r w:rsidRPr="007C7ADB">
        <w:rPr>
          <w:i/>
          <w:iCs/>
          <w:lang w:val="en-US"/>
        </w:rPr>
        <w:t>why</w:t>
      </w:r>
      <w:r w:rsidRPr="007C7ADB">
        <w:rPr>
          <w:lang w:val="en-US"/>
        </w:rPr>
        <w:t xml:space="preserve"> of outcomes in Machine Learning (ML) applications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Many of such methods have been developed to understand the factors that influence certain decisions made by ML applications, which is what the NFI is looking for as well. For instance, if the NOC model predicts a different outcome than the expert had in mind, the expert can consult explanations of the model. In this way, the expert can make an informed decision to stick with their own conclusion if the model does not seem to have learned the correct distinctions, or choose the predicted value if the model </w:t>
      </w:r>
      <w:r w:rsidR="00981FE5" w:rsidRPr="007C7ADB">
        <w:rPr>
          <w:lang w:val="en-US"/>
        </w:rPr>
        <w:t>makes a good case</w:t>
      </w:r>
      <w:r w:rsidRPr="007C7ADB">
        <w:rPr>
          <w:lang w:val="en-US"/>
        </w:rPr>
        <w:t xml:space="preserve">. </w:t>
      </w:r>
    </w:p>
    <w:p w14:paraId="002DD28B" w14:textId="29E1CBE0" w:rsidR="00452C37" w:rsidRPr="007C7ADB" w:rsidRDefault="0011374B" w:rsidP="00AA7DFA">
      <w:pPr>
        <w:pStyle w:val="Kop2"/>
        <w:jc w:val="both"/>
        <w:rPr>
          <w:lang w:val="en-US"/>
        </w:rPr>
      </w:pPr>
      <w:bookmarkStart w:id="29" w:name="_Toc72172039"/>
      <w:bookmarkStart w:id="30" w:name="_Toc72848628"/>
      <w:r w:rsidRPr="007C7ADB">
        <w:rPr>
          <w:lang w:val="en-US"/>
        </w:rPr>
        <w:t xml:space="preserve">1.2 </w:t>
      </w:r>
      <w:r w:rsidR="00452C37" w:rsidRPr="007C7ADB">
        <w:rPr>
          <w:lang w:val="en-US"/>
        </w:rPr>
        <w:t>Main related works</w:t>
      </w:r>
      <w:bookmarkEnd w:id="29"/>
      <w:bookmarkEnd w:id="30"/>
    </w:p>
    <w:p w14:paraId="174E450C" w14:textId="2E70075A" w:rsidR="00452C37" w:rsidRPr="007C7ADB" w:rsidRDefault="00452C37" w:rsidP="00AA7DFA">
      <w:pPr>
        <w:jc w:val="both"/>
        <w:rPr>
          <w:lang w:val="en-US"/>
        </w:rPr>
      </w:pPr>
      <w:r w:rsidRPr="007C7ADB">
        <w:rPr>
          <w:lang w:val="en-US"/>
        </w:rPr>
        <w:t xml:space="preserve">Explanations have a certain scope; they can be applied to a single prediction, or to the entire ML model. This distinction is defined as local- or global explanations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As experts are evaluating the individual predictions of a ML model, they are concerned with local explanations. Besides scope, explanation techniques can either be optimized for certain ML models, or be developed to work for any type of ML model. </w:t>
      </w:r>
      <w:r w:rsidR="0016164A" w:rsidRPr="007C7ADB">
        <w:rPr>
          <w:lang w:val="en-US"/>
        </w:rPr>
        <w:t>These are called</w:t>
      </w:r>
      <w:r w:rsidRPr="007C7ADB">
        <w:rPr>
          <w:lang w:val="en-US"/>
        </w:rPr>
        <w:t xml:space="preserve"> model-specific or model-agnostic respectively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Since the NFI has plans to keep optimizing the ML model for determining the NOC, we intend to focus on model-agnostic methods.</w:t>
      </w:r>
      <w:r w:rsidR="00D710ED" w:rsidRPr="007C7ADB">
        <w:rPr>
          <w:lang w:val="en-US"/>
        </w:rPr>
        <w:t xml:space="preserve"> </w:t>
      </w:r>
      <w:r w:rsidRPr="007C7ADB">
        <w:rPr>
          <w:lang w:val="en-US"/>
        </w:rPr>
        <w:t xml:space="preserve">There exist roughly two directions of generating local, model-agnostic explanations. </w:t>
      </w:r>
    </w:p>
    <w:p w14:paraId="30BB903D" w14:textId="7B2D1CAA" w:rsidR="00452C37" w:rsidRPr="007C7ADB" w:rsidRDefault="00452C37" w:rsidP="00AA7DFA">
      <w:pPr>
        <w:jc w:val="both"/>
        <w:rPr>
          <w:lang w:val="en-US"/>
        </w:rPr>
      </w:pPr>
      <w:r w:rsidRPr="007C7ADB">
        <w:rPr>
          <w:lang w:val="en-US"/>
        </w:rPr>
        <w:t xml:space="preserve">The first is techniques such as SHAP, which has been established as providing effective explanations in the form of the top input features that have driven the model to making a certain prediction [7]. This effectively answers the question </w:t>
      </w:r>
      <w:r w:rsidRPr="007C7ADB">
        <w:rPr>
          <w:i/>
          <w:iCs/>
          <w:lang w:val="en-US"/>
        </w:rPr>
        <w:t>“Why did the model predict A?</w:t>
      </w:r>
      <w:r w:rsidR="00FF3B7D" w:rsidRPr="007C7ADB">
        <w:rPr>
          <w:i/>
          <w:iCs/>
          <w:lang w:val="en-US"/>
        </w:rPr>
        <w:t>”.</w:t>
      </w:r>
      <w:r w:rsidRPr="007C7ADB">
        <w:rPr>
          <w:lang w:val="en-US"/>
        </w:rPr>
        <w:t xml:space="preserve"> Some research has implemented SHAP to real-life cases such as predicting hypoxia based on clinical data </w: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 </w:instrTex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 xml:space="preserve">, and predicting the most fitting eye-surgery type </w: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 </w:instrTex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[9]</w:t>
      </w:r>
      <w:r w:rsidRPr="007C7ADB">
        <w:rPr>
          <w:lang w:val="en-US"/>
        </w:rPr>
        <w:fldChar w:fldCharType="end"/>
      </w:r>
      <w:r w:rsidRPr="007C7ADB">
        <w:rPr>
          <w:lang w:val="en-US"/>
        </w:rPr>
        <w:t xml:space="preserve">. They seem to have obtained valuable information for what are important factors to ML models. </w:t>
      </w:r>
    </w:p>
    <w:p w14:paraId="26993473" w14:textId="0CB18F7C" w:rsidR="00452C37" w:rsidRPr="007C7ADB" w:rsidRDefault="00452C37" w:rsidP="00AA7DFA">
      <w:pPr>
        <w:jc w:val="both"/>
        <w:rPr>
          <w:lang w:val="en-US"/>
        </w:rPr>
      </w:pPr>
      <w:r w:rsidRPr="007C7ADB">
        <w:rPr>
          <w:lang w:val="en-US"/>
        </w:rPr>
        <w:t xml:space="preserve">The second direction of explanations is a more recent research direction, which answers the question </w:t>
      </w:r>
      <w:r w:rsidRPr="007C7ADB">
        <w:rPr>
          <w:i/>
          <w:iCs/>
          <w:lang w:val="en-US"/>
        </w:rPr>
        <w:t>“Why did the model not predict class B?”</w:t>
      </w:r>
      <w:r w:rsidRPr="007C7ADB">
        <w:rPr>
          <w:lang w:val="en-US"/>
        </w:rPr>
        <w:t xml:space="preserve">. This type of explanation is called a counterfactual, showing how the instance could have been predicted differently if certain input features were different [8, 9]. This way of reasoning is underpinned by the social sciences to be effective, as humans seek contrastive explanations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Since this </w:t>
      </w:r>
      <w:r w:rsidR="00981FE5" w:rsidRPr="007C7ADB">
        <w:rPr>
          <w:lang w:val="en-US"/>
        </w:rPr>
        <w:t>technique</w:t>
      </w:r>
      <w:r w:rsidRPr="007C7ADB">
        <w:rPr>
          <w:lang w:val="en-US"/>
        </w:rPr>
        <w:t xml:space="preserve"> is new, numerous methods are being developed, yet none has particularly risen to the top as with SHAP </w:t>
      </w:r>
      <w:r w:rsidRPr="007C7ADB">
        <w:rPr>
          <w:lang w:val="en-US"/>
        </w:rPr>
        <w:fldChar w:fldCharType="begin"/>
      </w:r>
      <w:r w:rsidRPr="007C7ADB">
        <w:rPr>
          <w:lang w:val="en-US"/>
        </w:rPr>
        <w:instrText xml:space="preserve"> ADDIN EN.CITE &lt;EndNote&gt;&lt;Cite&gt;&lt;Author&gt;Verma&lt;/Author&gt;&lt;Year&gt;2020&lt;/Year&gt;&lt;RecNum&gt;100&lt;/RecNum&gt;&lt;DisplayText&gt;[11]&lt;/DisplayText&gt;&lt;record&gt;&lt;rec-number&gt;100&lt;/rec-number&gt;&lt;foreign-keys&gt;&lt;key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Pr="007C7ADB">
        <w:rPr>
          <w:lang w:val="en-US"/>
        </w:rPr>
        <w:fldChar w:fldCharType="separate"/>
      </w:r>
      <w:r w:rsidRPr="007C7ADB">
        <w:rPr>
          <w:lang w:val="en-US"/>
        </w:rPr>
        <w:t>[11]</w:t>
      </w:r>
      <w:r w:rsidRPr="007C7ADB">
        <w:rPr>
          <w:lang w:val="en-US"/>
        </w:rPr>
        <w:fldChar w:fldCharType="end"/>
      </w:r>
      <w:r w:rsidRPr="007C7ADB">
        <w:rPr>
          <w:lang w:val="en-US"/>
        </w:rPr>
        <w:t xml:space="preserve">. </w:t>
      </w:r>
    </w:p>
    <w:p w14:paraId="5E7DF3C5" w14:textId="4B12C307" w:rsidR="00452C37" w:rsidRPr="007C7ADB" w:rsidRDefault="00452C37" w:rsidP="00AA7DFA">
      <w:pPr>
        <w:jc w:val="both"/>
        <w:rPr>
          <w:lang w:val="en-US"/>
        </w:rPr>
      </w:pPr>
      <w:r w:rsidRPr="007C7ADB">
        <w:rPr>
          <w:lang w:val="en-US"/>
        </w:rPr>
        <w:t xml:space="preserve">The literature on generating explanations underpins the value of creating explanations that are catered towards a specific problem, as the effectiveness of explanations is highly sensitive to the audience they </w:t>
      </w:r>
      <w:r w:rsidRPr="007C7ADB">
        <w:rPr>
          <w:lang w:val="en-US"/>
        </w:rPr>
        <w:lastRenderedPageBreak/>
        <w:t xml:space="preserve">are presented to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w:t>
      </w:r>
      <w:r w:rsidR="003D0E1A" w:rsidRPr="007C7ADB">
        <w:rPr>
          <w:lang w:val="en-US"/>
        </w:rPr>
        <w:t>Therefore, it is good to explore which techniques exist, if they can be applied to this problem, and how they should be adapted to produce the best result.</w:t>
      </w:r>
    </w:p>
    <w:p w14:paraId="20FDBE29" w14:textId="2CAFB41D" w:rsidR="00452C37" w:rsidRPr="007C7ADB" w:rsidRDefault="0011374B" w:rsidP="00AA7DFA">
      <w:pPr>
        <w:pStyle w:val="Kop2"/>
        <w:jc w:val="both"/>
        <w:rPr>
          <w:lang w:val="en-US"/>
        </w:rPr>
      </w:pPr>
      <w:bookmarkStart w:id="31" w:name="_Toc72172040"/>
      <w:bookmarkStart w:id="32" w:name="_Toc72848629"/>
      <w:r w:rsidRPr="007C7ADB">
        <w:rPr>
          <w:lang w:val="en-US"/>
        </w:rPr>
        <w:t xml:space="preserve">1.3 </w:t>
      </w:r>
      <w:bookmarkEnd w:id="31"/>
      <w:r w:rsidRPr="007C7ADB">
        <w:rPr>
          <w:lang w:val="en-US"/>
        </w:rPr>
        <w:t>Research questions</w:t>
      </w:r>
      <w:bookmarkEnd w:id="32"/>
    </w:p>
    <w:p w14:paraId="4174EC75" w14:textId="016D5ACE" w:rsidR="00452C37" w:rsidRPr="007C7ADB" w:rsidRDefault="00452C37" w:rsidP="00AA7DFA">
      <w:pPr>
        <w:jc w:val="both"/>
        <w:rPr>
          <w:lang w:val="en-US"/>
        </w:rPr>
      </w:pPr>
      <w:r w:rsidRPr="007C7ADB">
        <w:rPr>
          <w:lang w:val="en-US"/>
        </w:rPr>
        <w:t xml:space="preserve">In this study, we </w:t>
      </w:r>
      <w:r w:rsidR="006B1785" w:rsidRPr="007C7ADB">
        <w:rPr>
          <w:lang w:val="en-US"/>
        </w:rPr>
        <w:t>aim</w:t>
      </w:r>
      <w:r w:rsidRPr="007C7ADB">
        <w:rPr>
          <w:lang w:val="en-US"/>
        </w:rPr>
        <w:t xml:space="preserve"> to generate local, model-agnostic explanations for ML models that predict the number of contributors. To achieve this, we must identify the existing techniques for generating local explanations and the types of assumptions they make on the underlying data. In this way, we can decide which methods might be applicable to the specific dataset that we have available. </w:t>
      </w:r>
    </w:p>
    <w:p w14:paraId="3DA01BDF" w14:textId="77777777" w:rsidR="00452C37" w:rsidRPr="007C7ADB" w:rsidRDefault="00452C37" w:rsidP="00AA7DFA">
      <w:pPr>
        <w:jc w:val="both"/>
        <w:rPr>
          <w:i/>
          <w:iCs/>
          <w:lang w:val="en-US"/>
        </w:rPr>
      </w:pPr>
      <w:r w:rsidRPr="007C7ADB">
        <w:rPr>
          <w:i/>
          <w:iCs/>
          <w:lang w:val="en-US"/>
        </w:rPr>
        <w:t>How can we generate informative model-agnostic local explanations for predictions of the number of contributors (NOC)?</w:t>
      </w:r>
    </w:p>
    <w:p w14:paraId="1387B194" w14:textId="6E8C7972" w:rsidR="00452C37" w:rsidRPr="007C7ADB" w:rsidRDefault="00452C37" w:rsidP="00AA7DFA">
      <w:pPr>
        <w:pStyle w:val="Lijstalinea"/>
        <w:numPr>
          <w:ilvl w:val="0"/>
          <w:numId w:val="7"/>
        </w:numPr>
        <w:jc w:val="both"/>
        <w:rPr>
          <w:lang w:val="en-US"/>
        </w:rPr>
      </w:pPr>
      <w:bookmarkStart w:id="33" w:name="_Ref72842847"/>
      <w:r w:rsidRPr="007C7ADB">
        <w:rPr>
          <w:lang w:val="en-US"/>
        </w:rPr>
        <w:t>What information do experts look at when determining the NOC?</w:t>
      </w:r>
      <w:bookmarkEnd w:id="33"/>
    </w:p>
    <w:p w14:paraId="1E1C0A2B" w14:textId="77777777" w:rsidR="0082308D" w:rsidRPr="007C7ADB" w:rsidRDefault="00452C37" w:rsidP="00AA7DFA">
      <w:pPr>
        <w:pStyle w:val="Lijstalinea"/>
        <w:numPr>
          <w:ilvl w:val="0"/>
          <w:numId w:val="7"/>
        </w:numPr>
        <w:jc w:val="both"/>
        <w:rPr>
          <w:lang w:val="en-US"/>
        </w:rPr>
      </w:pPr>
      <w:bookmarkStart w:id="34" w:name="_Ref72842858"/>
      <w:r w:rsidRPr="007C7ADB">
        <w:rPr>
          <w:lang w:val="en-US"/>
        </w:rPr>
        <w:t>What purpose does an explanation of the NOC machine learning model serve?</w:t>
      </w:r>
      <w:bookmarkEnd w:id="34"/>
    </w:p>
    <w:p w14:paraId="57B43CA0" w14:textId="32B9F89B" w:rsidR="00452C37" w:rsidRPr="007C7ADB" w:rsidRDefault="0082308D" w:rsidP="00AA7DFA">
      <w:pPr>
        <w:pStyle w:val="Lijstalinea"/>
        <w:numPr>
          <w:ilvl w:val="0"/>
          <w:numId w:val="7"/>
        </w:numPr>
        <w:jc w:val="both"/>
        <w:rPr>
          <w:lang w:val="en-US"/>
        </w:rPr>
      </w:pPr>
      <w:bookmarkStart w:id="35" w:name="_Ref72842861"/>
      <w:r w:rsidRPr="007C7ADB">
        <w:rPr>
          <w:lang w:val="en-US"/>
        </w:rPr>
        <w:t>What does the NOC machine learning problem look like?</w:t>
      </w:r>
      <w:bookmarkEnd w:id="35"/>
    </w:p>
    <w:p w14:paraId="7190469D" w14:textId="05CA97A9" w:rsidR="006B1785" w:rsidRPr="007C7ADB" w:rsidRDefault="00452C37" w:rsidP="00AA7DFA">
      <w:pPr>
        <w:pStyle w:val="Lijstalinea"/>
        <w:numPr>
          <w:ilvl w:val="0"/>
          <w:numId w:val="7"/>
        </w:numPr>
        <w:jc w:val="both"/>
        <w:rPr>
          <w:lang w:val="en-US"/>
        </w:rPr>
      </w:pPr>
      <w:bookmarkStart w:id="36" w:name="_Ref72842872"/>
      <w:r w:rsidRPr="007C7ADB">
        <w:rPr>
          <w:lang w:val="en-US"/>
        </w:rPr>
        <w:t>Which types of local explanations could work for this problem?</w:t>
      </w:r>
      <w:bookmarkEnd w:id="36"/>
      <w:r w:rsidR="006B1785" w:rsidRPr="007C7ADB">
        <w:rPr>
          <w:lang w:val="en-US"/>
        </w:rPr>
        <w:t xml:space="preserve"> </w:t>
      </w:r>
    </w:p>
    <w:p w14:paraId="4828EE02" w14:textId="2B92E328" w:rsidR="00403D1D" w:rsidRPr="007C7ADB" w:rsidRDefault="00403D1D" w:rsidP="00AA7DFA">
      <w:pPr>
        <w:pStyle w:val="Lijstalinea"/>
        <w:numPr>
          <w:ilvl w:val="0"/>
          <w:numId w:val="7"/>
        </w:numPr>
        <w:jc w:val="both"/>
        <w:rPr>
          <w:lang w:val="en-US"/>
        </w:rPr>
      </w:pPr>
      <w:bookmarkStart w:id="37" w:name="_Ref72843457"/>
      <w:r w:rsidRPr="007C7ADB">
        <w:rPr>
          <w:lang w:val="en-US"/>
        </w:rPr>
        <w:t>How can an explanation be presented to the users?</w:t>
      </w:r>
      <w:bookmarkEnd w:id="37"/>
    </w:p>
    <w:p w14:paraId="23820C90" w14:textId="77777777" w:rsidR="00452C37" w:rsidRPr="007C7ADB" w:rsidRDefault="00452C37" w:rsidP="00AA7DFA">
      <w:pPr>
        <w:pStyle w:val="Lijstalinea"/>
        <w:numPr>
          <w:ilvl w:val="0"/>
          <w:numId w:val="7"/>
        </w:numPr>
        <w:jc w:val="both"/>
        <w:rPr>
          <w:lang w:val="en-US"/>
        </w:rPr>
      </w:pPr>
      <w:bookmarkStart w:id="38" w:name="_Ref72843670"/>
      <w:r w:rsidRPr="007C7ADB">
        <w:rPr>
          <w:lang w:val="en-US"/>
        </w:rPr>
        <w:t>How can local explanation techniques be adapted to be applied to this problem?</w:t>
      </w:r>
      <w:bookmarkEnd w:id="38"/>
    </w:p>
    <w:p w14:paraId="4F28B9BE" w14:textId="77777777" w:rsidR="00452C37" w:rsidRPr="007C7ADB" w:rsidRDefault="00452C37" w:rsidP="00AA7DFA">
      <w:pPr>
        <w:pStyle w:val="Lijstalinea"/>
        <w:numPr>
          <w:ilvl w:val="0"/>
          <w:numId w:val="7"/>
        </w:numPr>
        <w:jc w:val="both"/>
        <w:rPr>
          <w:lang w:val="en-US"/>
        </w:rPr>
      </w:pPr>
      <w:bookmarkStart w:id="39" w:name="_Ref72843888"/>
      <w:r w:rsidRPr="007C7ADB">
        <w:rPr>
          <w:lang w:val="en-US"/>
        </w:rPr>
        <w:t>How can we evaluate the generated explanations from a machine learning perspective?</w:t>
      </w:r>
      <w:bookmarkEnd w:id="39"/>
    </w:p>
    <w:p w14:paraId="686A8829" w14:textId="679BAA16" w:rsidR="00452C37" w:rsidRPr="007C7ADB" w:rsidRDefault="00452C37" w:rsidP="00AA7DFA">
      <w:pPr>
        <w:pStyle w:val="Lijstalinea"/>
        <w:numPr>
          <w:ilvl w:val="0"/>
          <w:numId w:val="7"/>
        </w:numPr>
        <w:jc w:val="both"/>
        <w:rPr>
          <w:lang w:val="en-US"/>
        </w:rPr>
      </w:pPr>
      <w:bookmarkStart w:id="40" w:name="_Ref72843986"/>
      <w:r w:rsidRPr="007C7ADB">
        <w:rPr>
          <w:lang w:val="en-US"/>
        </w:rPr>
        <w:t>How can we evaluate the generated explanations from a user perspective?</w:t>
      </w:r>
      <w:bookmarkEnd w:id="40"/>
    </w:p>
    <w:p w14:paraId="59F67A70" w14:textId="2EFF6E0C" w:rsidR="00452C37" w:rsidRPr="007C7ADB" w:rsidRDefault="0011374B" w:rsidP="00AA7DFA">
      <w:pPr>
        <w:pStyle w:val="Kop2"/>
        <w:jc w:val="both"/>
        <w:rPr>
          <w:lang w:val="en-US"/>
        </w:rPr>
      </w:pPr>
      <w:bookmarkStart w:id="41" w:name="_Toc72172042"/>
      <w:bookmarkStart w:id="42" w:name="_Toc72848630"/>
      <w:r w:rsidRPr="007C7ADB">
        <w:rPr>
          <w:lang w:val="en-US"/>
        </w:rPr>
        <w:t>1.4 Methodology and p</w:t>
      </w:r>
      <w:r w:rsidR="00452C37" w:rsidRPr="007C7ADB">
        <w:rPr>
          <w:lang w:val="en-US"/>
        </w:rPr>
        <w:t>lanning</w:t>
      </w:r>
      <w:bookmarkEnd w:id="41"/>
      <w:bookmarkEnd w:id="42"/>
    </w:p>
    <w:p w14:paraId="47EDDE19" w14:textId="159C6A50" w:rsidR="00313ABB" w:rsidRPr="007C7ADB" w:rsidRDefault="003844E0" w:rsidP="00AA7DFA">
      <w:pPr>
        <w:jc w:val="both"/>
        <w:rPr>
          <w:lang w:val="en-US"/>
        </w:rPr>
      </w:pPr>
      <w:r w:rsidRPr="007C7ADB">
        <w:rPr>
          <w:lang w:val="en-US"/>
        </w:rPr>
        <w:t>Originally, the thesis was planned in a linear fashion</w:t>
      </w:r>
      <w:r w:rsidR="0033710F" w:rsidRPr="007C7ADB">
        <w:rPr>
          <w:lang w:val="en-US"/>
        </w:rPr>
        <w:t xml:space="preserve"> where the phases of development</w:t>
      </w:r>
      <w:r w:rsidR="000D1C82" w:rsidRPr="007C7ADB">
        <w:rPr>
          <w:lang w:val="en-US"/>
        </w:rPr>
        <w:t xml:space="preserve"> would be processed one by one. After considerations about maintaining quality, it was decided that an Agile approach would be more beneficial. In this way, quality can be monitored by using short cycles which includes all phases of development in </w:t>
      </w:r>
      <w:r w:rsidR="00981FE5" w:rsidRPr="007C7ADB">
        <w:rPr>
          <w:lang w:val="en-US"/>
        </w:rPr>
        <w:t xml:space="preserve">a period of three weeks each. The cycles can focus more on certain stages of the process as time progresses. For instance, </w:t>
      </w:r>
      <w:r w:rsidR="00C439CA" w:rsidRPr="007C7ADB">
        <w:rPr>
          <w:lang w:val="en-US"/>
        </w:rPr>
        <w:t xml:space="preserve">cycles will be more research-heavy at the earlier stages, and more </w:t>
      </w:r>
      <w:r w:rsidR="00313ABB" w:rsidRPr="007C7ADB">
        <w:rPr>
          <w:lang w:val="en-US"/>
        </w:rPr>
        <w:t>evaluation</w:t>
      </w:r>
      <w:r w:rsidR="00C439CA" w:rsidRPr="007C7ADB">
        <w:rPr>
          <w:lang w:val="en-US"/>
        </w:rPr>
        <w:t>-heavy at the end.</w:t>
      </w:r>
      <w:r w:rsidR="00313ABB" w:rsidRPr="007C7ADB">
        <w:rPr>
          <w:lang w:val="en-US"/>
        </w:rPr>
        <w:t xml:space="preserve"> At the end of each period, reflection can help adjust the course of action. </w:t>
      </w:r>
      <w:r w:rsidR="00896D59" w:rsidRPr="007C7ADB">
        <w:rPr>
          <w:lang w:val="en-US"/>
        </w:rPr>
        <w:fldChar w:fldCharType="begin"/>
      </w:r>
      <w:r w:rsidR="00896D59" w:rsidRPr="007C7ADB">
        <w:rPr>
          <w:lang w:val="en-US"/>
        </w:rPr>
        <w:instrText xml:space="preserve"> REF _Ref72847304 \h </w:instrText>
      </w:r>
      <w:r w:rsidR="00AA7DFA">
        <w:rPr>
          <w:lang w:val="en-US"/>
        </w:rPr>
        <w:instrText xml:space="preserve"> \* MERGEFORMAT </w:instrText>
      </w:r>
      <w:r w:rsidR="00896D59" w:rsidRPr="007C7ADB">
        <w:rPr>
          <w:lang w:val="en-US"/>
        </w:rPr>
      </w:r>
      <w:r w:rsidR="00896D59" w:rsidRPr="007C7ADB">
        <w:rPr>
          <w:lang w:val="en-US"/>
        </w:rPr>
        <w:fldChar w:fldCharType="separate"/>
      </w:r>
      <w:r w:rsidR="00896D59" w:rsidRPr="007C7ADB">
        <w:rPr>
          <w:lang w:val="en-US"/>
        </w:rPr>
        <w:t xml:space="preserve">Figure </w:t>
      </w:r>
      <w:r w:rsidR="00896D59" w:rsidRPr="007C7ADB">
        <w:rPr>
          <w:noProof/>
          <w:lang w:val="en-US"/>
        </w:rPr>
        <w:t>1</w:t>
      </w:r>
      <w:r w:rsidR="00896D59" w:rsidRPr="007C7ADB">
        <w:rPr>
          <w:lang w:val="en-US"/>
        </w:rPr>
        <w:fldChar w:fldCharType="end"/>
      </w:r>
      <w:r w:rsidR="00896D59" w:rsidRPr="007C7ADB">
        <w:rPr>
          <w:lang w:val="en-US"/>
        </w:rPr>
        <w:t xml:space="preserve"> </w:t>
      </w:r>
      <w:r w:rsidR="00313ABB" w:rsidRPr="007C7ADB">
        <w:rPr>
          <w:lang w:val="en-US"/>
        </w:rPr>
        <w:t>shows the planning in the form of a Gantt chart</w:t>
      </w:r>
      <w:r w:rsidR="00896D59" w:rsidRPr="007C7ADB">
        <w:rPr>
          <w:lang w:val="en-US"/>
        </w:rPr>
        <w:t>,</w:t>
      </w:r>
      <w:r w:rsidR="007C7ADB" w:rsidRPr="007C7ADB">
        <w:rPr>
          <w:lang w:val="en-US"/>
        </w:rPr>
        <w:t xml:space="preserve"> </w:t>
      </w:r>
      <w:r w:rsidR="007C7ADB" w:rsidRPr="007C7ADB">
        <w:rPr>
          <w:lang w:val="en-US"/>
        </w:rPr>
        <w:fldChar w:fldCharType="begin"/>
      </w:r>
      <w:r w:rsidR="007C7ADB" w:rsidRPr="007C7ADB">
        <w:rPr>
          <w:lang w:val="en-US"/>
        </w:rPr>
        <w:instrText xml:space="preserve"> REF _Ref72847406 \h </w:instrText>
      </w:r>
      <w:r w:rsidR="00AA7DFA">
        <w:rPr>
          <w:lang w:val="en-US"/>
        </w:rPr>
        <w:instrText xml:space="preserve"> \* MERGEFORMAT </w:instrText>
      </w:r>
      <w:r w:rsidR="007C7ADB" w:rsidRPr="007C7ADB">
        <w:rPr>
          <w:lang w:val="en-US"/>
        </w:rPr>
      </w:r>
      <w:r w:rsidR="007C7ADB" w:rsidRPr="007C7ADB">
        <w:rPr>
          <w:lang w:val="en-US"/>
        </w:rPr>
        <w:fldChar w:fldCharType="separate"/>
      </w:r>
      <w:r w:rsidR="007C7ADB" w:rsidRPr="007C7ADB">
        <w:rPr>
          <w:lang w:val="en-US"/>
        </w:rPr>
        <w:t xml:space="preserve">Table </w:t>
      </w:r>
      <w:r w:rsidR="007C7ADB" w:rsidRPr="007C7ADB">
        <w:rPr>
          <w:noProof/>
          <w:lang w:val="en-US"/>
        </w:rPr>
        <w:t>1</w:t>
      </w:r>
      <w:r w:rsidR="007C7ADB" w:rsidRPr="007C7ADB">
        <w:rPr>
          <w:lang w:val="en-US"/>
        </w:rPr>
        <w:fldChar w:fldCharType="end"/>
      </w:r>
      <w:r w:rsidR="007C7ADB" w:rsidRPr="007C7ADB">
        <w:rPr>
          <w:lang w:val="en-US"/>
        </w:rPr>
        <w:t xml:space="preserve"> contains an overview of which research questions were answered in which cycles</w:t>
      </w:r>
      <w:r w:rsidR="00313ABB" w:rsidRPr="007C7ADB">
        <w:rPr>
          <w:lang w:val="en-US"/>
        </w:rPr>
        <w:t>.</w:t>
      </w:r>
    </w:p>
    <w:bookmarkEnd w:id="6"/>
    <w:p w14:paraId="33D2B392" w14:textId="30A8E3DB" w:rsidR="0011374B" w:rsidRPr="007C7ADB" w:rsidRDefault="00FE7C21" w:rsidP="00AA7DFA">
      <w:pPr>
        <w:jc w:val="both"/>
        <w:rPr>
          <w:lang w:val="en-US"/>
        </w:rPr>
      </w:pPr>
      <w:r w:rsidRPr="007C7ADB">
        <w:rPr>
          <w:lang w:val="en-US"/>
        </w:rPr>
        <w:t xml:space="preserve">The first </w:t>
      </w:r>
      <w:r w:rsidR="00075D0B" w:rsidRPr="007C7ADB">
        <w:rPr>
          <w:lang w:val="en-US"/>
        </w:rPr>
        <w:t>cycle</w:t>
      </w:r>
      <w:r w:rsidRPr="007C7ADB">
        <w:rPr>
          <w:lang w:val="en-US"/>
        </w:rPr>
        <w:t xml:space="preserve"> was designed to </w:t>
      </w:r>
      <w:r w:rsidR="0011374B" w:rsidRPr="007C7ADB">
        <w:rPr>
          <w:lang w:val="en-US"/>
        </w:rPr>
        <w:t xml:space="preserve">establish a baseline from both a user perspective as from a technological view. From the users we surveyed their usual workflow; how they use the machine learning model; and what is missing. </w:t>
      </w:r>
      <w:r w:rsidR="006B1785" w:rsidRPr="007C7ADB">
        <w:rPr>
          <w:lang w:val="en-US"/>
        </w:rPr>
        <w:t xml:space="preserve">Similarly, we applied some popular explanation techniques to the data as a baseline for the explanations. The data and machine learning model were analyzed. With this sprint, questions </w:t>
      </w:r>
      <w:r w:rsidR="006B1785" w:rsidRPr="007C7ADB">
        <w:rPr>
          <w:lang w:val="en-US"/>
        </w:rPr>
        <w:fldChar w:fldCharType="begin"/>
      </w:r>
      <w:r w:rsidR="006B1785" w:rsidRPr="007C7ADB">
        <w:rPr>
          <w:lang w:val="en-US"/>
        </w:rPr>
        <w:instrText xml:space="preserve"> REF _Ref72842847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1</w:t>
      </w:r>
      <w:r w:rsidR="006B1785" w:rsidRPr="007C7ADB">
        <w:rPr>
          <w:lang w:val="en-US"/>
        </w:rPr>
        <w:fldChar w:fldCharType="end"/>
      </w:r>
      <w:r w:rsidR="006B1785" w:rsidRPr="007C7ADB">
        <w:rPr>
          <w:lang w:val="en-US"/>
        </w:rPr>
        <w:t xml:space="preserve">, </w:t>
      </w:r>
      <w:r w:rsidR="006B1785" w:rsidRPr="007C7ADB">
        <w:rPr>
          <w:lang w:val="en-US"/>
        </w:rPr>
        <w:fldChar w:fldCharType="begin"/>
      </w:r>
      <w:r w:rsidR="006B1785" w:rsidRPr="007C7ADB">
        <w:rPr>
          <w:lang w:val="en-US"/>
        </w:rPr>
        <w:instrText xml:space="preserve"> REF _Ref72842858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2</w:t>
      </w:r>
      <w:r w:rsidR="006B1785" w:rsidRPr="007C7ADB">
        <w:rPr>
          <w:lang w:val="en-US"/>
        </w:rPr>
        <w:fldChar w:fldCharType="end"/>
      </w:r>
      <w:r w:rsidR="006B1785" w:rsidRPr="007C7ADB">
        <w:rPr>
          <w:lang w:val="en-US"/>
        </w:rPr>
        <w:t xml:space="preserve">, and </w:t>
      </w:r>
      <w:r w:rsidR="006B1785" w:rsidRPr="007C7ADB">
        <w:rPr>
          <w:lang w:val="en-US"/>
        </w:rPr>
        <w:fldChar w:fldCharType="begin"/>
      </w:r>
      <w:r w:rsidR="006B1785" w:rsidRPr="007C7ADB">
        <w:rPr>
          <w:lang w:val="en-US"/>
        </w:rPr>
        <w:instrText xml:space="preserve"> REF _Ref72842861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3</w:t>
      </w:r>
      <w:r w:rsidR="006B1785" w:rsidRPr="007C7ADB">
        <w:rPr>
          <w:lang w:val="en-US"/>
        </w:rPr>
        <w:fldChar w:fldCharType="end"/>
      </w:r>
      <w:r w:rsidR="006B1785" w:rsidRPr="007C7ADB">
        <w:rPr>
          <w:lang w:val="en-US"/>
        </w:rPr>
        <w:t xml:space="preserve"> were answered, and a start with question </w:t>
      </w:r>
      <w:r w:rsidR="006B1785" w:rsidRPr="007C7ADB">
        <w:rPr>
          <w:lang w:val="en-US"/>
        </w:rPr>
        <w:fldChar w:fldCharType="begin"/>
      </w:r>
      <w:r w:rsidR="006B1785" w:rsidRPr="007C7ADB">
        <w:rPr>
          <w:lang w:val="en-US"/>
        </w:rPr>
        <w:instrText xml:space="preserve"> REF _Ref72842872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4</w:t>
      </w:r>
      <w:r w:rsidR="006B1785" w:rsidRPr="007C7ADB">
        <w:rPr>
          <w:lang w:val="en-US"/>
        </w:rPr>
        <w:fldChar w:fldCharType="end"/>
      </w:r>
      <w:r w:rsidR="006B1785" w:rsidRPr="007C7ADB">
        <w:rPr>
          <w:lang w:val="en-US"/>
        </w:rPr>
        <w:t xml:space="preserve"> was made.</w:t>
      </w:r>
    </w:p>
    <w:p w14:paraId="2E9C64BE" w14:textId="7FD3FC6D" w:rsidR="00403D1D" w:rsidRPr="007C7ADB" w:rsidRDefault="00075D0B" w:rsidP="00AA7DFA">
      <w:pPr>
        <w:jc w:val="both"/>
        <w:rPr>
          <w:lang w:val="en-US"/>
        </w:rPr>
      </w:pPr>
      <w:r w:rsidRPr="007C7ADB">
        <w:rPr>
          <w:lang w:val="en-US"/>
        </w:rPr>
        <w:t xml:space="preserve">Cycle 2 was mostly concerned with exploration of several techniques such as Anchors, SHAP, counterfactuals and how these could be combined to further answer question </w:t>
      </w:r>
      <w:r w:rsidRPr="007C7ADB">
        <w:rPr>
          <w:lang w:val="en-US"/>
        </w:rPr>
        <w:fldChar w:fldCharType="begin"/>
      </w:r>
      <w:r w:rsidRPr="007C7ADB">
        <w:rPr>
          <w:lang w:val="en-US"/>
        </w:rPr>
        <w:instrText xml:space="preserve"> REF _Ref72842872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4</w:t>
      </w:r>
      <w:r w:rsidRPr="007C7ADB">
        <w:rPr>
          <w:lang w:val="en-US"/>
        </w:rPr>
        <w:fldChar w:fldCharType="end"/>
      </w:r>
      <w:r w:rsidRPr="007C7ADB">
        <w:rPr>
          <w:lang w:val="en-US"/>
        </w:rPr>
        <w:t xml:space="preserve">. To answer question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5</w:t>
      </w:r>
      <w:r w:rsidRPr="007C7ADB">
        <w:rPr>
          <w:lang w:val="en-US"/>
        </w:rPr>
        <w:fldChar w:fldCharType="end"/>
      </w:r>
      <w:r w:rsidRPr="007C7ADB">
        <w:rPr>
          <w:lang w:val="en-US"/>
        </w:rPr>
        <w:t>, the visualization was also mainly developed during this time as it was clear that the profile feature values, in combination with a counterfactual would need to be presented to the user.</w:t>
      </w:r>
    </w:p>
    <w:p w14:paraId="54BD105A" w14:textId="0287E088" w:rsidR="00CA32EC" w:rsidRPr="007C7ADB" w:rsidRDefault="00CA32EC" w:rsidP="00AA7DFA">
      <w:pPr>
        <w:jc w:val="both"/>
        <w:rPr>
          <w:lang w:val="en-US"/>
        </w:rPr>
      </w:pPr>
      <w:r w:rsidRPr="007C7ADB">
        <w:rPr>
          <w:lang w:val="en-US"/>
        </w:rPr>
        <w:t xml:space="preserve">From previous cycles, it was clear that a combination of SHAP values and a counterfactual could work well. As no counterfactual method was currently fully suitable for this problem, we worked on creating our own implementation, working towards the answer of question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6</w:t>
      </w:r>
      <w:r w:rsidRPr="007C7ADB">
        <w:rPr>
          <w:lang w:val="en-US"/>
        </w:rPr>
        <w:fldChar w:fldCharType="end"/>
      </w:r>
      <w:r w:rsidRPr="007C7ADB">
        <w:rPr>
          <w:lang w:val="en-US"/>
        </w:rPr>
        <w:t>. This was also when extra data was sampled (see Supplementary Materials).</w:t>
      </w:r>
    </w:p>
    <w:p w14:paraId="166259D8" w14:textId="67AF63F0" w:rsidR="00CA32EC" w:rsidRPr="007C7ADB" w:rsidRDefault="00CA32EC" w:rsidP="00AA7DFA">
      <w:pPr>
        <w:jc w:val="both"/>
        <w:rPr>
          <w:lang w:val="en-US"/>
        </w:rPr>
      </w:pPr>
      <w:r w:rsidRPr="007C7ADB">
        <w:rPr>
          <w:lang w:val="en-US"/>
        </w:rPr>
        <w:t xml:space="preserve">In cycle 4, the counterfactual method was finalized as well as the total visualization, answering questions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5</w:t>
      </w:r>
      <w:r w:rsidRPr="007C7ADB">
        <w:rPr>
          <w:lang w:val="en-US"/>
        </w:rPr>
        <w:fldChar w:fldCharType="end"/>
      </w:r>
      <w:r w:rsidRPr="007C7ADB">
        <w:rPr>
          <w:lang w:val="en-US"/>
        </w:rPr>
        <w:t xml:space="preserve"> and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6</w:t>
      </w:r>
      <w:r w:rsidRPr="007C7ADB">
        <w:rPr>
          <w:lang w:val="en-US"/>
        </w:rPr>
        <w:fldChar w:fldCharType="end"/>
      </w:r>
      <w:r w:rsidRPr="007C7ADB">
        <w:rPr>
          <w:lang w:val="en-US"/>
        </w:rPr>
        <w:t xml:space="preserve">. The objective evaluation functions were implemented during this time as well for question </w:t>
      </w:r>
      <w:r w:rsidRPr="007C7ADB">
        <w:rPr>
          <w:lang w:val="en-US"/>
        </w:rPr>
        <w:fldChar w:fldCharType="begin"/>
      </w:r>
      <w:r w:rsidRPr="007C7ADB">
        <w:rPr>
          <w:lang w:val="en-US"/>
        </w:rPr>
        <w:instrText xml:space="preserve"> REF _Ref72843888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7</w:t>
      </w:r>
      <w:r w:rsidRPr="007C7ADB">
        <w:rPr>
          <w:lang w:val="en-US"/>
        </w:rPr>
        <w:fldChar w:fldCharType="end"/>
      </w:r>
      <w:r w:rsidRPr="007C7ADB">
        <w:rPr>
          <w:lang w:val="en-US"/>
        </w:rPr>
        <w:t>.</w:t>
      </w:r>
    </w:p>
    <w:p w14:paraId="6BF5B012" w14:textId="4E99ED7D" w:rsidR="0016164A" w:rsidRPr="007C7ADB" w:rsidRDefault="00CA32EC" w:rsidP="00AA7DFA">
      <w:pPr>
        <w:jc w:val="both"/>
        <w:rPr>
          <w:lang w:val="en-US"/>
        </w:rPr>
      </w:pPr>
      <w:r w:rsidRPr="007C7ADB">
        <w:rPr>
          <w:lang w:val="en-US"/>
        </w:rPr>
        <w:lastRenderedPageBreak/>
        <w:t xml:space="preserve">The final sprint consisted of running the objective evaluations against the state of the art, while also creating a user study to answer question </w:t>
      </w:r>
      <w:r w:rsidRPr="007C7ADB">
        <w:rPr>
          <w:lang w:val="en-US"/>
        </w:rPr>
        <w:fldChar w:fldCharType="begin"/>
      </w:r>
      <w:r w:rsidRPr="007C7ADB">
        <w:rPr>
          <w:lang w:val="en-US"/>
        </w:rPr>
        <w:instrText xml:space="preserve"> REF _Ref72843986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w:t>
      </w:r>
    </w:p>
    <w:p w14:paraId="1805E620" w14:textId="78CA27A5" w:rsidR="00896D59" w:rsidRPr="007C7ADB" w:rsidRDefault="00896D59" w:rsidP="00AA7DFA">
      <w:pPr>
        <w:pStyle w:val="Bijschrift"/>
        <w:keepNext/>
        <w:jc w:val="both"/>
        <w:rPr>
          <w:lang w:val="en-US"/>
        </w:rPr>
      </w:pPr>
      <w:bookmarkStart w:id="43" w:name="_Ref72847406"/>
      <w:r w:rsidRPr="007C7ADB">
        <w:rPr>
          <w:lang w:val="en-US"/>
        </w:rPr>
        <w:t xml:space="preserve">Table </w:t>
      </w:r>
      <w:r w:rsidRPr="007C7ADB">
        <w:rPr>
          <w:lang w:val="en-US"/>
        </w:rPr>
        <w:fldChar w:fldCharType="begin"/>
      </w:r>
      <w:r w:rsidRPr="007C7ADB">
        <w:rPr>
          <w:lang w:val="en-US"/>
        </w:rPr>
        <w:instrText xml:space="preserve"> SEQ Table \* ARABIC </w:instrText>
      </w:r>
      <w:r w:rsidRPr="007C7ADB">
        <w:rPr>
          <w:lang w:val="en-US"/>
        </w:rPr>
        <w:fldChar w:fldCharType="separate"/>
      </w:r>
      <w:r w:rsidRPr="007C7ADB">
        <w:rPr>
          <w:noProof/>
          <w:lang w:val="en-US"/>
        </w:rPr>
        <w:t>1</w:t>
      </w:r>
      <w:r w:rsidRPr="007C7ADB">
        <w:rPr>
          <w:lang w:val="en-US"/>
        </w:rPr>
        <w:fldChar w:fldCharType="end"/>
      </w:r>
      <w:bookmarkEnd w:id="43"/>
      <w:r w:rsidRPr="007C7ADB">
        <w:rPr>
          <w:lang w:val="en-US"/>
        </w:rPr>
        <w:t>: Overview of which research questions were answered in which cycle</w:t>
      </w:r>
      <w:r w:rsidR="007C7ADB" w:rsidRPr="007C7ADB">
        <w:rPr>
          <w:lang w:val="en-US"/>
        </w:rPr>
        <w:t>s</w:t>
      </w:r>
      <w:r w:rsidRPr="007C7ADB">
        <w:rPr>
          <w:lang w:val="en-US"/>
        </w:rPr>
        <w:t>.</w:t>
      </w:r>
    </w:p>
    <w:tbl>
      <w:tblPr>
        <w:tblStyle w:val="Tabelraster"/>
        <w:tblW w:w="9209" w:type="dxa"/>
        <w:tblLayout w:type="fixed"/>
        <w:tblLook w:val="04A0" w:firstRow="1" w:lastRow="0" w:firstColumn="1" w:lastColumn="0" w:noHBand="0" w:noVBand="1"/>
      </w:tblPr>
      <w:tblGrid>
        <w:gridCol w:w="1271"/>
        <w:gridCol w:w="1418"/>
        <w:gridCol w:w="1559"/>
        <w:gridCol w:w="1785"/>
        <w:gridCol w:w="1588"/>
        <w:gridCol w:w="1588"/>
      </w:tblGrid>
      <w:tr w:rsidR="00A74D6C" w:rsidRPr="007C7ADB" w14:paraId="1248C64A" w14:textId="7C85A7EF" w:rsidTr="007C7ADB">
        <w:tc>
          <w:tcPr>
            <w:tcW w:w="1271" w:type="dxa"/>
          </w:tcPr>
          <w:p w14:paraId="636172D0" w14:textId="77777777" w:rsidR="00A74D6C" w:rsidRPr="007C7ADB" w:rsidRDefault="00A74D6C" w:rsidP="00AA7DFA">
            <w:pPr>
              <w:jc w:val="both"/>
              <w:rPr>
                <w:lang w:val="en-US"/>
              </w:rPr>
            </w:pPr>
          </w:p>
        </w:tc>
        <w:tc>
          <w:tcPr>
            <w:tcW w:w="1418" w:type="dxa"/>
          </w:tcPr>
          <w:p w14:paraId="2C7E837C" w14:textId="62153B48" w:rsidR="00A74D6C" w:rsidRPr="007C7ADB" w:rsidRDefault="00A74D6C" w:rsidP="00AA7DFA">
            <w:pPr>
              <w:jc w:val="both"/>
              <w:rPr>
                <w:lang w:val="en-US"/>
              </w:rPr>
            </w:pPr>
            <w:r w:rsidRPr="007C7ADB">
              <w:rPr>
                <w:lang w:val="en-US"/>
              </w:rPr>
              <w:t>Cycle 1</w:t>
            </w:r>
            <w:r w:rsidR="007C7ADB" w:rsidRPr="007C7ADB">
              <w:rPr>
                <w:lang w:val="en-US"/>
              </w:rPr>
              <w:t>: baseline</w:t>
            </w:r>
          </w:p>
        </w:tc>
        <w:tc>
          <w:tcPr>
            <w:tcW w:w="1559" w:type="dxa"/>
          </w:tcPr>
          <w:p w14:paraId="0C86F16F" w14:textId="34C76FB5" w:rsidR="00A74D6C" w:rsidRPr="007C7ADB" w:rsidRDefault="00A74D6C" w:rsidP="00AA7DFA">
            <w:pPr>
              <w:jc w:val="both"/>
              <w:rPr>
                <w:lang w:val="en-US"/>
              </w:rPr>
            </w:pPr>
            <w:r w:rsidRPr="007C7ADB">
              <w:rPr>
                <w:lang w:val="en-US"/>
              </w:rPr>
              <w:t>Cycle 2</w:t>
            </w:r>
            <w:r w:rsidR="007C7ADB" w:rsidRPr="007C7ADB">
              <w:rPr>
                <w:lang w:val="en-US"/>
              </w:rPr>
              <w:t>: exploration</w:t>
            </w:r>
          </w:p>
        </w:tc>
        <w:tc>
          <w:tcPr>
            <w:tcW w:w="1785" w:type="dxa"/>
          </w:tcPr>
          <w:p w14:paraId="2FE8EA72" w14:textId="21CE741B" w:rsidR="00A74D6C" w:rsidRPr="007C7ADB" w:rsidRDefault="00A74D6C" w:rsidP="00AA7DFA">
            <w:pPr>
              <w:jc w:val="both"/>
              <w:rPr>
                <w:lang w:val="en-US"/>
              </w:rPr>
            </w:pPr>
            <w:r w:rsidRPr="007C7ADB">
              <w:rPr>
                <w:lang w:val="en-US"/>
              </w:rPr>
              <w:t>Cycle 3</w:t>
            </w:r>
            <w:r w:rsidR="007C7ADB" w:rsidRPr="007C7ADB">
              <w:rPr>
                <w:lang w:val="en-US"/>
              </w:rPr>
              <w:t>: implementation</w:t>
            </w:r>
          </w:p>
        </w:tc>
        <w:tc>
          <w:tcPr>
            <w:tcW w:w="1588" w:type="dxa"/>
          </w:tcPr>
          <w:p w14:paraId="1576D6F5" w14:textId="02CDE0B3" w:rsidR="00A74D6C" w:rsidRPr="007C7ADB" w:rsidRDefault="00A74D6C" w:rsidP="00AA7DFA">
            <w:pPr>
              <w:jc w:val="both"/>
              <w:rPr>
                <w:lang w:val="en-US"/>
              </w:rPr>
            </w:pPr>
            <w:r w:rsidRPr="007C7ADB">
              <w:rPr>
                <w:lang w:val="en-US"/>
              </w:rPr>
              <w:t>Cycle 4</w:t>
            </w:r>
            <w:r w:rsidR="007C7ADB" w:rsidRPr="007C7ADB">
              <w:rPr>
                <w:lang w:val="en-US"/>
              </w:rPr>
              <w:t>: integration</w:t>
            </w:r>
          </w:p>
        </w:tc>
        <w:tc>
          <w:tcPr>
            <w:tcW w:w="1588" w:type="dxa"/>
          </w:tcPr>
          <w:p w14:paraId="0B2129AF" w14:textId="01E24777" w:rsidR="00A74D6C" w:rsidRPr="007C7ADB" w:rsidRDefault="00A74D6C" w:rsidP="00AA7DFA">
            <w:pPr>
              <w:jc w:val="both"/>
              <w:rPr>
                <w:lang w:val="en-US"/>
              </w:rPr>
            </w:pPr>
            <w:r w:rsidRPr="007C7ADB">
              <w:rPr>
                <w:lang w:val="en-US"/>
              </w:rPr>
              <w:t>Cycle 5</w:t>
            </w:r>
            <w:r w:rsidR="007C7ADB" w:rsidRPr="007C7ADB">
              <w:rPr>
                <w:lang w:val="en-US"/>
              </w:rPr>
              <w:t>: evaluation</w:t>
            </w:r>
          </w:p>
        </w:tc>
      </w:tr>
      <w:tr w:rsidR="00A74D6C" w:rsidRPr="007C7ADB" w14:paraId="3E909FBE" w14:textId="471332CF" w:rsidTr="007C7ADB">
        <w:tc>
          <w:tcPr>
            <w:tcW w:w="1271" w:type="dxa"/>
          </w:tcPr>
          <w:p w14:paraId="0D504988" w14:textId="7C41D287" w:rsidR="00A74D6C" w:rsidRPr="007C7ADB" w:rsidRDefault="00A74D6C" w:rsidP="00AA7DFA">
            <w:pPr>
              <w:jc w:val="both"/>
              <w:rPr>
                <w:lang w:val="en-US"/>
              </w:rPr>
            </w:pPr>
            <w:r w:rsidRPr="007C7ADB">
              <w:rPr>
                <w:lang w:val="en-US"/>
              </w:rPr>
              <w:t>Question 1</w:t>
            </w:r>
          </w:p>
        </w:tc>
        <w:tc>
          <w:tcPr>
            <w:tcW w:w="1418" w:type="dxa"/>
            <w:shd w:val="clear" w:color="auto" w:fill="D0CECE" w:themeFill="background2" w:themeFillShade="E6"/>
          </w:tcPr>
          <w:p w14:paraId="5C21AA4A" w14:textId="7C5EBE1E" w:rsidR="00A74D6C" w:rsidRPr="007C7ADB" w:rsidRDefault="00A74D6C" w:rsidP="00AA7DFA">
            <w:pPr>
              <w:jc w:val="both"/>
              <w:rPr>
                <w:lang w:val="en-US"/>
              </w:rPr>
            </w:pPr>
          </w:p>
        </w:tc>
        <w:tc>
          <w:tcPr>
            <w:tcW w:w="1559" w:type="dxa"/>
          </w:tcPr>
          <w:p w14:paraId="128EC874" w14:textId="77777777" w:rsidR="00A74D6C" w:rsidRPr="007C7ADB" w:rsidRDefault="00A74D6C" w:rsidP="00AA7DFA">
            <w:pPr>
              <w:jc w:val="both"/>
              <w:rPr>
                <w:lang w:val="en-US"/>
              </w:rPr>
            </w:pPr>
          </w:p>
        </w:tc>
        <w:tc>
          <w:tcPr>
            <w:tcW w:w="1785" w:type="dxa"/>
          </w:tcPr>
          <w:p w14:paraId="0AACCF61" w14:textId="77777777" w:rsidR="00A74D6C" w:rsidRPr="007C7ADB" w:rsidRDefault="00A74D6C" w:rsidP="00AA7DFA">
            <w:pPr>
              <w:jc w:val="both"/>
              <w:rPr>
                <w:lang w:val="en-US"/>
              </w:rPr>
            </w:pPr>
          </w:p>
        </w:tc>
        <w:tc>
          <w:tcPr>
            <w:tcW w:w="1588" w:type="dxa"/>
          </w:tcPr>
          <w:p w14:paraId="229C696C" w14:textId="77777777" w:rsidR="00A74D6C" w:rsidRPr="007C7ADB" w:rsidRDefault="00A74D6C" w:rsidP="00AA7DFA">
            <w:pPr>
              <w:jc w:val="both"/>
              <w:rPr>
                <w:lang w:val="en-US"/>
              </w:rPr>
            </w:pPr>
          </w:p>
        </w:tc>
        <w:tc>
          <w:tcPr>
            <w:tcW w:w="1588" w:type="dxa"/>
          </w:tcPr>
          <w:p w14:paraId="65851C04" w14:textId="77777777" w:rsidR="00A74D6C" w:rsidRPr="007C7ADB" w:rsidRDefault="00A74D6C" w:rsidP="00AA7DFA">
            <w:pPr>
              <w:jc w:val="both"/>
              <w:rPr>
                <w:lang w:val="en-US"/>
              </w:rPr>
            </w:pPr>
          </w:p>
        </w:tc>
      </w:tr>
      <w:tr w:rsidR="00A74D6C" w:rsidRPr="007C7ADB" w14:paraId="7619DAFC" w14:textId="4276D470" w:rsidTr="007C7ADB">
        <w:tc>
          <w:tcPr>
            <w:tcW w:w="1271" w:type="dxa"/>
          </w:tcPr>
          <w:p w14:paraId="4D4D1124" w14:textId="7F5C3E82" w:rsidR="00A74D6C" w:rsidRPr="007C7ADB" w:rsidRDefault="00A74D6C" w:rsidP="00AA7DFA">
            <w:pPr>
              <w:jc w:val="both"/>
              <w:rPr>
                <w:lang w:val="en-US"/>
              </w:rPr>
            </w:pPr>
            <w:r w:rsidRPr="007C7ADB">
              <w:rPr>
                <w:lang w:val="en-US"/>
              </w:rPr>
              <w:t>Question 2</w:t>
            </w:r>
          </w:p>
        </w:tc>
        <w:tc>
          <w:tcPr>
            <w:tcW w:w="1418" w:type="dxa"/>
            <w:shd w:val="clear" w:color="auto" w:fill="D0CECE" w:themeFill="background2" w:themeFillShade="E6"/>
          </w:tcPr>
          <w:p w14:paraId="2097791B" w14:textId="59B06FE5" w:rsidR="00A74D6C" w:rsidRPr="007C7ADB" w:rsidRDefault="00A74D6C" w:rsidP="00AA7DFA">
            <w:pPr>
              <w:jc w:val="both"/>
              <w:rPr>
                <w:lang w:val="en-US"/>
              </w:rPr>
            </w:pPr>
          </w:p>
        </w:tc>
        <w:tc>
          <w:tcPr>
            <w:tcW w:w="1559" w:type="dxa"/>
          </w:tcPr>
          <w:p w14:paraId="6E0DD147" w14:textId="77777777" w:rsidR="00A74D6C" w:rsidRPr="007C7ADB" w:rsidRDefault="00A74D6C" w:rsidP="00AA7DFA">
            <w:pPr>
              <w:jc w:val="both"/>
              <w:rPr>
                <w:lang w:val="en-US"/>
              </w:rPr>
            </w:pPr>
          </w:p>
        </w:tc>
        <w:tc>
          <w:tcPr>
            <w:tcW w:w="1785" w:type="dxa"/>
          </w:tcPr>
          <w:p w14:paraId="23229425" w14:textId="77777777" w:rsidR="00A74D6C" w:rsidRPr="007C7ADB" w:rsidRDefault="00A74D6C" w:rsidP="00AA7DFA">
            <w:pPr>
              <w:jc w:val="both"/>
              <w:rPr>
                <w:lang w:val="en-US"/>
              </w:rPr>
            </w:pPr>
          </w:p>
        </w:tc>
        <w:tc>
          <w:tcPr>
            <w:tcW w:w="1588" w:type="dxa"/>
          </w:tcPr>
          <w:p w14:paraId="009A12F5" w14:textId="77777777" w:rsidR="00A74D6C" w:rsidRPr="007C7ADB" w:rsidRDefault="00A74D6C" w:rsidP="00AA7DFA">
            <w:pPr>
              <w:jc w:val="both"/>
              <w:rPr>
                <w:lang w:val="en-US"/>
              </w:rPr>
            </w:pPr>
          </w:p>
        </w:tc>
        <w:tc>
          <w:tcPr>
            <w:tcW w:w="1588" w:type="dxa"/>
          </w:tcPr>
          <w:p w14:paraId="31D5E75E" w14:textId="77777777" w:rsidR="00A74D6C" w:rsidRPr="007C7ADB" w:rsidRDefault="00A74D6C" w:rsidP="00AA7DFA">
            <w:pPr>
              <w:jc w:val="both"/>
              <w:rPr>
                <w:lang w:val="en-US"/>
              </w:rPr>
            </w:pPr>
          </w:p>
        </w:tc>
      </w:tr>
      <w:tr w:rsidR="00A74D6C" w:rsidRPr="007C7ADB" w14:paraId="794D5010" w14:textId="70DB398C" w:rsidTr="007C7ADB">
        <w:tc>
          <w:tcPr>
            <w:tcW w:w="1271" w:type="dxa"/>
          </w:tcPr>
          <w:p w14:paraId="58F2F915" w14:textId="217040F4" w:rsidR="00A74D6C" w:rsidRPr="007C7ADB" w:rsidRDefault="00A74D6C" w:rsidP="00AA7DFA">
            <w:pPr>
              <w:jc w:val="both"/>
              <w:rPr>
                <w:lang w:val="en-US"/>
              </w:rPr>
            </w:pPr>
            <w:r w:rsidRPr="007C7ADB">
              <w:rPr>
                <w:lang w:val="en-US"/>
              </w:rPr>
              <w:t>Question 3</w:t>
            </w:r>
          </w:p>
        </w:tc>
        <w:tc>
          <w:tcPr>
            <w:tcW w:w="1418" w:type="dxa"/>
            <w:shd w:val="clear" w:color="auto" w:fill="D0CECE" w:themeFill="background2" w:themeFillShade="E6"/>
          </w:tcPr>
          <w:p w14:paraId="7C4A82B3" w14:textId="60C18CB7" w:rsidR="00A74D6C" w:rsidRPr="007C7ADB" w:rsidRDefault="00A74D6C" w:rsidP="00AA7DFA">
            <w:pPr>
              <w:jc w:val="both"/>
              <w:rPr>
                <w:lang w:val="en-US"/>
              </w:rPr>
            </w:pPr>
          </w:p>
        </w:tc>
        <w:tc>
          <w:tcPr>
            <w:tcW w:w="1559" w:type="dxa"/>
          </w:tcPr>
          <w:p w14:paraId="518518B1" w14:textId="77777777" w:rsidR="00A74D6C" w:rsidRPr="007C7ADB" w:rsidRDefault="00A74D6C" w:rsidP="00AA7DFA">
            <w:pPr>
              <w:jc w:val="both"/>
              <w:rPr>
                <w:lang w:val="en-US"/>
              </w:rPr>
            </w:pPr>
          </w:p>
        </w:tc>
        <w:tc>
          <w:tcPr>
            <w:tcW w:w="1785" w:type="dxa"/>
          </w:tcPr>
          <w:p w14:paraId="7A112E51" w14:textId="77777777" w:rsidR="00A74D6C" w:rsidRPr="007C7ADB" w:rsidRDefault="00A74D6C" w:rsidP="00AA7DFA">
            <w:pPr>
              <w:jc w:val="both"/>
              <w:rPr>
                <w:lang w:val="en-US"/>
              </w:rPr>
            </w:pPr>
          </w:p>
        </w:tc>
        <w:tc>
          <w:tcPr>
            <w:tcW w:w="1588" w:type="dxa"/>
          </w:tcPr>
          <w:p w14:paraId="002AC879" w14:textId="77777777" w:rsidR="00A74D6C" w:rsidRPr="007C7ADB" w:rsidRDefault="00A74D6C" w:rsidP="00AA7DFA">
            <w:pPr>
              <w:jc w:val="both"/>
              <w:rPr>
                <w:lang w:val="en-US"/>
              </w:rPr>
            </w:pPr>
          </w:p>
        </w:tc>
        <w:tc>
          <w:tcPr>
            <w:tcW w:w="1588" w:type="dxa"/>
          </w:tcPr>
          <w:p w14:paraId="045984EE" w14:textId="77777777" w:rsidR="00A74D6C" w:rsidRPr="007C7ADB" w:rsidRDefault="00A74D6C" w:rsidP="00AA7DFA">
            <w:pPr>
              <w:jc w:val="both"/>
              <w:rPr>
                <w:lang w:val="en-US"/>
              </w:rPr>
            </w:pPr>
          </w:p>
        </w:tc>
      </w:tr>
      <w:tr w:rsidR="00A74D6C" w:rsidRPr="007C7ADB" w14:paraId="653209EA" w14:textId="7DFDC635" w:rsidTr="007C7ADB">
        <w:tc>
          <w:tcPr>
            <w:tcW w:w="1271" w:type="dxa"/>
          </w:tcPr>
          <w:p w14:paraId="26056777" w14:textId="3028B9C4" w:rsidR="00A74D6C" w:rsidRPr="007C7ADB" w:rsidRDefault="00A74D6C" w:rsidP="00AA7DFA">
            <w:pPr>
              <w:jc w:val="both"/>
              <w:rPr>
                <w:lang w:val="en-US"/>
              </w:rPr>
            </w:pPr>
            <w:r w:rsidRPr="007C7ADB">
              <w:rPr>
                <w:lang w:val="en-US"/>
              </w:rPr>
              <w:t>Question 4</w:t>
            </w:r>
          </w:p>
        </w:tc>
        <w:tc>
          <w:tcPr>
            <w:tcW w:w="1418" w:type="dxa"/>
            <w:shd w:val="clear" w:color="auto" w:fill="D0CECE" w:themeFill="background2" w:themeFillShade="E6"/>
          </w:tcPr>
          <w:p w14:paraId="385F1846" w14:textId="7C40313A" w:rsidR="00A74D6C" w:rsidRPr="007C7ADB" w:rsidRDefault="00A74D6C" w:rsidP="00AA7DFA">
            <w:pPr>
              <w:jc w:val="both"/>
              <w:rPr>
                <w:lang w:val="en-US"/>
              </w:rPr>
            </w:pPr>
          </w:p>
        </w:tc>
        <w:tc>
          <w:tcPr>
            <w:tcW w:w="1559" w:type="dxa"/>
            <w:shd w:val="clear" w:color="auto" w:fill="D0CECE" w:themeFill="background2" w:themeFillShade="E6"/>
          </w:tcPr>
          <w:p w14:paraId="3332F951" w14:textId="77777777" w:rsidR="00A74D6C" w:rsidRPr="007C7ADB" w:rsidRDefault="00A74D6C" w:rsidP="00AA7DFA">
            <w:pPr>
              <w:jc w:val="both"/>
              <w:rPr>
                <w:lang w:val="en-US"/>
              </w:rPr>
            </w:pPr>
          </w:p>
        </w:tc>
        <w:tc>
          <w:tcPr>
            <w:tcW w:w="1785" w:type="dxa"/>
          </w:tcPr>
          <w:p w14:paraId="459361A1" w14:textId="77777777" w:rsidR="00A74D6C" w:rsidRPr="007C7ADB" w:rsidRDefault="00A74D6C" w:rsidP="00AA7DFA">
            <w:pPr>
              <w:jc w:val="both"/>
              <w:rPr>
                <w:lang w:val="en-US"/>
              </w:rPr>
            </w:pPr>
          </w:p>
        </w:tc>
        <w:tc>
          <w:tcPr>
            <w:tcW w:w="1588" w:type="dxa"/>
          </w:tcPr>
          <w:p w14:paraId="42154916" w14:textId="77777777" w:rsidR="00A74D6C" w:rsidRPr="007C7ADB" w:rsidRDefault="00A74D6C" w:rsidP="00AA7DFA">
            <w:pPr>
              <w:jc w:val="both"/>
              <w:rPr>
                <w:lang w:val="en-US"/>
              </w:rPr>
            </w:pPr>
          </w:p>
        </w:tc>
        <w:tc>
          <w:tcPr>
            <w:tcW w:w="1588" w:type="dxa"/>
          </w:tcPr>
          <w:p w14:paraId="45A1A48A" w14:textId="77777777" w:rsidR="00A74D6C" w:rsidRPr="007C7ADB" w:rsidRDefault="00A74D6C" w:rsidP="00AA7DFA">
            <w:pPr>
              <w:jc w:val="both"/>
              <w:rPr>
                <w:lang w:val="en-US"/>
              </w:rPr>
            </w:pPr>
          </w:p>
        </w:tc>
      </w:tr>
      <w:tr w:rsidR="00A74D6C" w:rsidRPr="007C7ADB" w14:paraId="516F654F" w14:textId="0FE87214" w:rsidTr="007C7ADB">
        <w:tc>
          <w:tcPr>
            <w:tcW w:w="1271" w:type="dxa"/>
          </w:tcPr>
          <w:p w14:paraId="4BB3304C" w14:textId="2224F34E" w:rsidR="00A74D6C" w:rsidRPr="007C7ADB" w:rsidRDefault="00A74D6C" w:rsidP="00AA7DFA">
            <w:pPr>
              <w:jc w:val="both"/>
              <w:rPr>
                <w:lang w:val="en-US"/>
              </w:rPr>
            </w:pPr>
            <w:r w:rsidRPr="007C7ADB">
              <w:rPr>
                <w:lang w:val="en-US"/>
              </w:rPr>
              <w:t>Question 5</w:t>
            </w:r>
          </w:p>
        </w:tc>
        <w:tc>
          <w:tcPr>
            <w:tcW w:w="1418" w:type="dxa"/>
          </w:tcPr>
          <w:p w14:paraId="3450A8BB" w14:textId="45AD7BBA" w:rsidR="00A74D6C" w:rsidRPr="007C7ADB" w:rsidRDefault="00A74D6C" w:rsidP="00AA7DFA">
            <w:pPr>
              <w:jc w:val="both"/>
              <w:rPr>
                <w:lang w:val="en-US"/>
              </w:rPr>
            </w:pPr>
          </w:p>
        </w:tc>
        <w:tc>
          <w:tcPr>
            <w:tcW w:w="1559" w:type="dxa"/>
            <w:shd w:val="clear" w:color="auto" w:fill="D0CECE" w:themeFill="background2" w:themeFillShade="E6"/>
          </w:tcPr>
          <w:p w14:paraId="1565CE9A" w14:textId="77777777" w:rsidR="00A74D6C" w:rsidRPr="007C7ADB" w:rsidRDefault="00A74D6C" w:rsidP="00AA7DFA">
            <w:pPr>
              <w:jc w:val="both"/>
              <w:rPr>
                <w:lang w:val="en-US"/>
              </w:rPr>
            </w:pPr>
          </w:p>
        </w:tc>
        <w:tc>
          <w:tcPr>
            <w:tcW w:w="1785" w:type="dxa"/>
            <w:shd w:val="clear" w:color="auto" w:fill="D0CECE" w:themeFill="background2" w:themeFillShade="E6"/>
          </w:tcPr>
          <w:p w14:paraId="7DB3940D" w14:textId="77777777" w:rsidR="00A74D6C" w:rsidRPr="007C7ADB" w:rsidRDefault="00A74D6C" w:rsidP="00AA7DFA">
            <w:pPr>
              <w:jc w:val="both"/>
              <w:rPr>
                <w:lang w:val="en-US"/>
              </w:rPr>
            </w:pPr>
          </w:p>
        </w:tc>
        <w:tc>
          <w:tcPr>
            <w:tcW w:w="1588" w:type="dxa"/>
            <w:shd w:val="clear" w:color="auto" w:fill="D0CECE" w:themeFill="background2" w:themeFillShade="E6"/>
          </w:tcPr>
          <w:p w14:paraId="6D43BA12" w14:textId="77777777" w:rsidR="00A74D6C" w:rsidRPr="007C7ADB" w:rsidRDefault="00A74D6C" w:rsidP="00AA7DFA">
            <w:pPr>
              <w:jc w:val="both"/>
              <w:rPr>
                <w:lang w:val="en-US"/>
              </w:rPr>
            </w:pPr>
          </w:p>
        </w:tc>
        <w:tc>
          <w:tcPr>
            <w:tcW w:w="1588" w:type="dxa"/>
          </w:tcPr>
          <w:p w14:paraId="5A462E69" w14:textId="77777777" w:rsidR="00A74D6C" w:rsidRPr="007C7ADB" w:rsidRDefault="00A74D6C" w:rsidP="00AA7DFA">
            <w:pPr>
              <w:jc w:val="both"/>
              <w:rPr>
                <w:lang w:val="en-US"/>
              </w:rPr>
            </w:pPr>
          </w:p>
        </w:tc>
      </w:tr>
      <w:tr w:rsidR="00A74D6C" w:rsidRPr="007C7ADB" w14:paraId="55367D16" w14:textId="6BFD164E" w:rsidTr="007C7ADB">
        <w:tc>
          <w:tcPr>
            <w:tcW w:w="1271" w:type="dxa"/>
          </w:tcPr>
          <w:p w14:paraId="398E6882" w14:textId="7690CECF" w:rsidR="00A74D6C" w:rsidRPr="007C7ADB" w:rsidRDefault="00A74D6C" w:rsidP="00AA7DFA">
            <w:pPr>
              <w:jc w:val="both"/>
              <w:rPr>
                <w:lang w:val="en-US"/>
              </w:rPr>
            </w:pPr>
            <w:r w:rsidRPr="007C7ADB">
              <w:rPr>
                <w:lang w:val="en-US"/>
              </w:rPr>
              <w:t>Question 6</w:t>
            </w:r>
          </w:p>
        </w:tc>
        <w:tc>
          <w:tcPr>
            <w:tcW w:w="1418" w:type="dxa"/>
          </w:tcPr>
          <w:p w14:paraId="274C10C7" w14:textId="2B705993" w:rsidR="00A74D6C" w:rsidRPr="007C7ADB" w:rsidRDefault="00A74D6C" w:rsidP="00AA7DFA">
            <w:pPr>
              <w:jc w:val="both"/>
              <w:rPr>
                <w:lang w:val="en-US"/>
              </w:rPr>
            </w:pPr>
          </w:p>
        </w:tc>
        <w:tc>
          <w:tcPr>
            <w:tcW w:w="1559" w:type="dxa"/>
          </w:tcPr>
          <w:p w14:paraId="2C2C7C0F" w14:textId="77777777" w:rsidR="00A74D6C" w:rsidRPr="007C7ADB" w:rsidRDefault="00A74D6C" w:rsidP="00AA7DFA">
            <w:pPr>
              <w:jc w:val="both"/>
              <w:rPr>
                <w:lang w:val="en-US"/>
              </w:rPr>
            </w:pPr>
          </w:p>
        </w:tc>
        <w:tc>
          <w:tcPr>
            <w:tcW w:w="1785" w:type="dxa"/>
            <w:shd w:val="clear" w:color="auto" w:fill="D0CECE" w:themeFill="background2" w:themeFillShade="E6"/>
          </w:tcPr>
          <w:p w14:paraId="41A01627" w14:textId="77777777" w:rsidR="00A74D6C" w:rsidRPr="007C7ADB" w:rsidRDefault="00A74D6C" w:rsidP="00AA7DFA">
            <w:pPr>
              <w:jc w:val="both"/>
              <w:rPr>
                <w:lang w:val="en-US"/>
              </w:rPr>
            </w:pPr>
          </w:p>
        </w:tc>
        <w:tc>
          <w:tcPr>
            <w:tcW w:w="1588" w:type="dxa"/>
            <w:shd w:val="clear" w:color="auto" w:fill="D0CECE" w:themeFill="background2" w:themeFillShade="E6"/>
          </w:tcPr>
          <w:p w14:paraId="357EB3AE" w14:textId="77777777" w:rsidR="00A74D6C" w:rsidRPr="007C7ADB" w:rsidRDefault="00A74D6C" w:rsidP="00AA7DFA">
            <w:pPr>
              <w:jc w:val="both"/>
              <w:rPr>
                <w:lang w:val="en-US"/>
              </w:rPr>
            </w:pPr>
          </w:p>
        </w:tc>
        <w:tc>
          <w:tcPr>
            <w:tcW w:w="1588" w:type="dxa"/>
          </w:tcPr>
          <w:p w14:paraId="58BFE80F" w14:textId="77777777" w:rsidR="00A74D6C" w:rsidRPr="007C7ADB" w:rsidRDefault="00A74D6C" w:rsidP="00AA7DFA">
            <w:pPr>
              <w:jc w:val="both"/>
              <w:rPr>
                <w:lang w:val="en-US"/>
              </w:rPr>
            </w:pPr>
          </w:p>
        </w:tc>
      </w:tr>
      <w:tr w:rsidR="00A74D6C" w:rsidRPr="007C7ADB" w14:paraId="42B34C9A" w14:textId="28422BEC" w:rsidTr="007C7ADB">
        <w:tc>
          <w:tcPr>
            <w:tcW w:w="1271" w:type="dxa"/>
          </w:tcPr>
          <w:p w14:paraId="26699594" w14:textId="30DFBB5C" w:rsidR="00A74D6C" w:rsidRPr="007C7ADB" w:rsidRDefault="00A74D6C" w:rsidP="00AA7DFA">
            <w:pPr>
              <w:jc w:val="both"/>
              <w:rPr>
                <w:lang w:val="en-US"/>
              </w:rPr>
            </w:pPr>
            <w:r w:rsidRPr="007C7ADB">
              <w:rPr>
                <w:lang w:val="en-US"/>
              </w:rPr>
              <w:t>Question 7</w:t>
            </w:r>
          </w:p>
        </w:tc>
        <w:tc>
          <w:tcPr>
            <w:tcW w:w="1418" w:type="dxa"/>
          </w:tcPr>
          <w:p w14:paraId="3B9C0769" w14:textId="10292F6D" w:rsidR="00A74D6C" w:rsidRPr="007C7ADB" w:rsidRDefault="00A74D6C" w:rsidP="00AA7DFA">
            <w:pPr>
              <w:jc w:val="both"/>
              <w:rPr>
                <w:lang w:val="en-US"/>
              </w:rPr>
            </w:pPr>
          </w:p>
        </w:tc>
        <w:tc>
          <w:tcPr>
            <w:tcW w:w="1559" w:type="dxa"/>
          </w:tcPr>
          <w:p w14:paraId="6BD52D45" w14:textId="77777777" w:rsidR="00A74D6C" w:rsidRPr="007C7ADB" w:rsidRDefault="00A74D6C" w:rsidP="00AA7DFA">
            <w:pPr>
              <w:jc w:val="both"/>
              <w:rPr>
                <w:lang w:val="en-US"/>
              </w:rPr>
            </w:pPr>
          </w:p>
        </w:tc>
        <w:tc>
          <w:tcPr>
            <w:tcW w:w="1785" w:type="dxa"/>
          </w:tcPr>
          <w:p w14:paraId="6C36A002" w14:textId="77777777" w:rsidR="00A74D6C" w:rsidRPr="007C7ADB" w:rsidRDefault="00A74D6C" w:rsidP="00AA7DFA">
            <w:pPr>
              <w:jc w:val="both"/>
              <w:rPr>
                <w:lang w:val="en-US"/>
              </w:rPr>
            </w:pPr>
          </w:p>
        </w:tc>
        <w:tc>
          <w:tcPr>
            <w:tcW w:w="1588" w:type="dxa"/>
            <w:shd w:val="clear" w:color="auto" w:fill="D0CECE" w:themeFill="background2" w:themeFillShade="E6"/>
          </w:tcPr>
          <w:p w14:paraId="06A554F5" w14:textId="77777777" w:rsidR="00A74D6C" w:rsidRPr="007C7ADB" w:rsidRDefault="00A74D6C" w:rsidP="00AA7DFA">
            <w:pPr>
              <w:jc w:val="both"/>
              <w:rPr>
                <w:lang w:val="en-US"/>
              </w:rPr>
            </w:pPr>
          </w:p>
        </w:tc>
        <w:tc>
          <w:tcPr>
            <w:tcW w:w="1588" w:type="dxa"/>
            <w:shd w:val="clear" w:color="auto" w:fill="D0CECE" w:themeFill="background2" w:themeFillShade="E6"/>
          </w:tcPr>
          <w:p w14:paraId="0FB8E198" w14:textId="77777777" w:rsidR="00A74D6C" w:rsidRPr="007C7ADB" w:rsidRDefault="00A74D6C" w:rsidP="00AA7DFA">
            <w:pPr>
              <w:jc w:val="both"/>
              <w:rPr>
                <w:lang w:val="en-US"/>
              </w:rPr>
            </w:pPr>
          </w:p>
        </w:tc>
      </w:tr>
      <w:tr w:rsidR="00A74D6C" w:rsidRPr="007C7ADB" w14:paraId="07960B89" w14:textId="2AD1E1A0" w:rsidTr="007C7ADB">
        <w:tc>
          <w:tcPr>
            <w:tcW w:w="1271" w:type="dxa"/>
          </w:tcPr>
          <w:p w14:paraId="4496E4CC" w14:textId="6AC9A176" w:rsidR="00A74D6C" w:rsidRPr="007C7ADB" w:rsidRDefault="00A74D6C" w:rsidP="00AA7DFA">
            <w:pPr>
              <w:jc w:val="both"/>
              <w:rPr>
                <w:lang w:val="en-US"/>
              </w:rPr>
            </w:pPr>
            <w:r w:rsidRPr="007C7ADB">
              <w:rPr>
                <w:lang w:val="en-US"/>
              </w:rPr>
              <w:t>Question 8</w:t>
            </w:r>
          </w:p>
        </w:tc>
        <w:tc>
          <w:tcPr>
            <w:tcW w:w="1418" w:type="dxa"/>
          </w:tcPr>
          <w:p w14:paraId="6BD43F7F" w14:textId="170D25F7" w:rsidR="00A74D6C" w:rsidRPr="007C7ADB" w:rsidRDefault="00A74D6C" w:rsidP="00AA7DFA">
            <w:pPr>
              <w:jc w:val="both"/>
              <w:rPr>
                <w:lang w:val="en-US"/>
              </w:rPr>
            </w:pPr>
          </w:p>
        </w:tc>
        <w:tc>
          <w:tcPr>
            <w:tcW w:w="1559" w:type="dxa"/>
          </w:tcPr>
          <w:p w14:paraId="4894DFBA" w14:textId="77777777" w:rsidR="00A74D6C" w:rsidRPr="007C7ADB" w:rsidRDefault="00A74D6C" w:rsidP="00AA7DFA">
            <w:pPr>
              <w:jc w:val="both"/>
              <w:rPr>
                <w:lang w:val="en-US"/>
              </w:rPr>
            </w:pPr>
          </w:p>
        </w:tc>
        <w:tc>
          <w:tcPr>
            <w:tcW w:w="1785" w:type="dxa"/>
          </w:tcPr>
          <w:p w14:paraId="1257AE53" w14:textId="77777777" w:rsidR="00A74D6C" w:rsidRPr="007C7ADB" w:rsidRDefault="00A74D6C" w:rsidP="00AA7DFA">
            <w:pPr>
              <w:jc w:val="both"/>
              <w:rPr>
                <w:lang w:val="en-US"/>
              </w:rPr>
            </w:pPr>
          </w:p>
        </w:tc>
        <w:tc>
          <w:tcPr>
            <w:tcW w:w="1588" w:type="dxa"/>
          </w:tcPr>
          <w:p w14:paraId="48C77221" w14:textId="77777777" w:rsidR="00A74D6C" w:rsidRPr="007C7ADB" w:rsidRDefault="00A74D6C" w:rsidP="00AA7DFA">
            <w:pPr>
              <w:jc w:val="both"/>
              <w:rPr>
                <w:lang w:val="en-US"/>
              </w:rPr>
            </w:pPr>
          </w:p>
        </w:tc>
        <w:tc>
          <w:tcPr>
            <w:tcW w:w="1588" w:type="dxa"/>
            <w:shd w:val="clear" w:color="auto" w:fill="D0CECE" w:themeFill="background2" w:themeFillShade="E6"/>
          </w:tcPr>
          <w:p w14:paraId="26723CDF" w14:textId="77777777" w:rsidR="00A74D6C" w:rsidRPr="007C7ADB" w:rsidRDefault="00A74D6C" w:rsidP="00AA7DFA">
            <w:pPr>
              <w:jc w:val="both"/>
              <w:rPr>
                <w:lang w:val="en-US"/>
              </w:rPr>
            </w:pPr>
          </w:p>
        </w:tc>
      </w:tr>
    </w:tbl>
    <w:p w14:paraId="2A153A42" w14:textId="77777777" w:rsidR="00896D59" w:rsidRPr="007C7ADB" w:rsidRDefault="00896D59" w:rsidP="00AA7DFA">
      <w:pPr>
        <w:jc w:val="both"/>
        <w:rPr>
          <w:lang w:val="en-US"/>
        </w:rPr>
      </w:pPr>
    </w:p>
    <w:p w14:paraId="19DAE6C2" w14:textId="7C6B1D47" w:rsidR="0016164A" w:rsidRPr="007C7ADB" w:rsidRDefault="0045748F" w:rsidP="00AA7DFA">
      <w:pPr>
        <w:pStyle w:val="Kop3"/>
        <w:jc w:val="both"/>
        <w:rPr>
          <w:lang w:val="en-US"/>
        </w:rPr>
      </w:pPr>
      <w:bookmarkStart w:id="44" w:name="_Toc72848631"/>
      <w:r w:rsidRPr="007C7ADB">
        <w:rPr>
          <w:lang w:val="en-US"/>
        </w:rPr>
        <w:t xml:space="preserve">1.4.1 </w:t>
      </w:r>
      <w:r w:rsidR="0016164A" w:rsidRPr="007C7ADB">
        <w:rPr>
          <w:lang w:val="en-US"/>
        </w:rPr>
        <w:t>Risks</w:t>
      </w:r>
      <w:bookmarkEnd w:id="44"/>
    </w:p>
    <w:p w14:paraId="7EBECBB9" w14:textId="2F24262B" w:rsidR="00452C37" w:rsidRPr="007C7ADB" w:rsidRDefault="0016164A" w:rsidP="00AA7DFA">
      <w:pPr>
        <w:jc w:val="both"/>
        <w:rPr>
          <w:lang w:val="en-US"/>
        </w:rPr>
      </w:pPr>
      <w:r w:rsidRPr="007C7ADB">
        <w:rPr>
          <w:lang w:val="en-US"/>
        </w:rPr>
        <w:t>The main risks of this project relate to the techniques for explanations and user study. Some</w:t>
      </w:r>
      <w:r w:rsidR="00452C37" w:rsidRPr="007C7ADB">
        <w:rPr>
          <w:lang w:val="en-US"/>
        </w:rPr>
        <w:t xml:space="preserve"> mitigation steps </w:t>
      </w:r>
      <w:r w:rsidRPr="007C7ADB">
        <w:rPr>
          <w:lang w:val="en-US"/>
        </w:rPr>
        <w:t>were</w:t>
      </w:r>
      <w:r w:rsidR="00452C37" w:rsidRPr="007C7ADB">
        <w:rPr>
          <w:lang w:val="en-US"/>
        </w:rPr>
        <w:t xml:space="preserve"> defined as follows:</w:t>
      </w:r>
    </w:p>
    <w:p w14:paraId="0AC4BD65" w14:textId="34E96B1A" w:rsidR="00452C37" w:rsidRPr="007C7ADB" w:rsidRDefault="00452C37" w:rsidP="00AA7DFA">
      <w:pPr>
        <w:pStyle w:val="Lijstalinea"/>
        <w:numPr>
          <w:ilvl w:val="0"/>
          <w:numId w:val="8"/>
        </w:numPr>
        <w:jc w:val="both"/>
        <w:rPr>
          <w:lang w:val="en-US"/>
        </w:rPr>
      </w:pPr>
      <w:r w:rsidRPr="007C7ADB">
        <w:rPr>
          <w:lang w:val="en-US"/>
        </w:rPr>
        <w:t>The explanation techniques are difficult to implement, slowing down the progress.</w:t>
      </w:r>
    </w:p>
    <w:p w14:paraId="38A282FD" w14:textId="77777777" w:rsidR="00452C37" w:rsidRPr="007C7ADB" w:rsidRDefault="00452C37" w:rsidP="00AA7DFA">
      <w:pPr>
        <w:pStyle w:val="Lijstalinea"/>
        <w:numPr>
          <w:ilvl w:val="1"/>
          <w:numId w:val="8"/>
        </w:numPr>
        <w:jc w:val="both"/>
        <w:rPr>
          <w:lang w:val="en-US"/>
        </w:rPr>
      </w:pPr>
      <w:r w:rsidRPr="007C7ADB">
        <w:rPr>
          <w:lang w:val="en-US"/>
        </w:rPr>
        <w:t>Implement any techniques with available code first.</w:t>
      </w:r>
    </w:p>
    <w:p w14:paraId="75693D0E" w14:textId="79BE84BB" w:rsidR="00452C37" w:rsidRPr="007C7ADB" w:rsidRDefault="00452C37" w:rsidP="00AA7DFA">
      <w:pPr>
        <w:pStyle w:val="Lijstalinea"/>
        <w:numPr>
          <w:ilvl w:val="1"/>
          <w:numId w:val="8"/>
        </w:numPr>
        <w:jc w:val="both"/>
        <w:rPr>
          <w:lang w:val="en-US"/>
        </w:rPr>
      </w:pPr>
      <w:r w:rsidRPr="007C7ADB">
        <w:rPr>
          <w:lang w:val="en-US"/>
        </w:rPr>
        <w:t>Ask for help from NFI supervisor / colleagues.</w:t>
      </w:r>
    </w:p>
    <w:p w14:paraId="615849C8" w14:textId="7801DD26" w:rsidR="00452C37" w:rsidRPr="007C7ADB" w:rsidRDefault="00452C37" w:rsidP="00AA7DFA">
      <w:pPr>
        <w:pStyle w:val="Lijstalinea"/>
        <w:numPr>
          <w:ilvl w:val="0"/>
          <w:numId w:val="8"/>
        </w:numPr>
        <w:jc w:val="both"/>
        <w:rPr>
          <w:lang w:val="en-US"/>
        </w:rPr>
      </w:pPr>
      <w:r w:rsidRPr="007C7ADB">
        <w:rPr>
          <w:lang w:val="en-US"/>
        </w:rPr>
        <w:t xml:space="preserve">No users </w:t>
      </w:r>
      <w:r w:rsidR="00655A0D" w:rsidRPr="007C7ADB">
        <w:rPr>
          <w:lang w:val="en-US"/>
        </w:rPr>
        <w:t>are available</w:t>
      </w:r>
      <w:r w:rsidRPr="007C7ADB">
        <w:rPr>
          <w:lang w:val="en-US"/>
        </w:rPr>
        <w:t xml:space="preserve"> to participate in the user study.</w:t>
      </w:r>
    </w:p>
    <w:p w14:paraId="07E4ED4E" w14:textId="0B21DAD0" w:rsidR="00E4317E" w:rsidRPr="007C7ADB" w:rsidRDefault="00655A0D" w:rsidP="00AA7DFA">
      <w:pPr>
        <w:pStyle w:val="Lijstalinea"/>
        <w:numPr>
          <w:ilvl w:val="1"/>
          <w:numId w:val="8"/>
        </w:numPr>
        <w:jc w:val="both"/>
        <w:rPr>
          <w:lang w:val="en-US"/>
        </w:rPr>
      </w:pPr>
      <w:r w:rsidRPr="007C7ADB">
        <w:rPr>
          <w:lang w:val="en-US"/>
        </w:rPr>
        <w:t>Ask feedback from</w:t>
      </w:r>
      <w:r w:rsidR="00452C37" w:rsidRPr="007C7ADB">
        <w:rPr>
          <w:lang w:val="en-US"/>
        </w:rPr>
        <w:t xml:space="preserve"> Corina </w:t>
      </w:r>
      <w:proofErr w:type="spellStart"/>
      <w:r w:rsidR="00452C37" w:rsidRPr="007C7ADB">
        <w:rPr>
          <w:lang w:val="en-US"/>
        </w:rPr>
        <w:t>Benschop</w:t>
      </w:r>
      <w:proofErr w:type="spellEnd"/>
      <w:r w:rsidR="00452C37" w:rsidRPr="007C7ADB">
        <w:rPr>
          <w:lang w:val="en-US"/>
        </w:rPr>
        <w:t xml:space="preserve"> to get at least one expert evaluation.</w:t>
      </w:r>
    </w:p>
    <w:p w14:paraId="769E3F5E" w14:textId="619FCC65" w:rsidR="0083041F" w:rsidRPr="007C7ADB" w:rsidRDefault="00655A0D" w:rsidP="00AA7DFA">
      <w:pPr>
        <w:pStyle w:val="Lijstalinea"/>
        <w:numPr>
          <w:ilvl w:val="1"/>
          <w:numId w:val="8"/>
        </w:numPr>
        <w:jc w:val="both"/>
        <w:rPr>
          <w:lang w:val="en-US"/>
        </w:rPr>
      </w:pPr>
      <w:r w:rsidRPr="007C7ADB">
        <w:rPr>
          <w:lang w:val="en-US"/>
        </w:rPr>
        <w:t>Create a substitute task and ask for</w:t>
      </w:r>
      <w:r w:rsidR="00452C37" w:rsidRPr="007C7ADB">
        <w:rPr>
          <w:lang w:val="en-US"/>
        </w:rPr>
        <w:t xml:space="preserve"> feedback from colleagues at the NFI</w:t>
      </w:r>
      <w:r w:rsidRPr="007C7ADB">
        <w:rPr>
          <w:lang w:val="en-US"/>
        </w:rPr>
        <w:t>.</w:t>
      </w:r>
    </w:p>
    <w:p w14:paraId="35A937DB" w14:textId="77777777" w:rsidR="00AE0058" w:rsidRPr="007C7ADB" w:rsidRDefault="00AE0058" w:rsidP="00AA7DFA">
      <w:pPr>
        <w:jc w:val="both"/>
        <w:rPr>
          <w:lang w:val="en-US"/>
        </w:rPr>
        <w:sectPr w:rsidR="00AE0058" w:rsidRPr="007C7ADB">
          <w:pgSz w:w="11906" w:h="16838"/>
          <w:pgMar w:top="1417" w:right="1417" w:bottom="1417" w:left="1417" w:header="708" w:footer="708" w:gutter="0"/>
          <w:cols w:space="708"/>
          <w:docGrid w:linePitch="360"/>
        </w:sectPr>
      </w:pPr>
    </w:p>
    <w:p w14:paraId="2635D644" w14:textId="77777777" w:rsidR="00AE0058" w:rsidRPr="007C7ADB" w:rsidRDefault="00AE0058" w:rsidP="00AA7DFA">
      <w:pPr>
        <w:keepNext/>
        <w:jc w:val="both"/>
        <w:rPr>
          <w:lang w:val="en-US"/>
        </w:rPr>
      </w:pPr>
      <w:r w:rsidRPr="007C7ADB">
        <w:rPr>
          <w:noProof/>
          <w:lang w:val="en-US"/>
        </w:rPr>
        <w:lastRenderedPageBreak/>
        <w:drawing>
          <wp:inline distT="0" distB="0" distL="0" distR="0" wp14:anchorId="256FD7D6" wp14:editId="56A4D9A1">
            <wp:extent cx="9459673" cy="2949934"/>
            <wp:effectExtent l="0" t="0" r="8255"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72492" cy="2953931"/>
                    </a:xfrm>
                    <a:prstGeom prst="rect">
                      <a:avLst/>
                    </a:prstGeom>
                  </pic:spPr>
                </pic:pic>
              </a:graphicData>
            </a:graphic>
          </wp:inline>
        </w:drawing>
      </w:r>
    </w:p>
    <w:p w14:paraId="6171D5C5" w14:textId="1A4D6561" w:rsidR="00AE0058" w:rsidRPr="007C7ADB" w:rsidRDefault="00AE0058" w:rsidP="00AA7DFA">
      <w:pPr>
        <w:pStyle w:val="Bijschrift"/>
        <w:jc w:val="both"/>
        <w:rPr>
          <w:lang w:val="en-US"/>
        </w:rPr>
        <w:sectPr w:rsidR="00AE0058" w:rsidRPr="007C7ADB" w:rsidSect="00AE0058">
          <w:pgSz w:w="16838" w:h="11906" w:orient="landscape"/>
          <w:pgMar w:top="1417" w:right="1417" w:bottom="1417" w:left="1417" w:header="708" w:footer="708" w:gutter="0"/>
          <w:cols w:space="708"/>
          <w:docGrid w:linePitch="360"/>
        </w:sectPr>
      </w:pPr>
      <w:bookmarkStart w:id="45" w:name="_Ref72847304"/>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1</w:t>
      </w:r>
      <w:r w:rsidR="00FB27C5" w:rsidRPr="007C7ADB">
        <w:rPr>
          <w:lang w:val="en-US"/>
        </w:rPr>
        <w:fldChar w:fldCharType="end"/>
      </w:r>
      <w:bookmarkEnd w:id="45"/>
      <w:r w:rsidRPr="007C7ADB">
        <w:rPr>
          <w:lang w:val="en-US"/>
        </w:rPr>
        <w:t>: Gantt-chart showing the general planning of the thesis. The phases on the left show the general phases of the project; starting from identifying the problem and the research questions, then moving into cycles of development. The themes of the 5 cycles are listed below, these were adjusted during the process. Some extra time was allocated for the final evaluation of the product with users and finally writing the thesis. All phases and cycles are marked in purple and also listed in the left side of the chart. Milestones and meetings are shown in blue, and holidays in re</w:t>
      </w:r>
    </w:p>
    <w:p w14:paraId="63DCE35E" w14:textId="758963B3" w:rsidR="00B56A96" w:rsidRPr="007C7ADB" w:rsidRDefault="003A36DC" w:rsidP="00AA7DFA">
      <w:pPr>
        <w:pStyle w:val="Kop1"/>
        <w:jc w:val="both"/>
        <w:rPr>
          <w:lang w:val="en-US"/>
        </w:rPr>
      </w:pPr>
      <w:bookmarkStart w:id="46" w:name="_Ref72846999"/>
      <w:bookmarkStart w:id="47" w:name="_Ref72847005"/>
      <w:bookmarkStart w:id="48" w:name="_Ref72847008"/>
      <w:bookmarkStart w:id="49" w:name="_Ref72847012"/>
      <w:bookmarkStart w:id="50" w:name="_Ref72847151"/>
      <w:bookmarkStart w:id="51" w:name="_Toc72848632"/>
      <w:r w:rsidRPr="007C7ADB">
        <w:rPr>
          <w:lang w:val="en-US"/>
        </w:rPr>
        <w:lastRenderedPageBreak/>
        <w:t xml:space="preserve">2. </w:t>
      </w:r>
      <w:bookmarkStart w:id="52" w:name="_Toc72172043"/>
      <w:r w:rsidR="00650130" w:rsidRPr="007C7ADB">
        <w:rPr>
          <w:lang w:val="en-US"/>
        </w:rPr>
        <w:t>DNA Mixture interpretation</w:t>
      </w:r>
      <w:bookmarkEnd w:id="46"/>
      <w:bookmarkEnd w:id="47"/>
      <w:bookmarkEnd w:id="48"/>
      <w:bookmarkEnd w:id="49"/>
      <w:bookmarkEnd w:id="50"/>
      <w:bookmarkEnd w:id="51"/>
      <w:bookmarkEnd w:id="52"/>
    </w:p>
    <w:p w14:paraId="4175F485" w14:textId="3E0C104B" w:rsidR="00445765" w:rsidRPr="007C7ADB" w:rsidRDefault="00445765" w:rsidP="00AA7DFA">
      <w:pPr>
        <w:jc w:val="both"/>
        <w:rPr>
          <w:lang w:val="en-US"/>
        </w:rPr>
      </w:pPr>
      <w:r w:rsidRPr="007C7ADB">
        <w:rPr>
          <w:lang w:val="en-US"/>
        </w:rPr>
        <w:t>Experts can use DNA evidence to determine if certain people were involved in a crime by comparing the suspect DNA, victim DNA and other DNA samples to the evidence found at a crime scene. This interpretation become</w:t>
      </w:r>
      <w:r w:rsidR="0045748F" w:rsidRPr="007C7ADB">
        <w:rPr>
          <w:lang w:val="en-US"/>
        </w:rPr>
        <w:t>s</w:t>
      </w:r>
      <w:r w:rsidRPr="007C7ADB">
        <w:rPr>
          <w:lang w:val="en-US"/>
        </w:rPr>
        <w:t xml:space="preserve"> more difficult when the DNA profile consists of evidence from multiple people since information might overlap, or not every person contributed as much material. </w:t>
      </w:r>
      <w:r w:rsidR="00B4706F" w:rsidRPr="007C7ADB">
        <w:rPr>
          <w:lang w:val="en-US"/>
        </w:rPr>
        <w:t xml:space="preserve">Even though software exists for analyzing this evidence, it is </w:t>
      </w:r>
      <w:r w:rsidR="001B65C6" w:rsidRPr="007C7ADB">
        <w:rPr>
          <w:lang w:val="en-US"/>
        </w:rPr>
        <w:t xml:space="preserve">required that the expert inputs how many people contributed to the sample </w:t>
      </w:r>
      <w:r w:rsidR="001B65C6" w:rsidRPr="007C7ADB">
        <w:rPr>
          <w:lang w:val="en-US"/>
        </w:rPr>
        <w:fldChar w:fldCharType="begin"/>
      </w:r>
      <w:r w:rsidR="00452C37" w:rsidRPr="007C7ADB">
        <w:rPr>
          <w:lang w:val="en-US"/>
        </w:rPr>
        <w:instrText xml:space="preserve"> ADDIN EN.CITE &lt;EndNote&gt;&lt;Cite&gt;&lt;Author&gt;Taylor&lt;/Author&gt;&lt;Year&gt;2014&lt;/Year&gt;&lt;RecNum&gt;210&lt;/RecNum&gt;&lt;DisplayText&gt;[12]&lt;/DisplayText&gt;&lt;record&gt;&lt;rec-number&gt;210&lt;/rec-number&gt;&lt;foreign-keys&gt;&lt;key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1B65C6" w:rsidRPr="007C7ADB">
        <w:rPr>
          <w:lang w:val="en-US"/>
        </w:rPr>
        <w:fldChar w:fldCharType="separate"/>
      </w:r>
      <w:r w:rsidR="00452C37" w:rsidRPr="007C7ADB">
        <w:rPr>
          <w:noProof/>
          <w:lang w:val="en-US"/>
        </w:rPr>
        <w:t>[12]</w:t>
      </w:r>
      <w:r w:rsidR="001B65C6" w:rsidRPr="007C7ADB">
        <w:rPr>
          <w:lang w:val="en-US"/>
        </w:rPr>
        <w:fldChar w:fldCharType="end"/>
      </w:r>
      <w:r w:rsidR="001B65C6" w:rsidRPr="007C7ADB">
        <w:rPr>
          <w:lang w:val="en-US"/>
        </w:rPr>
        <w:t xml:space="preserve">. </w:t>
      </w:r>
      <w:r w:rsidRPr="007C7ADB">
        <w:rPr>
          <w:lang w:val="en-US"/>
        </w:rPr>
        <w:t xml:space="preserve">This chapter explains how to interpret a specific type of DNA profile, and </w:t>
      </w:r>
      <w:r w:rsidR="006651F4" w:rsidRPr="007C7ADB">
        <w:rPr>
          <w:lang w:val="en-US"/>
        </w:rPr>
        <w:t>gives a quick impression on how</w:t>
      </w:r>
      <w:r w:rsidRPr="007C7ADB">
        <w:rPr>
          <w:lang w:val="en-US"/>
        </w:rPr>
        <w:t xml:space="preserve"> the number of contributors</w:t>
      </w:r>
      <w:r w:rsidR="006651F4" w:rsidRPr="007C7ADB">
        <w:rPr>
          <w:lang w:val="en-US"/>
        </w:rPr>
        <w:t xml:space="preserve"> can be determined</w:t>
      </w:r>
      <w:r w:rsidR="00310D51" w:rsidRPr="007C7ADB">
        <w:rPr>
          <w:lang w:val="en-US"/>
        </w:rPr>
        <w:t xml:space="preserve"> and which factors might influence that process</w:t>
      </w:r>
      <w:r w:rsidRPr="007C7ADB">
        <w:rPr>
          <w:lang w:val="en-US"/>
        </w:rPr>
        <w:t>.</w:t>
      </w:r>
    </w:p>
    <w:p w14:paraId="7AB627B1" w14:textId="2B72405E" w:rsidR="00650130" w:rsidRPr="007C7ADB" w:rsidRDefault="003A36DC" w:rsidP="00AA7DFA">
      <w:pPr>
        <w:pStyle w:val="Kop2"/>
        <w:jc w:val="both"/>
        <w:rPr>
          <w:lang w:val="en-US"/>
        </w:rPr>
      </w:pPr>
      <w:bookmarkStart w:id="53" w:name="_Toc72172044"/>
      <w:bookmarkStart w:id="54" w:name="_Toc72848633"/>
      <w:r w:rsidRPr="007C7ADB">
        <w:rPr>
          <w:lang w:val="en-US"/>
        </w:rPr>
        <w:t xml:space="preserve">2.1 </w:t>
      </w:r>
      <w:r w:rsidR="00650130" w:rsidRPr="007C7ADB">
        <w:rPr>
          <w:lang w:val="en-US"/>
        </w:rPr>
        <w:t>Short Tandem Repeat (STR) profiles</w:t>
      </w:r>
      <w:bookmarkEnd w:id="53"/>
      <w:bookmarkEnd w:id="54"/>
    </w:p>
    <w:p w14:paraId="1DE06A7E" w14:textId="4E3F018D" w:rsidR="000B6DF2" w:rsidRPr="007C7ADB" w:rsidRDefault="00B56A96" w:rsidP="00AA7DFA">
      <w:pPr>
        <w:jc w:val="both"/>
        <w:rPr>
          <w:lang w:val="en-US"/>
        </w:rPr>
      </w:pPr>
      <w:r w:rsidRPr="007C7ADB">
        <w:rPr>
          <w:lang w:val="en-US"/>
        </w:rPr>
        <w:t xml:space="preserve">In forensic work, DNA evidence is often analyzed using </w:t>
      </w:r>
      <w:r w:rsidRPr="007C7ADB">
        <w:rPr>
          <w:i/>
          <w:iCs/>
          <w:lang w:val="en-US"/>
        </w:rPr>
        <w:t>Short Tandem Repeat (STR)</w:t>
      </w:r>
      <w:r w:rsidR="0000135C" w:rsidRPr="007C7ADB">
        <w:rPr>
          <w:i/>
          <w:iCs/>
          <w:lang w:val="en-US"/>
        </w:rPr>
        <w:t xml:space="preserve"> </w:t>
      </w:r>
      <w:r w:rsidR="0000135C" w:rsidRPr="007C7ADB">
        <w:rPr>
          <w:lang w:val="en-US"/>
        </w:rPr>
        <w:t>profiles</w:t>
      </w:r>
      <w:r w:rsidRPr="007C7ADB">
        <w:rPr>
          <w:lang w:val="en-US"/>
        </w:rPr>
        <w:t>. These STR</w:t>
      </w:r>
      <w:ins w:id="55" w:author="Benschop, Corina" w:date="2021-05-28T08:33:00Z">
        <w:r w:rsidR="00BA178C">
          <w:rPr>
            <w:lang w:val="en-US"/>
          </w:rPr>
          <w:t>s</w:t>
        </w:r>
      </w:ins>
      <w:r w:rsidRPr="007C7ADB">
        <w:rPr>
          <w:lang w:val="en-US"/>
        </w:rPr>
        <w:t xml:space="preserve"> are specific tracks of repeated short DNA sequences of about two to six base pairs long</w:t>
      </w:r>
      <w:r w:rsidR="00650130" w:rsidRPr="007C7ADB">
        <w:rPr>
          <w:lang w:val="en-US"/>
        </w:rPr>
        <w:t xml:space="preserve"> </w:t>
      </w:r>
      <w:r w:rsidRPr="007C7ADB">
        <w:rPr>
          <w:lang w:val="en-US"/>
        </w:rPr>
        <w:t>that have been proven to show high variability between individuals</w:t>
      </w:r>
      <w:r w:rsidR="00646E88" w:rsidRPr="007C7ADB">
        <w:rPr>
          <w:lang w:val="en-US"/>
        </w:rPr>
        <w:t xml:space="preserve"> in how many times the sequence repeats</w:t>
      </w:r>
      <w:r w:rsidR="005B5E70" w:rsidRPr="007C7ADB">
        <w:rPr>
          <w:lang w:val="en-US"/>
        </w:rPr>
        <w:t xml:space="preserve"> </w:t>
      </w:r>
      <w:r w:rsidR="005B5E70" w:rsidRPr="007C7ADB">
        <w:rPr>
          <w:lang w:val="en-US"/>
        </w:rPr>
        <w:fldChar w:fldCharType="begin"/>
      </w:r>
      <w:r w:rsidR="00452C37" w:rsidRPr="007C7ADB">
        <w:rPr>
          <w:lang w:val="en-US"/>
        </w:rPr>
        <w:instrText xml:space="preserve"> ADDIN EN.CITE &lt;EndNote&gt;&lt;Cite&gt;&lt;Author&gt;Boavida&lt;/Author&gt;&lt;Year&gt;2018&lt;/Year&gt;&lt;RecNum&gt;214&lt;/RecNum&gt;&lt;DisplayText&gt;[13]&lt;/DisplayText&gt;&lt;record&gt;&lt;rec-number&gt;214&lt;/rec-number&gt;&lt;foreign-keys&gt;&lt;key app="EN" db-id="p22005xv5srwpxeed275s99yfvez9tfr995s" timestamp="1619182247"&gt;214&lt;/key&gt;&lt;/foreign-keys&gt;&lt;ref-type name="Journal Article"&gt;17&lt;/ref-type&gt;&lt;contributors&gt;&lt;authors&gt;&lt;author&gt;Boavida, Ana&lt;/author&gt;&lt;author&gt;Bogas, Vanessa&lt;/author&gt;&lt;author&gt;Sampaio, Lisa&lt;/author&gt;&lt;author&gt;Gouveia, Nair&lt;/author&gt;&lt;author&gt;Porto, Maria J.&lt;/author&gt;&lt;author&gt;Corte-Real, Francisco&lt;/author&gt;&lt;/authors&gt;&lt;/contributors&gt;&lt;titles&gt;&lt;title&gt;PowerPlex® fusion 6C system: internal validation study&lt;/title&gt;&lt;secondary-title&gt;Forensic sciences research&lt;/secondary-title&gt;&lt;alt-title&gt;Forensic Sci Res&lt;/alt-title&gt;&lt;/titles&gt;&lt;periodical&gt;&lt;full-title&gt;Forensic sciences research&lt;/full-title&gt;&lt;abbr-1&gt;Forensic Sci Res&lt;/abbr-1&gt;&lt;/periodical&gt;&lt;alt-periodical&gt;&lt;full-title&gt;Forensic sciences research&lt;/full-title&gt;&lt;abbr-1&gt;Forensic Sci Res&lt;/abbr-1&gt;&lt;/alt-periodical&gt;&lt;pages&gt;130-137&lt;/pages&gt;&lt;volume&gt;3&lt;/volume&gt;&lt;number&gt;2&lt;/number&gt;&lt;keywords&gt;&lt;keyword&gt;Forensic science&lt;/keyword&gt;&lt;keyword&gt;PowerPlex® Fusion 6C&lt;/keyword&gt;&lt;keyword&gt;amplification&lt;/keyword&gt;&lt;keyword&gt;forensic genetics&lt;/keyword&gt;&lt;keyword&gt;short tandem repeat sequence (STRs)&lt;/keyword&gt;&lt;keyword&gt;validation&lt;/keyword&gt;&lt;/keywords&gt;&lt;dates&gt;&lt;year&gt;2018&lt;/year&gt;&lt;/dates&gt;&lt;publisher&gt;Taylor &amp;amp; Francis&lt;/publisher&gt;&lt;isbn&gt;2471-1411&amp;#xD;2096-1790&lt;/isbn&gt;&lt;accession-num&gt;30483661&lt;/accession-num&gt;&lt;urls&gt;&lt;related-urls&gt;&lt;url&gt;https://pubmed.ncbi.nlm.nih.gov/30483661&lt;/url&gt;&lt;url&gt;https://www.ncbi.nlm.nih.gov/pmc/articles/PMC6197087/&lt;/url&gt;&lt;/related-urls&gt;&lt;/urls&gt;&lt;electronic-resource-num&gt;10.1080/20961790.2018.1430471&lt;/electronic-resource-num&gt;&lt;remote-database-name&gt;PubMed&lt;/remote-database-name&gt;&lt;language&gt;eng&lt;/language&gt;&lt;/record&gt;&lt;/Cite&gt;&lt;/EndNote&gt;</w:instrText>
      </w:r>
      <w:r w:rsidR="005B5E70" w:rsidRPr="007C7ADB">
        <w:rPr>
          <w:lang w:val="en-US"/>
        </w:rPr>
        <w:fldChar w:fldCharType="separate"/>
      </w:r>
      <w:r w:rsidR="00452C37" w:rsidRPr="007C7ADB">
        <w:rPr>
          <w:noProof/>
          <w:lang w:val="en-US"/>
        </w:rPr>
        <w:t>[13]</w:t>
      </w:r>
      <w:r w:rsidR="005B5E70" w:rsidRPr="007C7ADB">
        <w:rPr>
          <w:lang w:val="en-US"/>
        </w:rPr>
        <w:fldChar w:fldCharType="end"/>
      </w:r>
      <w:r w:rsidRPr="007C7ADB">
        <w:rPr>
          <w:lang w:val="en-US"/>
        </w:rPr>
        <w:t>.</w:t>
      </w:r>
      <w:r w:rsidR="006F0A9D" w:rsidRPr="007C7ADB">
        <w:rPr>
          <w:lang w:val="en-US"/>
        </w:rPr>
        <w:t xml:space="preserve"> </w:t>
      </w:r>
      <w:r w:rsidR="005B5E70" w:rsidRPr="007C7ADB">
        <w:rPr>
          <w:lang w:val="en-US"/>
        </w:rPr>
        <w:t>Most of t</w:t>
      </w:r>
      <w:r w:rsidR="006F0A9D" w:rsidRPr="007C7ADB">
        <w:rPr>
          <w:lang w:val="en-US"/>
        </w:rPr>
        <w:t xml:space="preserve">hese parts of the DNA or </w:t>
      </w:r>
      <w:r w:rsidR="006F0A9D" w:rsidRPr="007C7ADB">
        <w:rPr>
          <w:i/>
          <w:iCs/>
          <w:lang w:val="en-US"/>
        </w:rPr>
        <w:t>loci</w:t>
      </w:r>
      <w:r w:rsidR="006F0A9D" w:rsidRPr="007C7ADB">
        <w:rPr>
          <w:lang w:val="en-US"/>
        </w:rPr>
        <w:t xml:space="preserve"> have been defined by CODIS</w:t>
      </w:r>
      <w:ins w:id="56" w:author="Benschop, Corina" w:date="2021-05-28T08:33:00Z">
        <w:r w:rsidR="00BA178C">
          <w:rPr>
            <w:lang w:val="en-US"/>
          </w:rPr>
          <w:t xml:space="preserve"> (Combined DNA Index System)</w:t>
        </w:r>
      </w:ins>
      <w:r w:rsidR="006F0A9D" w:rsidRPr="007C7ADB">
        <w:rPr>
          <w:lang w:val="en-US"/>
        </w:rPr>
        <w:t>, the United States national DNA database.</w:t>
      </w:r>
      <w:r w:rsidR="007165BE" w:rsidRPr="007C7ADB">
        <w:rPr>
          <w:lang w:val="en-US"/>
        </w:rPr>
        <w:t xml:space="preserve"> </w:t>
      </w:r>
      <w:r w:rsidR="00646E88" w:rsidRPr="007C7ADB">
        <w:rPr>
          <w:lang w:val="en-US"/>
        </w:rPr>
        <w:t xml:space="preserve">We can capture the STR with </w:t>
      </w:r>
      <w:r w:rsidR="007165BE" w:rsidRPr="007C7ADB">
        <w:rPr>
          <w:lang w:val="en-US"/>
        </w:rPr>
        <w:t xml:space="preserve">a </w:t>
      </w:r>
      <w:commentRangeStart w:id="57"/>
      <w:r w:rsidR="007165BE" w:rsidRPr="007C7ADB">
        <w:rPr>
          <w:lang w:val="en-US"/>
        </w:rPr>
        <w:t>process called electrophoresis</w:t>
      </w:r>
      <w:commentRangeEnd w:id="57"/>
      <w:r w:rsidR="00BA178C">
        <w:rPr>
          <w:rStyle w:val="Verwijzingopmerking"/>
        </w:rPr>
        <w:commentReference w:id="57"/>
      </w:r>
      <w:r w:rsidR="007165BE" w:rsidRPr="007C7ADB">
        <w:rPr>
          <w:lang w:val="en-US"/>
        </w:rPr>
        <w:t xml:space="preserve">, which produces an electropherogram. </w:t>
      </w:r>
      <w:r w:rsidR="00646E88" w:rsidRPr="007C7ADB">
        <w:rPr>
          <w:lang w:val="en-US"/>
        </w:rPr>
        <w:t xml:space="preserve">In Figure </w:t>
      </w:r>
      <w:r w:rsidR="00F604A3" w:rsidRPr="007C7ADB">
        <w:rPr>
          <w:lang w:val="en-US"/>
        </w:rPr>
        <w:t>2</w:t>
      </w:r>
      <w:r w:rsidR="00646E88" w:rsidRPr="007C7ADB">
        <w:rPr>
          <w:lang w:val="en-US"/>
        </w:rPr>
        <w:t>, we see a simplified result that the electropherogram can produce for locus TH0</w:t>
      </w:r>
      <w:r w:rsidR="00650130" w:rsidRPr="007C7ADB">
        <w:rPr>
          <w:lang w:val="en-US"/>
        </w:rPr>
        <w:t>1</w:t>
      </w:r>
      <w:r w:rsidR="00646E88" w:rsidRPr="007C7ADB">
        <w:rPr>
          <w:lang w:val="en-US"/>
        </w:rPr>
        <w:t xml:space="preserve">. </w:t>
      </w:r>
      <w:r w:rsidR="004B68CF" w:rsidRPr="007C7ADB">
        <w:rPr>
          <w:lang w:val="en-US"/>
        </w:rPr>
        <w:t xml:space="preserve">The y-axis shows the amount of information found in Relative Fluorescent Units (RFU), which is how the machine counts the </w:t>
      </w:r>
      <w:r w:rsidR="005B5E70" w:rsidRPr="007C7ADB">
        <w:rPr>
          <w:lang w:val="en-US"/>
        </w:rPr>
        <w:t>quantity</w:t>
      </w:r>
      <w:r w:rsidR="004B68CF" w:rsidRPr="007C7ADB">
        <w:rPr>
          <w:lang w:val="en-US"/>
        </w:rPr>
        <w:t xml:space="preserve"> of DNA found. The</w:t>
      </w:r>
      <w:r w:rsidR="00F604A3" w:rsidRPr="007C7ADB">
        <w:rPr>
          <w:lang w:val="en-US"/>
        </w:rPr>
        <w:t xml:space="preserve"> top of</w:t>
      </w:r>
      <w:r w:rsidR="004B68CF" w:rsidRPr="007C7ADB">
        <w:rPr>
          <w:lang w:val="en-US"/>
        </w:rPr>
        <w:t xml:space="preserve"> x-axis shows </w:t>
      </w:r>
      <w:r w:rsidR="00F604A3" w:rsidRPr="007C7ADB">
        <w:rPr>
          <w:lang w:val="en-US"/>
        </w:rPr>
        <w:t>the number of base pairs</w:t>
      </w:r>
      <w:r w:rsidR="00525E91" w:rsidRPr="007C7ADB">
        <w:rPr>
          <w:lang w:val="en-US"/>
        </w:rPr>
        <w:t xml:space="preserve">, a measurement for the entire sequence found. </w:t>
      </w:r>
      <w:r w:rsidR="004B68CF" w:rsidRPr="007C7ADB">
        <w:rPr>
          <w:lang w:val="en-US"/>
        </w:rPr>
        <w:t>Most importantly, we see</w:t>
      </w:r>
      <w:r w:rsidR="00646E88" w:rsidRPr="007C7ADB">
        <w:rPr>
          <w:lang w:val="en-US"/>
        </w:rPr>
        <w:t xml:space="preserve"> two peaks, </w:t>
      </w:r>
      <w:r w:rsidR="000B6DF2" w:rsidRPr="007C7ADB">
        <w:rPr>
          <w:lang w:val="en-US"/>
        </w:rPr>
        <w:t>representing two alleles o</w:t>
      </w:r>
      <w:r w:rsidR="004B68CF" w:rsidRPr="007C7ADB">
        <w:rPr>
          <w:lang w:val="en-US"/>
        </w:rPr>
        <w:t>n</w:t>
      </w:r>
      <w:r w:rsidR="000B6DF2" w:rsidRPr="007C7ADB">
        <w:rPr>
          <w:lang w:val="en-US"/>
        </w:rPr>
        <w:t xml:space="preserve"> this locus. These alleles are characterized by the number of repeats </w:t>
      </w:r>
      <w:r w:rsidR="00650130" w:rsidRPr="007C7ADB">
        <w:rPr>
          <w:lang w:val="en-US"/>
        </w:rPr>
        <w:t xml:space="preserve">of </w:t>
      </w:r>
      <w:r w:rsidR="004B68CF" w:rsidRPr="007C7ADB">
        <w:rPr>
          <w:lang w:val="en-US"/>
        </w:rPr>
        <w:t>the STR for locus TH01, which is [</w:t>
      </w:r>
      <w:r w:rsidR="00650130" w:rsidRPr="007C7ADB">
        <w:rPr>
          <w:lang w:val="en-US"/>
        </w:rPr>
        <w:t>AATG</w:t>
      </w:r>
      <w:r w:rsidR="004B68CF" w:rsidRPr="007C7ADB">
        <w:rPr>
          <w:lang w:val="en-US"/>
        </w:rPr>
        <w:t xml:space="preserve">]. On the right of Figure 1, we see the DNA sequence </w:t>
      </w:r>
      <w:r w:rsidR="00650130" w:rsidRPr="007C7ADB">
        <w:rPr>
          <w:lang w:val="en-US"/>
        </w:rPr>
        <w:t>for six and eight repeats</w:t>
      </w:r>
      <w:r w:rsidR="000B6DF2" w:rsidRPr="007C7ADB">
        <w:rPr>
          <w:lang w:val="en-US"/>
        </w:rPr>
        <w:t xml:space="preserve">. </w:t>
      </w:r>
    </w:p>
    <w:p w14:paraId="5BD88F06" w14:textId="77777777" w:rsidR="000B6DF2" w:rsidRPr="007C7ADB" w:rsidRDefault="00646E88" w:rsidP="00AA7DFA">
      <w:pPr>
        <w:keepNext/>
        <w:jc w:val="both"/>
        <w:rPr>
          <w:lang w:val="en-US"/>
        </w:rPr>
      </w:pPr>
      <w:r w:rsidRPr="007C7ADB">
        <w:rPr>
          <w:noProof/>
          <w:lang w:val="en-US"/>
        </w:rPr>
        <w:drawing>
          <wp:inline distT="0" distB="0" distL="0" distR="0" wp14:anchorId="3442C54B" wp14:editId="1DE0D739">
            <wp:extent cx="5737860" cy="1744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860" cy="1744980"/>
                    </a:xfrm>
                    <a:prstGeom prst="rect">
                      <a:avLst/>
                    </a:prstGeom>
                    <a:noFill/>
                    <a:ln>
                      <a:noFill/>
                    </a:ln>
                  </pic:spPr>
                </pic:pic>
              </a:graphicData>
            </a:graphic>
          </wp:inline>
        </w:drawing>
      </w:r>
    </w:p>
    <w:p w14:paraId="0E9AE030" w14:textId="6C0B4DB9" w:rsidR="00646E88" w:rsidRPr="007C7ADB" w:rsidRDefault="000B6DF2"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2</w:t>
      </w:r>
      <w:r w:rsidR="00FB27C5" w:rsidRPr="007C7ADB">
        <w:rPr>
          <w:lang w:val="en-US"/>
        </w:rPr>
        <w:fldChar w:fldCharType="end"/>
      </w:r>
      <w:r w:rsidRPr="007C7ADB">
        <w:rPr>
          <w:lang w:val="en-US"/>
        </w:rPr>
        <w:t>: Simplified electropherogram result for locus TH01 showing two alleles with six and eight repeats each. The repeat sequence is shown on the right with arbitrary flanking regions</w:t>
      </w:r>
      <w:r w:rsidR="00525E91" w:rsidRPr="007C7ADB">
        <w:rPr>
          <w:lang w:val="en-US"/>
        </w:rPr>
        <w:t xml:space="preserve"> that do not represent reality</w:t>
      </w:r>
      <w:r w:rsidRPr="007C7ADB">
        <w:rPr>
          <w:lang w:val="en-US"/>
        </w:rPr>
        <w:t>.</w:t>
      </w:r>
    </w:p>
    <w:p w14:paraId="7C2A8DBB" w14:textId="644FD4B3" w:rsidR="004B68CF" w:rsidRPr="007C7ADB" w:rsidRDefault="006F0A9D" w:rsidP="00AA7DFA">
      <w:pPr>
        <w:jc w:val="both"/>
        <w:rPr>
          <w:lang w:val="en-US"/>
        </w:rPr>
      </w:pPr>
      <w:r w:rsidRPr="007C7ADB">
        <w:rPr>
          <w:lang w:val="en-US"/>
        </w:rPr>
        <w:t xml:space="preserve">One individual can have two different </w:t>
      </w:r>
      <w:r w:rsidR="00650130" w:rsidRPr="007C7ADB">
        <w:rPr>
          <w:lang w:val="en-US"/>
        </w:rPr>
        <w:t>alleles</w:t>
      </w:r>
      <w:r w:rsidRPr="007C7ADB">
        <w:rPr>
          <w:lang w:val="en-US"/>
        </w:rPr>
        <w:t xml:space="preserve"> for a single locus; one inherited from the mother, and one from the father. </w:t>
      </w:r>
      <w:r w:rsidR="00650130" w:rsidRPr="007C7ADB">
        <w:rPr>
          <w:lang w:val="en-US"/>
        </w:rPr>
        <w:t>It is also possible that a person inherited the same allele fr</w:t>
      </w:r>
      <w:r w:rsidR="004B68CF" w:rsidRPr="007C7ADB">
        <w:rPr>
          <w:lang w:val="en-US"/>
        </w:rPr>
        <w:t>o</w:t>
      </w:r>
      <w:r w:rsidR="00650130" w:rsidRPr="007C7ADB">
        <w:rPr>
          <w:lang w:val="en-US"/>
        </w:rPr>
        <w:t>m</w:t>
      </w:r>
      <w:r w:rsidR="004B68CF" w:rsidRPr="007C7ADB">
        <w:rPr>
          <w:lang w:val="en-US"/>
        </w:rPr>
        <w:t xml:space="preserve"> both of</w:t>
      </w:r>
      <w:r w:rsidR="00650130" w:rsidRPr="007C7ADB">
        <w:rPr>
          <w:lang w:val="en-US"/>
        </w:rPr>
        <w:t xml:space="preserve"> their parents, this means that they are homozygous at that locus.</w:t>
      </w:r>
      <w:r w:rsidR="004B68CF" w:rsidRPr="007C7ADB">
        <w:rPr>
          <w:lang w:val="en-US"/>
        </w:rPr>
        <w:t xml:space="preserve"> The peak will then be twice as large.</w:t>
      </w:r>
      <w:r w:rsidR="00F12111" w:rsidRPr="007C7ADB">
        <w:rPr>
          <w:lang w:val="en-US"/>
        </w:rPr>
        <w:t xml:space="preserve"> We will now get into more detail of how to derive the number of contributors from an STR profile.</w:t>
      </w:r>
    </w:p>
    <w:p w14:paraId="5595885F" w14:textId="7839AB06" w:rsidR="0000135C" w:rsidRPr="007C7ADB" w:rsidRDefault="003A36DC" w:rsidP="00AA7DFA">
      <w:pPr>
        <w:pStyle w:val="Kop2"/>
        <w:jc w:val="both"/>
        <w:rPr>
          <w:lang w:val="en-US"/>
        </w:rPr>
      </w:pPr>
      <w:bookmarkStart w:id="58" w:name="_Toc72172045"/>
      <w:bookmarkStart w:id="59" w:name="_Toc72848634"/>
      <w:r w:rsidRPr="007C7ADB">
        <w:rPr>
          <w:lang w:val="en-US"/>
        </w:rPr>
        <w:t xml:space="preserve">2.2 </w:t>
      </w:r>
      <w:r w:rsidR="00650130" w:rsidRPr="007C7ADB">
        <w:rPr>
          <w:lang w:val="en-US"/>
        </w:rPr>
        <w:t>Estimating the Number of Contributors (NOC)</w:t>
      </w:r>
      <w:bookmarkEnd w:id="58"/>
      <w:bookmarkEnd w:id="59"/>
    </w:p>
    <w:p w14:paraId="2A17A37B" w14:textId="336C2785" w:rsidR="005B5E70" w:rsidRPr="007C7ADB" w:rsidRDefault="00B56A96" w:rsidP="00AA7DFA">
      <w:pPr>
        <w:jc w:val="both"/>
        <w:rPr>
          <w:lang w:val="en-US"/>
        </w:rPr>
      </w:pPr>
      <w:r w:rsidRPr="007C7ADB">
        <w:rPr>
          <w:lang w:val="en-US"/>
        </w:rPr>
        <w:t xml:space="preserve">The first step of DNA STR profile interpretation is to determine whether a sample has originated from a single source, or if the sample is a </w:t>
      </w:r>
      <w:r w:rsidR="00F12111" w:rsidRPr="007C7ADB">
        <w:rPr>
          <w:lang w:val="en-US"/>
        </w:rPr>
        <w:t>mixture</w:t>
      </w:r>
      <w:r w:rsidR="005B5E70" w:rsidRPr="007C7ADB">
        <w:rPr>
          <w:lang w:val="en-US"/>
        </w:rPr>
        <w:t xml:space="preserve"> </w:t>
      </w:r>
      <w:r w:rsidR="00E87FC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E87FCB" w:rsidRPr="007C7ADB">
        <w:rPr>
          <w:lang w:val="en-US"/>
        </w:rPr>
        <w:fldChar w:fldCharType="separate"/>
      </w:r>
      <w:r w:rsidR="00452C37" w:rsidRPr="007C7ADB">
        <w:rPr>
          <w:noProof/>
          <w:lang w:val="en-US"/>
        </w:rPr>
        <w:t>[14]</w:t>
      </w:r>
      <w:r w:rsidR="00E87FCB" w:rsidRPr="007C7ADB">
        <w:rPr>
          <w:lang w:val="en-US"/>
        </w:rPr>
        <w:fldChar w:fldCharType="end"/>
      </w:r>
      <w:r w:rsidR="00F12111" w:rsidRPr="007C7ADB">
        <w:rPr>
          <w:lang w:val="en-US"/>
        </w:rPr>
        <w:t>.</w:t>
      </w:r>
      <w:r w:rsidR="00E87FCB" w:rsidRPr="007C7ADB">
        <w:rPr>
          <w:lang w:val="en-US"/>
        </w:rPr>
        <w:t xml:space="preserve"> </w:t>
      </w:r>
      <w:r w:rsidR="00CB5201" w:rsidRPr="007C7ADB">
        <w:rPr>
          <w:lang w:val="en-US"/>
        </w:rPr>
        <w:t>This often easily discerned by checking whether or not there are loci with more than two alleles present. As we saw in Figure 1, a single person can contribute a maximum of two alleles per locus, so profiles with more alleles are</w:t>
      </w:r>
      <w:r w:rsidR="00846E11" w:rsidRPr="007C7ADB">
        <w:rPr>
          <w:lang w:val="en-US"/>
        </w:rPr>
        <w:t xml:space="preserve"> usually</w:t>
      </w:r>
      <w:r w:rsidR="00CB5201" w:rsidRPr="007C7ADB">
        <w:rPr>
          <w:lang w:val="en-US"/>
        </w:rPr>
        <w:t xml:space="preserve"> considered a mixture. The next step is to determine the number of contributors</w:t>
      </w:r>
      <w:r w:rsidR="00846E11" w:rsidRPr="007C7ADB">
        <w:rPr>
          <w:lang w:val="en-US"/>
        </w:rPr>
        <w:t xml:space="preserve"> (NOC)</w:t>
      </w:r>
      <w:r w:rsidR="00CB5201" w:rsidRPr="007C7ADB">
        <w:rPr>
          <w:lang w:val="en-US"/>
        </w:rPr>
        <w:t>. This step is necessary for DNA a</w:t>
      </w:r>
      <w:r w:rsidR="005B5E70" w:rsidRPr="007C7ADB">
        <w:rPr>
          <w:lang w:val="en-US"/>
        </w:rPr>
        <w:t xml:space="preserve">nalysis software </w:t>
      </w:r>
      <w:r w:rsidR="00CB5201" w:rsidRPr="007C7ADB">
        <w:rPr>
          <w:lang w:val="en-US"/>
        </w:rPr>
        <w:t>to</w:t>
      </w:r>
      <w:r w:rsidR="005B5E70" w:rsidRPr="007C7ADB">
        <w:rPr>
          <w:lang w:val="en-US"/>
        </w:rPr>
        <w:t xml:space="preserve"> calculate the weight of the evidence found</w:t>
      </w:r>
      <w:r w:rsidR="003722B1" w:rsidRPr="007C7ADB">
        <w:rPr>
          <w:lang w:val="en-US"/>
        </w:rPr>
        <w:t xml:space="preserve"> </w:t>
      </w:r>
      <w:r w:rsidR="003722B1" w:rsidRPr="007C7ADB">
        <w:rPr>
          <w:lang w:val="en-US"/>
        </w:rPr>
        <w:fldChar w:fldCharType="begin"/>
      </w:r>
      <w:r w:rsidR="00452C37" w:rsidRPr="007C7ADB">
        <w:rPr>
          <w:lang w:val="en-US"/>
        </w:rPr>
        <w:instrText xml:space="preserve"> ADDIN EN.CITE &lt;EndNote&gt;&lt;Cite&gt;&lt;Author&gt;Bleka&lt;/Author&gt;&lt;Year&gt;2016&lt;/Year&gt;&lt;RecNum&gt;7&lt;/RecNum&gt;&lt;DisplayText&gt;[15]&lt;/DisplayText&gt;&lt;record&gt;&lt;rec-number&gt;7&lt;/rec-number&gt;&lt;foreign-keys&gt;&lt;key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3722B1" w:rsidRPr="007C7ADB">
        <w:rPr>
          <w:lang w:val="en-US"/>
        </w:rPr>
        <w:fldChar w:fldCharType="separate"/>
      </w:r>
      <w:r w:rsidR="00452C37" w:rsidRPr="007C7ADB">
        <w:rPr>
          <w:noProof/>
          <w:lang w:val="en-US"/>
        </w:rPr>
        <w:t>[15]</w:t>
      </w:r>
      <w:r w:rsidR="003722B1" w:rsidRPr="007C7ADB">
        <w:rPr>
          <w:lang w:val="en-US"/>
        </w:rPr>
        <w:fldChar w:fldCharType="end"/>
      </w:r>
      <w:r w:rsidR="00CB5201" w:rsidRPr="007C7ADB">
        <w:rPr>
          <w:lang w:val="en-US"/>
        </w:rPr>
        <w:t xml:space="preserve">. </w:t>
      </w:r>
      <w:del w:id="60" w:author="Benschop, Corina" w:date="2021-05-28T08:38:00Z">
        <w:r w:rsidR="00CB5201" w:rsidRPr="007C7ADB" w:rsidDel="00AA3976">
          <w:rPr>
            <w:lang w:val="en-US"/>
          </w:rPr>
          <w:delText>When a</w:delText>
        </w:r>
      </w:del>
      <w:ins w:id="61" w:author="Benschop, Corina" w:date="2021-05-28T08:38:00Z">
        <w:r w:rsidR="00AA3976">
          <w:rPr>
            <w:lang w:val="en-US"/>
          </w:rPr>
          <w:t>A</w:t>
        </w:r>
      </w:ins>
      <w:r w:rsidR="00CB5201" w:rsidRPr="007C7ADB">
        <w:rPr>
          <w:lang w:val="en-US"/>
        </w:rPr>
        <w:t xml:space="preserve">n incorrect NOC </w:t>
      </w:r>
      <w:bookmarkStart w:id="62" w:name="_Hlk73463144"/>
      <w:ins w:id="63" w:author="Benschop, Corina" w:date="2021-05-28T08:38:00Z">
        <w:r w:rsidR="00AA3976">
          <w:rPr>
            <w:lang w:val="en-US"/>
          </w:rPr>
          <w:lastRenderedPageBreak/>
          <w:t>can have an effect on this weight of evidence</w:t>
        </w:r>
      </w:ins>
      <w:bookmarkEnd w:id="62"/>
      <w:del w:id="64" w:author="Benschop, Corina" w:date="2021-05-28T08:38:00Z">
        <w:r w:rsidR="00CB5201" w:rsidRPr="007C7ADB" w:rsidDel="00AA3976">
          <w:rPr>
            <w:lang w:val="en-US"/>
          </w:rPr>
          <w:delText>is used for further analysis involving the investigation of the DNA profiles, the results are unreliable</w:delText>
        </w:r>
      </w:del>
      <w:r w:rsidR="00CB5201" w:rsidRPr="007C7ADB">
        <w:rPr>
          <w:lang w:val="en-US"/>
        </w:rPr>
        <w:t xml:space="preserve"> </w:t>
      </w:r>
      <w:r w:rsidR="00CB5201"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CB5201" w:rsidRPr="007C7ADB">
        <w:rPr>
          <w:lang w:val="en-US"/>
        </w:rPr>
        <w:fldChar w:fldCharType="separate"/>
      </w:r>
      <w:r w:rsidR="00452C37" w:rsidRPr="007C7ADB">
        <w:rPr>
          <w:noProof/>
          <w:lang w:val="en-US"/>
        </w:rPr>
        <w:t>[2]</w:t>
      </w:r>
      <w:r w:rsidR="00CB5201" w:rsidRPr="007C7ADB">
        <w:rPr>
          <w:lang w:val="en-US"/>
        </w:rPr>
        <w:fldChar w:fldCharType="end"/>
      </w:r>
      <w:r w:rsidR="00CB5201" w:rsidRPr="007C7ADB">
        <w:rPr>
          <w:lang w:val="en-US"/>
        </w:rPr>
        <w:t>.</w:t>
      </w:r>
      <w:r w:rsidR="003722B1" w:rsidRPr="007C7ADB">
        <w:rPr>
          <w:lang w:val="en-US"/>
        </w:rPr>
        <w:t xml:space="preserve"> I</w:t>
      </w:r>
      <w:ins w:id="65" w:author="Benschop, Corina" w:date="2021-05-28T08:39:00Z">
        <w:r w:rsidR="00AA3976">
          <w:rPr>
            <w:lang w:val="en-US"/>
          </w:rPr>
          <w:t>n extreme cases it</w:t>
        </w:r>
      </w:ins>
      <w:del w:id="66" w:author="Benschop, Corina" w:date="2021-05-28T08:39:00Z">
        <w:r w:rsidR="003722B1" w:rsidRPr="007C7ADB" w:rsidDel="00AA3976">
          <w:rPr>
            <w:lang w:val="en-US"/>
          </w:rPr>
          <w:delText>t</w:delText>
        </w:r>
      </w:del>
      <w:r w:rsidR="003722B1" w:rsidRPr="007C7ADB">
        <w:rPr>
          <w:lang w:val="en-US"/>
        </w:rPr>
        <w:t xml:space="preserve"> could make the difference between </w:t>
      </w:r>
      <w:ins w:id="67" w:author="Benschop, Corina" w:date="2021-05-28T08:39:00Z">
        <w:r w:rsidR="00AA3976">
          <w:rPr>
            <w:lang w:val="en-US"/>
          </w:rPr>
          <w:t>support for</w:t>
        </w:r>
      </w:ins>
      <w:del w:id="68" w:author="Benschop, Corina" w:date="2021-05-28T08:39:00Z">
        <w:r w:rsidR="003722B1" w:rsidRPr="007C7ADB" w:rsidDel="00AA3976">
          <w:rPr>
            <w:lang w:val="en-US"/>
          </w:rPr>
          <w:delText>whether or not</w:delText>
        </w:r>
      </w:del>
      <w:ins w:id="69" w:author="Benschop, Corina" w:date="2021-05-28T08:43:00Z">
        <w:r w:rsidR="00AA3976">
          <w:rPr>
            <w:lang w:val="en-US"/>
          </w:rPr>
          <w:t xml:space="preserve"> </w:t>
        </w:r>
        <w:bookmarkStart w:id="70" w:name="_Hlk73463225"/>
        <w:r w:rsidR="00AA3976">
          <w:rPr>
            <w:lang w:val="en-US"/>
          </w:rPr>
          <w:t>the proposition that</w:t>
        </w:r>
      </w:ins>
      <w:r w:rsidR="003722B1" w:rsidRPr="007C7ADB">
        <w:rPr>
          <w:lang w:val="en-US"/>
        </w:rPr>
        <w:t xml:space="preserve"> a person of interest</w:t>
      </w:r>
      <w:ins w:id="71" w:author="Benschop, Corina" w:date="2021-05-28T08:41:00Z">
        <w:r w:rsidR="00AA3976">
          <w:rPr>
            <w:lang w:val="en-US"/>
          </w:rPr>
          <w:t xml:space="preserve"> (POI)</w:t>
        </w:r>
      </w:ins>
      <w:r w:rsidR="003722B1" w:rsidRPr="007C7ADB">
        <w:rPr>
          <w:lang w:val="en-US"/>
        </w:rPr>
        <w:t xml:space="preserve"> </w:t>
      </w:r>
      <w:ins w:id="72" w:author="Benschop, Corina" w:date="2021-05-28T08:39:00Z">
        <w:r w:rsidR="00AA3976">
          <w:rPr>
            <w:lang w:val="en-US"/>
          </w:rPr>
          <w:t>contributed</w:t>
        </w:r>
      </w:ins>
      <w:del w:id="73" w:author="Benschop, Corina" w:date="2021-05-28T08:40:00Z">
        <w:r w:rsidR="003722B1" w:rsidRPr="007C7ADB" w:rsidDel="00AA3976">
          <w:rPr>
            <w:lang w:val="en-US"/>
          </w:rPr>
          <w:delText>is included</w:delText>
        </w:r>
        <w:r w:rsidR="000C3E49" w:rsidRPr="007C7ADB" w:rsidDel="00AA3976">
          <w:rPr>
            <w:lang w:val="en-US"/>
          </w:rPr>
          <w:delText xml:space="preserve"> in</w:delText>
        </w:r>
      </w:del>
      <w:ins w:id="74" w:author="Benschop, Corina" w:date="2021-05-28T08:40:00Z">
        <w:r w:rsidR="00AA3976">
          <w:rPr>
            <w:lang w:val="en-US"/>
          </w:rPr>
          <w:t xml:space="preserve"> to</w:t>
        </w:r>
      </w:ins>
      <w:r w:rsidR="000C3E49" w:rsidRPr="007C7ADB">
        <w:rPr>
          <w:lang w:val="en-US"/>
        </w:rPr>
        <w:t xml:space="preserve"> the evidence or</w:t>
      </w:r>
      <w:ins w:id="75" w:author="Benschop, Corina" w:date="2021-05-28T08:40:00Z">
        <w:r w:rsidR="00AA3976">
          <w:rPr>
            <w:lang w:val="en-US"/>
          </w:rPr>
          <w:t xml:space="preserve"> the support </w:t>
        </w:r>
      </w:ins>
      <w:ins w:id="76" w:author="Benschop, Corina" w:date="2021-05-28T08:42:00Z">
        <w:r w:rsidR="00AA3976">
          <w:rPr>
            <w:lang w:val="en-US"/>
          </w:rPr>
          <w:t>for</w:t>
        </w:r>
      </w:ins>
      <w:r w:rsidR="000C3E49" w:rsidRPr="007C7ADB">
        <w:rPr>
          <w:lang w:val="en-US"/>
        </w:rPr>
        <w:t xml:space="preserve"> </w:t>
      </w:r>
      <w:del w:id="77" w:author="Benschop, Corina" w:date="2021-05-28T08:43:00Z">
        <w:r w:rsidR="000C3E49" w:rsidRPr="007C7ADB" w:rsidDel="00AA3976">
          <w:rPr>
            <w:lang w:val="en-US"/>
          </w:rPr>
          <w:delText>not</w:delText>
        </w:r>
      </w:del>
      <w:ins w:id="78" w:author="Benschop, Corina" w:date="2021-05-28T08:43:00Z">
        <w:r w:rsidR="00AA3976">
          <w:rPr>
            <w:lang w:val="en-US"/>
          </w:rPr>
          <w:t>the alternative</w:t>
        </w:r>
      </w:ins>
      <w:ins w:id="79" w:author="Benschop, Corina" w:date="2021-05-28T08:41:00Z">
        <w:r w:rsidR="00AA3976">
          <w:rPr>
            <w:lang w:val="en-US"/>
          </w:rPr>
          <w:t xml:space="preserve">, </w:t>
        </w:r>
      </w:ins>
      <w:ins w:id="80" w:author="Benschop, Corina" w:date="2021-05-28T08:43:00Z">
        <w:r w:rsidR="00AA3976">
          <w:rPr>
            <w:lang w:val="en-US"/>
          </w:rPr>
          <w:t>that</w:t>
        </w:r>
      </w:ins>
      <w:ins w:id="81" w:author="Benschop, Corina" w:date="2021-05-28T08:41:00Z">
        <w:r w:rsidR="00AA3976">
          <w:rPr>
            <w:lang w:val="en-US"/>
          </w:rPr>
          <w:t xml:space="preserve"> an unknown person</w:t>
        </w:r>
      </w:ins>
      <w:ins w:id="82" w:author="Benschop, Corina" w:date="2021-05-28T08:43:00Z">
        <w:r w:rsidR="00AA3976">
          <w:rPr>
            <w:lang w:val="en-US"/>
          </w:rPr>
          <w:t>,</w:t>
        </w:r>
      </w:ins>
      <w:ins w:id="83" w:author="Benschop, Corina" w:date="2021-05-28T08:42:00Z">
        <w:r w:rsidR="00AA3976">
          <w:rPr>
            <w:lang w:val="en-US"/>
          </w:rPr>
          <w:t xml:space="preserve"> </w:t>
        </w:r>
      </w:ins>
      <w:ins w:id="84" w:author="Benschop, Corina" w:date="2021-05-28T08:41:00Z">
        <w:r w:rsidR="00AA3976">
          <w:rPr>
            <w:lang w:val="en-US"/>
          </w:rPr>
          <w:t>unrelated to the POI</w:t>
        </w:r>
      </w:ins>
      <w:ins w:id="85" w:author="Benschop, Corina" w:date="2021-05-28T08:42:00Z">
        <w:r w:rsidR="00AA3976">
          <w:rPr>
            <w:lang w:val="en-US"/>
          </w:rPr>
          <w:t xml:space="preserve">, </w:t>
        </w:r>
      </w:ins>
      <w:ins w:id="86" w:author="Benschop, Corina" w:date="2021-05-28T08:41:00Z">
        <w:r w:rsidR="00AA3976">
          <w:rPr>
            <w:lang w:val="en-US"/>
          </w:rPr>
          <w:t>contributed to the evidence</w:t>
        </w:r>
      </w:ins>
      <w:r w:rsidR="000C3E49" w:rsidRPr="007C7ADB">
        <w:rPr>
          <w:lang w:val="en-US"/>
        </w:rPr>
        <w:t>.</w:t>
      </w:r>
      <w:bookmarkEnd w:id="70"/>
    </w:p>
    <w:p w14:paraId="376B8BFC" w14:textId="23A4B74F" w:rsidR="00B56A96" w:rsidRPr="007C7ADB" w:rsidRDefault="00B56A96" w:rsidP="00AA7DFA">
      <w:pPr>
        <w:jc w:val="both"/>
        <w:rPr>
          <w:lang w:val="en-US"/>
        </w:rPr>
      </w:pPr>
      <w:r w:rsidRPr="007C7ADB">
        <w:rPr>
          <w:lang w:val="en-US"/>
        </w:rPr>
        <w:t xml:space="preserve">Determining the exact number of contributors </w:t>
      </w:r>
      <w:del w:id="87" w:author="Benschop, Corina" w:date="2021-05-28T08:44:00Z">
        <w:r w:rsidRPr="007C7ADB" w:rsidDel="00AA3976">
          <w:rPr>
            <w:lang w:val="en-US"/>
          </w:rPr>
          <w:delText>is difficult</w:delText>
        </w:r>
      </w:del>
      <w:ins w:id="88" w:author="Benschop, Corina" w:date="2021-05-28T08:44:00Z">
        <w:r w:rsidR="00AA3976">
          <w:rPr>
            <w:lang w:val="en-US"/>
          </w:rPr>
          <w:t>can be challenging</w:t>
        </w:r>
      </w:ins>
      <w:r w:rsidR="00B716F3" w:rsidRPr="007C7ADB">
        <w:rPr>
          <w:lang w:val="en-US"/>
        </w:rPr>
        <w:t xml:space="preserve">. There are several obscuring factors that could make an expert underestimate the number of donors, </w:t>
      </w:r>
      <w:r w:rsidR="0078667C" w:rsidRPr="007C7ADB">
        <w:rPr>
          <w:lang w:val="en-US"/>
        </w:rPr>
        <w:t xml:space="preserve">especially when the number of donors increases </w:t>
      </w:r>
      <w:r w:rsidR="0078667C"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 </w:instrText>
      </w:r>
      <w:r w:rsidR="00452C37"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78667C" w:rsidRPr="007C7ADB">
        <w:rPr>
          <w:lang w:val="en-US"/>
        </w:rPr>
      </w:r>
      <w:r w:rsidR="0078667C" w:rsidRPr="007C7ADB">
        <w:rPr>
          <w:lang w:val="en-US"/>
        </w:rPr>
        <w:fldChar w:fldCharType="separate"/>
      </w:r>
      <w:r w:rsidR="00452C37" w:rsidRPr="007C7ADB">
        <w:rPr>
          <w:noProof/>
          <w:lang w:val="en-US"/>
        </w:rPr>
        <w:t>[14, 16]</w:t>
      </w:r>
      <w:r w:rsidR="0078667C" w:rsidRPr="007C7ADB">
        <w:rPr>
          <w:lang w:val="en-US"/>
        </w:rPr>
        <w:fldChar w:fldCharType="end"/>
      </w:r>
      <w:r w:rsidR="009D1B40" w:rsidRPr="007C7ADB">
        <w:rPr>
          <w:lang w:val="en-US"/>
        </w:rPr>
        <w:t xml:space="preserve">. </w:t>
      </w:r>
      <w:r w:rsidR="00DA5D9F" w:rsidRPr="007C7ADB">
        <w:rPr>
          <w:lang w:val="en-US"/>
        </w:rPr>
        <w:t xml:space="preserve">While the two left-most pictures </w:t>
      </w:r>
      <w:r w:rsidR="000A530D" w:rsidRPr="007C7ADB">
        <w:rPr>
          <w:lang w:val="en-US"/>
        </w:rPr>
        <w:t xml:space="preserve">in Figure 3 </w:t>
      </w:r>
      <w:r w:rsidR="00DA5D9F" w:rsidRPr="007C7ADB">
        <w:rPr>
          <w:lang w:val="en-US"/>
        </w:rPr>
        <w:t xml:space="preserve">are </w:t>
      </w:r>
      <w:r w:rsidR="000A530D" w:rsidRPr="007C7ADB">
        <w:rPr>
          <w:lang w:val="en-US"/>
        </w:rPr>
        <w:t>quite</w:t>
      </w:r>
      <w:r w:rsidR="00DA5D9F" w:rsidRPr="007C7ADB">
        <w:rPr>
          <w:lang w:val="en-US"/>
        </w:rPr>
        <w:t xml:space="preserve"> simple to interpret, the two on the right are </w:t>
      </w:r>
      <w:r w:rsidR="000C0670" w:rsidRPr="007C7ADB">
        <w:rPr>
          <w:lang w:val="en-US"/>
        </w:rPr>
        <w:t xml:space="preserve">somewhat ambiguous because of </w:t>
      </w:r>
      <w:r w:rsidR="00DA5D9F" w:rsidRPr="007C7ADB">
        <w:rPr>
          <w:lang w:val="en-US"/>
        </w:rPr>
        <w:t>the factors described below.</w:t>
      </w:r>
    </w:p>
    <w:p w14:paraId="1C46B7EC" w14:textId="77777777" w:rsidR="000C3E49" w:rsidRPr="007C7ADB" w:rsidRDefault="00CB5201" w:rsidP="00AA7DFA">
      <w:pPr>
        <w:keepNext/>
        <w:jc w:val="both"/>
        <w:rPr>
          <w:lang w:val="en-US"/>
        </w:rPr>
      </w:pPr>
      <w:r w:rsidRPr="007C7ADB">
        <w:rPr>
          <w:noProof/>
          <w:lang w:val="en-US"/>
        </w:rPr>
        <w:drawing>
          <wp:inline distT="0" distB="0" distL="0" distR="0" wp14:anchorId="343578FD" wp14:editId="146A26BC">
            <wp:extent cx="5753097" cy="1557935"/>
            <wp:effectExtent l="0" t="0" r="635"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53097" cy="1557935"/>
                    </a:xfrm>
                    <a:prstGeom prst="rect">
                      <a:avLst/>
                    </a:prstGeom>
                    <a:noFill/>
                    <a:ln>
                      <a:noFill/>
                    </a:ln>
                  </pic:spPr>
                </pic:pic>
              </a:graphicData>
            </a:graphic>
          </wp:inline>
        </w:drawing>
      </w:r>
    </w:p>
    <w:p w14:paraId="3D3FD5F5" w14:textId="08DAAAD4" w:rsidR="00CB5201" w:rsidRPr="007C7ADB" w:rsidRDefault="000C3E49"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3</w:t>
      </w:r>
      <w:r w:rsidR="00FB27C5" w:rsidRPr="007C7ADB">
        <w:rPr>
          <w:lang w:val="en-US"/>
        </w:rPr>
        <w:fldChar w:fldCharType="end"/>
      </w:r>
      <w:r w:rsidRPr="007C7ADB">
        <w:rPr>
          <w:lang w:val="en-US"/>
        </w:rPr>
        <w:t>: Four simplified electropherogram results for locus TH01</w:t>
      </w:r>
      <w:r w:rsidRPr="007C7ADB">
        <w:rPr>
          <w:noProof/>
          <w:lang w:val="en-US"/>
        </w:rPr>
        <w:t>. From left to right: Example of a</w:t>
      </w:r>
      <w:r w:rsidR="00DA5D9F" w:rsidRPr="007C7ADB">
        <w:rPr>
          <w:noProof/>
          <w:lang w:val="en-US"/>
        </w:rPr>
        <w:t xml:space="preserve"> simple</w:t>
      </w:r>
      <w:r w:rsidRPr="007C7ADB">
        <w:rPr>
          <w:noProof/>
          <w:lang w:val="en-US"/>
        </w:rPr>
        <w:t xml:space="preserve"> single donor profile; Example of a </w:t>
      </w:r>
      <w:r w:rsidR="00DA5D9F" w:rsidRPr="007C7ADB">
        <w:rPr>
          <w:noProof/>
          <w:lang w:val="en-US"/>
        </w:rPr>
        <w:t xml:space="preserve">simple </w:t>
      </w:r>
      <w:r w:rsidRPr="007C7ADB">
        <w:rPr>
          <w:noProof/>
          <w:lang w:val="en-US"/>
        </w:rPr>
        <w:t>2-person mixture profile; Example of a 2-person mixture profile with allele sharing</w:t>
      </w:r>
      <w:r w:rsidR="00DA5D9F" w:rsidRPr="007C7ADB">
        <w:rPr>
          <w:noProof/>
          <w:lang w:val="en-US"/>
        </w:rPr>
        <w:t xml:space="preserve"> or a homozygous allele</w:t>
      </w:r>
      <w:r w:rsidRPr="007C7ADB">
        <w:rPr>
          <w:noProof/>
          <w:lang w:val="en-US"/>
        </w:rPr>
        <w:t xml:space="preserve">, peak 8 </w:t>
      </w:r>
      <w:r w:rsidR="0078667C" w:rsidRPr="007C7ADB">
        <w:rPr>
          <w:noProof/>
          <w:lang w:val="en-US"/>
        </w:rPr>
        <w:t>is</w:t>
      </w:r>
      <w:r w:rsidRPr="007C7ADB">
        <w:rPr>
          <w:noProof/>
          <w:lang w:val="en-US"/>
        </w:rPr>
        <w:t xml:space="preserve"> twice as high</w:t>
      </w:r>
      <w:r w:rsidR="0078667C" w:rsidRPr="007C7ADB">
        <w:rPr>
          <w:noProof/>
          <w:lang w:val="en-US"/>
        </w:rPr>
        <w:t xml:space="preserve"> compared to peak 6 and 9</w:t>
      </w:r>
      <w:r w:rsidRPr="007C7ADB">
        <w:rPr>
          <w:noProof/>
          <w:lang w:val="en-US"/>
        </w:rPr>
        <w:t xml:space="preserve">; Example of a 2-person mixture profile </w:t>
      </w:r>
      <w:commentRangeStart w:id="89"/>
      <w:r w:rsidRPr="007C7ADB">
        <w:rPr>
          <w:noProof/>
          <w:lang w:val="en-US"/>
        </w:rPr>
        <w:t>with drop-out</w:t>
      </w:r>
      <w:r w:rsidR="0078667C" w:rsidRPr="007C7ADB">
        <w:rPr>
          <w:noProof/>
          <w:lang w:val="en-US"/>
        </w:rPr>
        <w:t>, one peak has likely not been detected</w:t>
      </w:r>
      <w:commentRangeEnd w:id="89"/>
      <w:r w:rsidR="00AA3976">
        <w:rPr>
          <w:rStyle w:val="Verwijzingopmerking"/>
          <w:i w:val="0"/>
          <w:iCs w:val="0"/>
          <w:color w:val="auto"/>
        </w:rPr>
        <w:commentReference w:id="89"/>
      </w:r>
      <w:r w:rsidRPr="007C7ADB">
        <w:rPr>
          <w:noProof/>
          <w:lang w:val="en-US"/>
        </w:rPr>
        <w:t>.</w:t>
      </w:r>
    </w:p>
    <w:p w14:paraId="33E6211C" w14:textId="5F6AE2B9" w:rsidR="00B56A96" w:rsidRPr="007C7ADB" w:rsidRDefault="00B56A96" w:rsidP="00AA7DFA">
      <w:pPr>
        <w:pStyle w:val="Lijstalinea"/>
        <w:numPr>
          <w:ilvl w:val="0"/>
          <w:numId w:val="2"/>
        </w:numPr>
        <w:jc w:val="both"/>
        <w:rPr>
          <w:lang w:val="en-US"/>
        </w:rPr>
      </w:pPr>
      <w:r w:rsidRPr="007C7ADB">
        <w:rPr>
          <w:lang w:val="en-US"/>
        </w:rPr>
        <w:t xml:space="preserve">Allele sharing: If two donors have the same allele at a locus, </w:t>
      </w:r>
      <w:r w:rsidR="0078667C" w:rsidRPr="007C7ADB">
        <w:rPr>
          <w:lang w:val="en-US"/>
        </w:rPr>
        <w:t>this is called</w:t>
      </w:r>
      <w:r w:rsidRPr="007C7ADB">
        <w:rPr>
          <w:lang w:val="en-US"/>
        </w:rPr>
        <w:t xml:space="preserve"> allele sharing. </w:t>
      </w:r>
      <w:r w:rsidR="0078667C" w:rsidRPr="007C7ADB">
        <w:rPr>
          <w:lang w:val="en-US"/>
        </w:rPr>
        <w:t>It</w:t>
      </w:r>
      <w:r w:rsidRPr="007C7ADB">
        <w:rPr>
          <w:lang w:val="en-US"/>
        </w:rPr>
        <w:t xml:space="preserve"> frequently occurs when donors are relatives, since </w:t>
      </w:r>
      <w:r w:rsidR="0078667C" w:rsidRPr="007C7ADB">
        <w:rPr>
          <w:lang w:val="en-US"/>
        </w:rPr>
        <w:t>siblings</w:t>
      </w:r>
      <w:r w:rsidRPr="007C7ADB">
        <w:rPr>
          <w:lang w:val="en-US"/>
        </w:rPr>
        <w:t xml:space="preserve"> share a lot of </w:t>
      </w:r>
      <w:proofErr w:type="gramStart"/>
      <w:r w:rsidRPr="007C7ADB">
        <w:rPr>
          <w:lang w:val="en-US"/>
        </w:rPr>
        <w:t>DNA</w:t>
      </w:r>
      <w:proofErr w:type="gramEnd"/>
      <w:r w:rsidRPr="007C7ADB">
        <w:rPr>
          <w:lang w:val="en-US"/>
        </w:rPr>
        <w:t>. It might be difficult to distinguish if an allele is shared between donors, or if a single donor simply is homozygous for this allele; in both cases, the peak height for that allele is higher.</w:t>
      </w:r>
      <w:r w:rsidR="0078667C" w:rsidRPr="007C7ADB">
        <w:rPr>
          <w:lang w:val="en-US"/>
        </w:rPr>
        <w:t xml:space="preserve"> This can be seen in the third picture</w:t>
      </w:r>
      <w:r w:rsidR="00EF6655" w:rsidRPr="007C7ADB">
        <w:rPr>
          <w:lang w:val="en-US"/>
        </w:rPr>
        <w:t xml:space="preserve"> from the left</w:t>
      </w:r>
      <w:r w:rsidR="0078667C" w:rsidRPr="007C7ADB">
        <w:rPr>
          <w:lang w:val="en-US"/>
        </w:rPr>
        <w:t xml:space="preserve"> of Figure </w:t>
      </w:r>
      <w:r w:rsidR="001136F8" w:rsidRPr="007C7ADB">
        <w:rPr>
          <w:lang w:val="en-US"/>
        </w:rPr>
        <w:t>3</w:t>
      </w:r>
      <w:r w:rsidR="0078667C" w:rsidRPr="007C7ADB">
        <w:rPr>
          <w:lang w:val="en-US"/>
        </w:rPr>
        <w:t xml:space="preserve">; allele 8 </w:t>
      </w:r>
      <w:ins w:id="90" w:author="Benschop, Corina" w:date="2021-05-28T08:48:00Z">
        <w:r w:rsidR="00342EFB">
          <w:rPr>
            <w:lang w:val="en-US"/>
          </w:rPr>
          <w:t>is</w:t>
        </w:r>
      </w:ins>
      <w:del w:id="91" w:author="Benschop, Corina" w:date="2021-05-28T08:48:00Z">
        <w:r w:rsidR="0078667C" w:rsidRPr="007C7ADB" w:rsidDel="00342EFB">
          <w:rPr>
            <w:lang w:val="en-US"/>
          </w:rPr>
          <w:delText>has</w:delText>
        </w:r>
      </w:del>
      <w:r w:rsidR="0078667C" w:rsidRPr="007C7ADB">
        <w:rPr>
          <w:lang w:val="en-US"/>
        </w:rPr>
        <w:t xml:space="preserve"> twice as </w:t>
      </w:r>
      <w:ins w:id="92" w:author="Benschop, Corina" w:date="2021-05-28T08:48:00Z">
        <w:r w:rsidR="00342EFB">
          <w:rPr>
            <w:lang w:val="en-US"/>
          </w:rPr>
          <w:t>high</w:t>
        </w:r>
      </w:ins>
      <w:del w:id="93" w:author="Benschop, Corina" w:date="2021-05-28T08:48:00Z">
        <w:r w:rsidR="0078667C" w:rsidRPr="007C7ADB" w:rsidDel="00342EFB">
          <w:rPr>
            <w:lang w:val="en-US"/>
          </w:rPr>
          <w:delText>much information</w:delText>
        </w:r>
      </w:del>
      <w:r w:rsidR="0078667C" w:rsidRPr="007C7ADB">
        <w:rPr>
          <w:lang w:val="en-US"/>
        </w:rPr>
        <w:t xml:space="preserve"> as alleles 6 and 9.</w:t>
      </w:r>
    </w:p>
    <w:p w14:paraId="7C348BAB" w14:textId="72F92C56" w:rsidR="00AE0E2F" w:rsidRPr="007C7ADB" w:rsidRDefault="00B56A96" w:rsidP="00AA7DFA">
      <w:pPr>
        <w:pStyle w:val="Lijstalinea"/>
        <w:numPr>
          <w:ilvl w:val="0"/>
          <w:numId w:val="2"/>
        </w:numPr>
        <w:jc w:val="both"/>
        <w:rPr>
          <w:lang w:val="en-US"/>
        </w:rPr>
      </w:pPr>
      <w:r w:rsidRPr="007C7ADB">
        <w:rPr>
          <w:lang w:val="en-US"/>
        </w:rPr>
        <w:t xml:space="preserve">Allele drop-out: If the DNA was degraded, for example due to sunlight, some parts of the DNA might not be present in the sample to measure. It is also possible that the amount of </w:t>
      </w:r>
      <w:r w:rsidR="005D741B" w:rsidRPr="007C7ADB">
        <w:rPr>
          <w:lang w:val="en-US"/>
        </w:rPr>
        <w:t xml:space="preserve">available </w:t>
      </w:r>
      <w:r w:rsidRPr="007C7ADB">
        <w:rPr>
          <w:lang w:val="en-US"/>
        </w:rPr>
        <w:t xml:space="preserve">DNA is so small, that the alleles fall below a certain </w:t>
      </w:r>
      <w:del w:id="94" w:author="Benschop, Corina" w:date="2021-05-28T08:49:00Z">
        <w:r w:rsidRPr="007C7ADB" w:rsidDel="00342EFB">
          <w:rPr>
            <w:lang w:val="en-US"/>
          </w:rPr>
          <w:delText>noise filter</w:delText>
        </w:r>
      </w:del>
      <w:ins w:id="95" w:author="Benschop, Corina" w:date="2021-05-28T08:49:00Z">
        <w:r w:rsidR="00342EFB">
          <w:rPr>
            <w:lang w:val="en-US"/>
          </w:rPr>
          <w:t>detection threshold</w:t>
        </w:r>
      </w:ins>
      <w:r w:rsidRPr="007C7ADB">
        <w:rPr>
          <w:lang w:val="en-US"/>
        </w:rPr>
        <w:t>. Because of this low quality or quantity of DNA, some allele fragments might not show up in the profile at all, which is called drop-out.</w:t>
      </w:r>
      <w:r w:rsidR="00EF6655" w:rsidRPr="007C7ADB">
        <w:rPr>
          <w:lang w:val="en-US"/>
        </w:rPr>
        <w:t xml:space="preserve"> This can be seen in the right-most picture of Figure 3; only 3 alleles are found.</w:t>
      </w:r>
    </w:p>
    <w:p w14:paraId="38A6FCB8" w14:textId="2E7F2F45" w:rsidR="00B56A96" w:rsidRPr="007C7ADB" w:rsidRDefault="00B56A96" w:rsidP="00AA7DFA">
      <w:pPr>
        <w:jc w:val="both"/>
        <w:rPr>
          <w:lang w:val="en-US"/>
        </w:rPr>
      </w:pPr>
      <w:r w:rsidRPr="007C7ADB">
        <w:rPr>
          <w:lang w:val="en-US"/>
        </w:rPr>
        <w:t>These factors can decrease the number of alleles found in a certain profile, which could lead to an underestimation of the number of contributors. There are also factors that could lead to an overestimation of alleles present in a sample</w:t>
      </w:r>
      <w:r w:rsidR="002B7F7C" w:rsidRPr="007C7ADB">
        <w:rPr>
          <w:lang w:val="en-US"/>
        </w:rPr>
        <w:t>, and thus an overestimation of the NOC</w:t>
      </w:r>
      <w:r w:rsidR="00AA18DB" w:rsidRPr="007C7ADB">
        <w:rPr>
          <w:lang w:val="en-US"/>
        </w:rPr>
        <w:t xml:space="preserve"> </w:t>
      </w:r>
      <w:r w:rsidR="00AA18D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AA18DB" w:rsidRPr="007C7ADB">
        <w:rPr>
          <w:lang w:val="en-US"/>
        </w:rPr>
        <w:fldChar w:fldCharType="separate"/>
      </w:r>
      <w:r w:rsidR="00452C37" w:rsidRPr="007C7ADB">
        <w:rPr>
          <w:noProof/>
          <w:lang w:val="en-US"/>
        </w:rPr>
        <w:t>[14]</w:t>
      </w:r>
      <w:r w:rsidR="00AA18DB" w:rsidRPr="007C7ADB">
        <w:rPr>
          <w:lang w:val="en-US"/>
        </w:rPr>
        <w:fldChar w:fldCharType="end"/>
      </w:r>
      <w:r w:rsidR="007C6813" w:rsidRPr="007C7ADB">
        <w:rPr>
          <w:lang w:val="en-US"/>
        </w:rPr>
        <w:t>. The right-most two images in Figure 4 demonstrate th</w:t>
      </w:r>
      <w:r w:rsidR="002B7F7C" w:rsidRPr="007C7ADB">
        <w:rPr>
          <w:lang w:val="en-US"/>
        </w:rPr>
        <w:t>ese phenomena which are also described below.</w:t>
      </w:r>
    </w:p>
    <w:p w14:paraId="49E2D74B" w14:textId="77777777" w:rsidR="00AA18DB" w:rsidRPr="007C7ADB" w:rsidRDefault="00AA18DB" w:rsidP="00AA7DFA">
      <w:pPr>
        <w:keepNext/>
        <w:jc w:val="both"/>
        <w:rPr>
          <w:lang w:val="en-US"/>
        </w:rPr>
      </w:pPr>
      <w:r w:rsidRPr="007C7ADB">
        <w:rPr>
          <w:noProof/>
          <w:lang w:val="en-US"/>
        </w:rPr>
        <w:lastRenderedPageBreak/>
        <w:drawing>
          <wp:inline distT="0" distB="0" distL="0" distR="0" wp14:anchorId="57039E23" wp14:editId="4BBDDD79">
            <wp:extent cx="5760720" cy="15627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562735"/>
                    </a:xfrm>
                    <a:prstGeom prst="rect">
                      <a:avLst/>
                    </a:prstGeom>
                  </pic:spPr>
                </pic:pic>
              </a:graphicData>
            </a:graphic>
          </wp:inline>
        </w:drawing>
      </w:r>
    </w:p>
    <w:p w14:paraId="4288241E" w14:textId="523BCB94" w:rsidR="0078667C" w:rsidRPr="007C7ADB" w:rsidRDefault="00AA18DB"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4</w:t>
      </w:r>
      <w:r w:rsidR="00FB27C5" w:rsidRPr="007C7ADB">
        <w:rPr>
          <w:lang w:val="en-US"/>
        </w:rPr>
        <w:fldChar w:fldCharType="end"/>
      </w:r>
      <w:r w:rsidRPr="007C7ADB">
        <w:rPr>
          <w:lang w:val="en-US"/>
        </w:rPr>
        <w:t xml:space="preserve">: Four simplified electropherogram results for locus TH01. From left to right: Example of a </w:t>
      </w:r>
      <w:r w:rsidR="00A90DD6" w:rsidRPr="007C7ADB">
        <w:rPr>
          <w:lang w:val="en-US"/>
        </w:rPr>
        <w:t xml:space="preserve">simple </w:t>
      </w:r>
      <w:r w:rsidRPr="007C7ADB">
        <w:rPr>
          <w:lang w:val="en-US"/>
        </w:rPr>
        <w:t xml:space="preserve">single donor profile; Example of a </w:t>
      </w:r>
      <w:r w:rsidR="00A90DD6" w:rsidRPr="007C7ADB">
        <w:rPr>
          <w:lang w:val="en-US"/>
        </w:rPr>
        <w:t xml:space="preserve">simple </w:t>
      </w:r>
      <w:r w:rsidRPr="007C7ADB">
        <w:rPr>
          <w:lang w:val="en-US"/>
        </w:rPr>
        <w:t>2-person mixture profile; Example of a 2-person mixture profile with a stutter peak at allele 5 caused by</w:t>
      </w:r>
      <w:r w:rsidR="00175C3E" w:rsidRPr="007C7ADB">
        <w:rPr>
          <w:lang w:val="en-US"/>
        </w:rPr>
        <w:t xml:space="preserve"> the folding of</w:t>
      </w:r>
      <w:r w:rsidRPr="007C7ADB">
        <w:rPr>
          <w:lang w:val="en-US"/>
        </w:rPr>
        <w:t xml:space="preserve"> a STR with 6 repeats</w:t>
      </w:r>
      <w:r w:rsidR="004B078B" w:rsidRPr="007C7ADB">
        <w:rPr>
          <w:lang w:val="en-US"/>
        </w:rPr>
        <w:t>; Example of a 2-person mixture profile with a noise peak at location 11 caused by an error in reading</w:t>
      </w:r>
      <w:ins w:id="96" w:author="Benschop, Corina" w:date="2021-05-28T08:51:00Z">
        <w:r w:rsidR="00342EFB">
          <w:rPr>
            <w:lang w:val="en-US"/>
          </w:rPr>
          <w:t xml:space="preserve"> or </w:t>
        </w:r>
        <w:proofErr w:type="gramStart"/>
        <w:r w:rsidR="00342EFB">
          <w:rPr>
            <w:lang w:val="en-US"/>
          </w:rPr>
          <w:t>low level</w:t>
        </w:r>
        <w:proofErr w:type="gramEnd"/>
        <w:r w:rsidR="00342EFB">
          <w:rPr>
            <w:lang w:val="en-US"/>
          </w:rPr>
          <w:t xml:space="preserve"> contamination event</w:t>
        </w:r>
      </w:ins>
      <w:r w:rsidR="004B078B" w:rsidRPr="007C7ADB">
        <w:rPr>
          <w:lang w:val="en-US"/>
        </w:rPr>
        <w:t>.</w:t>
      </w:r>
    </w:p>
    <w:p w14:paraId="7939DE4E" w14:textId="7E1157D3" w:rsidR="00B56A96" w:rsidRPr="007C7ADB" w:rsidRDefault="00B56A96" w:rsidP="00AA7DFA">
      <w:pPr>
        <w:pStyle w:val="Lijstalinea"/>
        <w:numPr>
          <w:ilvl w:val="0"/>
          <w:numId w:val="2"/>
        </w:numPr>
        <w:jc w:val="both"/>
        <w:rPr>
          <w:lang w:val="en-US"/>
        </w:rPr>
      </w:pPr>
      <w:r w:rsidRPr="007C7ADB">
        <w:rPr>
          <w:lang w:val="en-US"/>
        </w:rPr>
        <w:t xml:space="preserve">Stutter: During the process of measuring the STRs, a STR fragment can </w:t>
      </w:r>
      <w:r w:rsidR="00AA18DB" w:rsidRPr="007C7ADB">
        <w:rPr>
          <w:lang w:val="en-US"/>
        </w:rPr>
        <w:t>accidentally fold</w:t>
      </w:r>
      <w:r w:rsidR="00A661D3" w:rsidRPr="007C7ADB">
        <w:rPr>
          <w:lang w:val="en-US"/>
        </w:rPr>
        <w:t xml:space="preserve"> over itself</w:t>
      </w:r>
      <w:r w:rsidRPr="007C7ADB">
        <w:rPr>
          <w:lang w:val="en-US"/>
        </w:rPr>
        <w:t xml:space="preserve">. This could cause the electropherogram to measure this strand to have </w:t>
      </w:r>
      <w:commentRangeStart w:id="97"/>
      <w:r w:rsidRPr="007C7ADB">
        <w:rPr>
          <w:lang w:val="en-US"/>
        </w:rPr>
        <w:t>one repeat fewer</w:t>
      </w:r>
      <w:commentRangeEnd w:id="97"/>
      <w:r w:rsidR="00342EFB">
        <w:rPr>
          <w:rStyle w:val="Verwijzingopmerking"/>
        </w:rPr>
        <w:commentReference w:id="97"/>
      </w:r>
      <w:r w:rsidRPr="007C7ADB">
        <w:rPr>
          <w:lang w:val="en-US"/>
        </w:rPr>
        <w:t xml:space="preserve">, since the </w:t>
      </w:r>
      <w:r w:rsidR="00AA18DB" w:rsidRPr="007C7ADB">
        <w:rPr>
          <w:lang w:val="en-US"/>
        </w:rPr>
        <w:t>folded</w:t>
      </w:r>
      <w:r w:rsidRPr="007C7ADB">
        <w:rPr>
          <w:lang w:val="en-US"/>
        </w:rPr>
        <w:t xml:space="preserve"> part of the fragment is not correctly measured. In this way, a small stutter peak is found in the profile just before the valid peak.</w:t>
      </w:r>
      <w:r w:rsidR="00AA18DB" w:rsidRPr="007C7ADB">
        <w:rPr>
          <w:lang w:val="en-US"/>
        </w:rPr>
        <w:t xml:space="preserve"> In Figure </w:t>
      </w:r>
      <w:r w:rsidR="00F87BF3" w:rsidRPr="007C7ADB">
        <w:rPr>
          <w:lang w:val="en-US"/>
        </w:rPr>
        <w:t>4</w:t>
      </w:r>
      <w:r w:rsidR="00AA18DB" w:rsidRPr="007C7ADB">
        <w:rPr>
          <w:lang w:val="en-US"/>
        </w:rPr>
        <w:t xml:space="preserve">, this </w:t>
      </w:r>
      <w:r w:rsidR="00F87BF3" w:rsidRPr="007C7ADB">
        <w:rPr>
          <w:lang w:val="en-US"/>
        </w:rPr>
        <w:t>is shown by the small peak at allele 5, caused by the folding of the STR with 6 repeats.</w:t>
      </w:r>
    </w:p>
    <w:p w14:paraId="3C1250C5" w14:textId="03561448" w:rsidR="00B56A96" w:rsidRPr="007C7ADB" w:rsidRDefault="00182AFB" w:rsidP="00AA7DFA">
      <w:pPr>
        <w:pStyle w:val="Lijstalinea"/>
        <w:numPr>
          <w:ilvl w:val="0"/>
          <w:numId w:val="2"/>
        </w:numPr>
        <w:jc w:val="both"/>
        <w:rPr>
          <w:lang w:val="en-US"/>
        </w:rPr>
      </w:pPr>
      <w:r w:rsidRPr="007C7ADB">
        <w:rPr>
          <w:lang w:val="en-US"/>
        </w:rPr>
        <w:t>Allele drop-in or other noise</w:t>
      </w:r>
      <w:r w:rsidR="00B56A96" w:rsidRPr="007C7ADB">
        <w:rPr>
          <w:lang w:val="en-US"/>
        </w:rPr>
        <w:t xml:space="preserve">: The measuring process is not perfect, so some </w:t>
      </w:r>
      <w:commentRangeStart w:id="98"/>
      <w:r w:rsidR="00B56A96" w:rsidRPr="007C7ADB">
        <w:rPr>
          <w:lang w:val="en-US"/>
        </w:rPr>
        <w:t xml:space="preserve">random noise </w:t>
      </w:r>
      <w:commentRangeEnd w:id="98"/>
      <w:r w:rsidR="00342EFB">
        <w:rPr>
          <w:rStyle w:val="Verwijzingopmerking"/>
        </w:rPr>
        <w:commentReference w:id="98"/>
      </w:r>
      <w:r w:rsidR="00B56A96" w:rsidRPr="007C7ADB">
        <w:rPr>
          <w:lang w:val="en-US"/>
        </w:rPr>
        <w:t>might show up in the electropherogram, that do</w:t>
      </w:r>
      <w:r w:rsidRPr="007C7ADB">
        <w:rPr>
          <w:lang w:val="en-US"/>
        </w:rPr>
        <w:t>es</w:t>
      </w:r>
      <w:r w:rsidR="00B56A96" w:rsidRPr="007C7ADB">
        <w:rPr>
          <w:lang w:val="en-US"/>
        </w:rPr>
        <w:t xml:space="preserve"> not contain any information about the DNA.</w:t>
      </w:r>
      <w:r w:rsidRPr="007C7ADB">
        <w:rPr>
          <w:lang w:val="en-US"/>
        </w:rPr>
        <w:t xml:space="preserve"> In Figure </w:t>
      </w:r>
      <w:r w:rsidR="00F87BF3" w:rsidRPr="007C7ADB">
        <w:rPr>
          <w:lang w:val="en-US"/>
        </w:rPr>
        <w:t>4</w:t>
      </w:r>
      <w:r w:rsidRPr="007C7ADB">
        <w:rPr>
          <w:lang w:val="en-US"/>
        </w:rPr>
        <w:t xml:space="preserve">, we can see that the rightmost image has a small peak at allele 11. Since it is not close to another allele, it is likely not a stutter peak. </w:t>
      </w:r>
    </w:p>
    <w:p w14:paraId="32B81612" w14:textId="0C6C44B7" w:rsidR="00182AFB" w:rsidRPr="007C7ADB" w:rsidRDefault="00B56A96" w:rsidP="00AA7DFA">
      <w:pPr>
        <w:jc w:val="both"/>
        <w:rPr>
          <w:lang w:val="en-US"/>
        </w:rPr>
      </w:pPr>
      <w:r w:rsidRPr="007C7ADB">
        <w:rPr>
          <w:lang w:val="en-US"/>
        </w:rPr>
        <w:t>Stutter peaks and noise are often filtered out using certain thresholds</w:t>
      </w:r>
      <w:ins w:id="99" w:author="Benschop, Corina" w:date="2021-05-28T08:55:00Z">
        <w:r w:rsidR="00C9609B">
          <w:rPr>
            <w:lang w:val="en-US"/>
          </w:rPr>
          <w:t xml:space="preserve"> in the profile analysis software</w:t>
        </w:r>
      </w:ins>
      <w:r w:rsidRPr="007C7ADB">
        <w:rPr>
          <w:lang w:val="en-US"/>
        </w:rPr>
        <w:t>. As a result, some DNA information might also be lost</w:t>
      </w:r>
      <w:r w:rsidR="003720EF" w:rsidRPr="007C7ADB">
        <w:rPr>
          <w:lang w:val="en-US"/>
        </w:rPr>
        <w:t xml:space="preserve"> if there is little material available.</w:t>
      </w:r>
    </w:p>
    <w:p w14:paraId="57E64CE9" w14:textId="741DC541" w:rsidR="006E150E" w:rsidRPr="007C7ADB" w:rsidRDefault="00182AFB" w:rsidP="00AA7DFA">
      <w:pPr>
        <w:jc w:val="both"/>
        <w:rPr>
          <w:lang w:val="en-US"/>
        </w:rPr>
      </w:pPr>
      <w:r w:rsidRPr="007C7ADB">
        <w:rPr>
          <w:lang w:val="en-US"/>
        </w:rPr>
        <w:t xml:space="preserve">The simplest method to get an estimate of the NOC is by using the </w:t>
      </w:r>
      <w:r w:rsidR="00CB5201" w:rsidRPr="007C7ADB">
        <w:rPr>
          <w:lang w:val="en-US"/>
        </w:rPr>
        <w:t>Maximum Allele Count (MAC)</w:t>
      </w:r>
      <w:r w:rsidR="006E1B83" w:rsidRPr="007C7ADB">
        <w:rPr>
          <w:lang w:val="en-US"/>
        </w:rPr>
        <w:t>-method</w:t>
      </w:r>
      <w:r w:rsidRPr="007C7ADB">
        <w:rPr>
          <w:lang w:val="en-US"/>
        </w:rPr>
        <w:t xml:space="preserve"> </w:t>
      </w:r>
      <w:r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 17]&lt;/DisplayText&gt;&lt;record&gt;&lt;rec-number&gt;212&lt;/rec-number&gt;&lt;foreign-keys&gt;&lt;key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Cite&gt;&lt;Author&gt;Clayton&lt;/Author&gt;&lt;Year&gt;1998&lt;/Year&gt;&lt;RecNum&gt;211&lt;/RecNum&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C7ADB">
        <w:rPr>
          <w:lang w:val="en-US"/>
        </w:rPr>
        <w:fldChar w:fldCharType="separate"/>
      </w:r>
      <w:r w:rsidR="00452C37" w:rsidRPr="007C7ADB">
        <w:rPr>
          <w:noProof/>
          <w:lang w:val="en-US"/>
        </w:rPr>
        <w:t>[14, 17]</w:t>
      </w:r>
      <w:r w:rsidRPr="007C7ADB">
        <w:rPr>
          <w:lang w:val="en-US"/>
        </w:rPr>
        <w:fldChar w:fldCharType="end"/>
      </w:r>
      <w:r w:rsidRPr="007C7ADB">
        <w:rPr>
          <w:lang w:val="en-US"/>
        </w:rPr>
        <w:t>.</w:t>
      </w:r>
      <w:r w:rsidR="00CB5201" w:rsidRPr="007C7ADB">
        <w:rPr>
          <w:lang w:val="en-US"/>
        </w:rPr>
        <w:t xml:space="preserve"> </w:t>
      </w:r>
      <w:r w:rsidRPr="007C7ADB">
        <w:rPr>
          <w:lang w:val="en-US"/>
        </w:rPr>
        <w:t>By taking the locus with the most alleles present, dividing that number by two, and rounding up, we can get an idea of the minimum NOC.</w:t>
      </w:r>
      <w:r w:rsidR="005820B1" w:rsidRPr="007C7ADB">
        <w:rPr>
          <w:lang w:val="en-US"/>
        </w:rPr>
        <w:t xml:space="preserve"> Though this method is simple, it </w:t>
      </w:r>
      <w:del w:id="100" w:author="Benschop, Corina" w:date="2021-05-28T08:56:00Z">
        <w:r w:rsidR="005820B1" w:rsidRPr="007C7ADB" w:rsidDel="00C9609B">
          <w:rPr>
            <w:lang w:val="en-US"/>
          </w:rPr>
          <w:delText>is</w:delText>
        </w:r>
        <w:r w:rsidR="00B56A96" w:rsidRPr="007C7ADB" w:rsidDel="00C9609B">
          <w:rPr>
            <w:lang w:val="en-US"/>
          </w:rPr>
          <w:delText xml:space="preserve"> unreliable due to</w:delText>
        </w:r>
      </w:del>
      <w:ins w:id="101" w:author="Benschop, Corina" w:date="2021-05-28T08:56:00Z">
        <w:r w:rsidR="00C9609B">
          <w:rPr>
            <w:lang w:val="en-US"/>
          </w:rPr>
          <w:t>does not take into account</w:t>
        </w:r>
      </w:ins>
      <w:r w:rsidR="00664F7E" w:rsidRPr="007C7ADB">
        <w:rPr>
          <w:lang w:val="en-US"/>
        </w:rPr>
        <w:t xml:space="preserve"> the factors </w:t>
      </w:r>
      <w:r w:rsidR="005820B1" w:rsidRPr="007C7ADB">
        <w:rPr>
          <w:lang w:val="en-US"/>
        </w:rPr>
        <w:t>of</w:t>
      </w:r>
      <w:r w:rsidR="00664F7E" w:rsidRPr="007C7ADB">
        <w:rPr>
          <w:lang w:val="en-US"/>
        </w:rPr>
        <w:t xml:space="preserve"> allele sharing, drop-out, etc</w:t>
      </w:r>
      <w:r w:rsidR="00B56A96" w:rsidRPr="007C7ADB">
        <w:rPr>
          <w:lang w:val="en-US"/>
        </w:rPr>
        <w:t xml:space="preserve">. </w:t>
      </w:r>
      <w:ins w:id="102" w:author="Benschop, Corina" w:date="2021-05-28T08:56:00Z">
        <w:r w:rsidR="00C9609B">
          <w:rPr>
            <w:lang w:val="en-US"/>
          </w:rPr>
          <w:t xml:space="preserve">Therefore, the </w:t>
        </w:r>
      </w:ins>
      <w:del w:id="103" w:author="Benschop, Corina" w:date="2021-05-28T08:56:00Z">
        <w:r w:rsidR="00B56A96" w:rsidRPr="007C7ADB" w:rsidDel="00C9609B">
          <w:rPr>
            <w:lang w:val="en-US"/>
          </w:rPr>
          <w:delText>P</w:delText>
        </w:r>
      </w:del>
      <w:ins w:id="104" w:author="Benschop, Corina" w:date="2021-05-28T08:56:00Z">
        <w:r w:rsidR="00C9609B">
          <w:rPr>
            <w:lang w:val="en-US"/>
          </w:rPr>
          <w:t>p</w:t>
        </w:r>
      </w:ins>
      <w:r w:rsidR="00B56A96" w:rsidRPr="007C7ADB">
        <w:rPr>
          <w:lang w:val="en-US"/>
        </w:rPr>
        <w:t>erformance is quite poor</w:t>
      </w:r>
      <w:del w:id="105" w:author="Benschop, Corina" w:date="2021-05-28T08:56:00Z">
        <w:r w:rsidR="00B56A96" w:rsidRPr="007C7ADB" w:rsidDel="00C9609B">
          <w:rPr>
            <w:lang w:val="en-US"/>
          </w:rPr>
          <w:delText>, especially</w:delText>
        </w:r>
      </w:del>
      <w:r w:rsidR="00B56A96" w:rsidRPr="007C7ADB">
        <w:rPr>
          <w:lang w:val="en-US"/>
        </w:rPr>
        <w:t xml:space="preserve"> with 3 or more contributors</w:t>
      </w:r>
      <w:r w:rsidR="008F6F9D" w:rsidRPr="007C7ADB">
        <w:rPr>
          <w:lang w:val="en-US"/>
        </w:rPr>
        <w:t xml:space="preserve">, when there is a lot of </w:t>
      </w:r>
      <w:proofErr w:type="gramStart"/>
      <w:r w:rsidR="008F6F9D" w:rsidRPr="007C7ADB">
        <w:rPr>
          <w:lang w:val="en-US"/>
        </w:rPr>
        <w:t>allele</w:t>
      </w:r>
      <w:proofErr w:type="gramEnd"/>
      <w:r w:rsidR="008F6F9D" w:rsidRPr="007C7ADB">
        <w:rPr>
          <w:lang w:val="en-US"/>
        </w:rPr>
        <w:t xml:space="preserve"> sharing, or when the quality of the profile is low</w:t>
      </w:r>
      <w:r w:rsidR="00B56A96" w:rsidRPr="007C7ADB">
        <w:rPr>
          <w:lang w:val="en-US"/>
        </w:rPr>
        <w:t xml:space="preserve"> </w:t>
      </w:r>
      <w:r w:rsidR="00B56A96"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[18, 19]</w:t>
      </w:r>
      <w:r w:rsidR="00B56A96" w:rsidRPr="007C7ADB">
        <w:rPr>
          <w:lang w:val="en-US"/>
        </w:rPr>
        <w:fldChar w:fldCharType="end"/>
      </w:r>
      <w:r w:rsidR="00B56A96" w:rsidRPr="007C7ADB">
        <w:rPr>
          <w:lang w:val="en-US"/>
        </w:rPr>
        <w:t>. On average, when assessing mixtures between 2-5 contributors, the MAC obtain</w:t>
      </w:r>
      <w:r w:rsidR="005820B1" w:rsidRPr="007C7ADB">
        <w:rPr>
          <w:lang w:val="en-US"/>
        </w:rPr>
        <w:t>s</w:t>
      </w:r>
      <w:r w:rsidR="00B56A96" w:rsidRPr="007C7ADB">
        <w:rPr>
          <w:lang w:val="en-US"/>
        </w:rPr>
        <w:t xml:space="preserve"> correct predictions for </w:t>
      </w:r>
      <w:r w:rsidR="005820B1" w:rsidRPr="007C7ADB">
        <w:rPr>
          <w:lang w:val="en-US"/>
        </w:rPr>
        <w:t xml:space="preserve">about </w:t>
      </w:r>
      <w:commentRangeStart w:id="106"/>
      <w:r w:rsidR="005820B1" w:rsidRPr="007C7ADB">
        <w:rPr>
          <w:lang w:val="en-US"/>
        </w:rPr>
        <w:t xml:space="preserve">60-70% </w:t>
      </w:r>
      <w:commentRangeEnd w:id="106"/>
      <w:r w:rsidR="00C9609B">
        <w:rPr>
          <w:rStyle w:val="Verwijzingopmerking"/>
        </w:rPr>
        <w:commentReference w:id="106"/>
      </w:r>
      <w:r w:rsidR="005820B1" w:rsidRPr="007C7ADB">
        <w:rPr>
          <w:lang w:val="en-US"/>
        </w:rPr>
        <w:t>o</w:t>
      </w:r>
      <w:r w:rsidR="00B56A96" w:rsidRPr="007C7ADB">
        <w:rPr>
          <w:lang w:val="en-US"/>
        </w:rPr>
        <w:t xml:space="preserve">f samples </w:t>
      </w:r>
      <w:r w:rsidR="00B56A96"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 19, 20]</w:t>
      </w:r>
      <w:r w:rsidR="00B56A96" w:rsidRPr="007C7ADB">
        <w:rPr>
          <w:lang w:val="en-US"/>
        </w:rPr>
        <w:fldChar w:fldCharType="end"/>
      </w:r>
      <w:r w:rsidR="00B56A96" w:rsidRPr="007C7ADB">
        <w:rPr>
          <w:lang w:val="en-US"/>
        </w:rPr>
        <w:t xml:space="preserve">. </w:t>
      </w:r>
    </w:p>
    <w:p w14:paraId="5ABFBB26" w14:textId="6EC67F28" w:rsidR="00E273B2" w:rsidRPr="007C7ADB" w:rsidRDefault="00E273B2" w:rsidP="00AA7DFA">
      <w:pPr>
        <w:jc w:val="both"/>
        <w:rPr>
          <w:lang w:val="en-US"/>
        </w:rPr>
      </w:pPr>
      <w:r w:rsidRPr="007C7ADB">
        <w:rPr>
          <w:lang w:val="en-US"/>
        </w:rPr>
        <w:t xml:space="preserve">Besides the MAC, the Total Allele Count (TAC) </w:t>
      </w:r>
      <w:del w:id="107" w:author="Benschop, Corina" w:date="2021-05-28T08:57:00Z">
        <w:r w:rsidRPr="007C7ADB" w:rsidDel="00C9609B">
          <w:rPr>
            <w:lang w:val="en-US"/>
          </w:rPr>
          <w:delText xml:space="preserve">is also </w:delText>
        </w:r>
        <w:commentRangeStart w:id="108"/>
        <w:r w:rsidR="0051397D" w:rsidRPr="007C7ADB" w:rsidDel="00C9609B">
          <w:rPr>
            <w:lang w:val="en-US"/>
          </w:rPr>
          <w:delText>frequently used</w:delText>
        </w:r>
      </w:del>
      <w:commentRangeEnd w:id="108"/>
      <w:r w:rsidR="00C9609B">
        <w:rPr>
          <w:rStyle w:val="Verwijzingopmerking"/>
        </w:rPr>
        <w:commentReference w:id="108"/>
      </w:r>
      <w:ins w:id="109" w:author="Benschop, Corina" w:date="2021-05-28T08:57:00Z">
        <w:r w:rsidR="00C9609B">
          <w:rPr>
            <w:lang w:val="en-US"/>
          </w:rPr>
          <w:t>can give an indication for the NOC</w:t>
        </w:r>
      </w:ins>
      <w:r w:rsidRPr="007C7ADB">
        <w:rPr>
          <w:lang w:val="en-US"/>
        </w:rPr>
        <w:t>. This is a count of all the found alleles of all loci</w:t>
      </w:r>
      <w:r w:rsidR="0051397D" w:rsidRPr="007C7ADB">
        <w:rPr>
          <w:lang w:val="en-US"/>
        </w:rPr>
        <w:t xml:space="preserve">, which gives a more general overview of the profile as a whole </w:t>
      </w:r>
      <w:r w:rsidR="0051397D" w:rsidRPr="007C7ADB">
        <w:rPr>
          <w:lang w:val="en-US"/>
        </w:rPr>
        <w:fldChar w:fldCharType="begin"/>
      </w:r>
      <w:r w:rsidR="0051397D"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51397D" w:rsidRPr="007C7ADB">
        <w:rPr>
          <w:noProof/>
          <w:lang w:val="en-US"/>
        </w:rPr>
        <w:t>[14]</w:t>
      </w:r>
      <w:r w:rsidR="0051397D" w:rsidRPr="007C7ADB">
        <w:rPr>
          <w:lang w:val="en-US"/>
        </w:rPr>
        <w:fldChar w:fldCharType="end"/>
      </w:r>
      <w:r w:rsidR="0051397D" w:rsidRPr="007C7ADB">
        <w:rPr>
          <w:lang w:val="en-US"/>
        </w:rPr>
        <w:t xml:space="preserve">. A combination of these two measures can give a better impression of the entire profile </w:t>
      </w:r>
      <w:r w:rsidR="0051397D" w:rsidRPr="007C7ADB">
        <w:rPr>
          <w:lang w:val="en-US"/>
        </w:rPr>
        <w:fldChar w:fldCharType="begin"/>
      </w:r>
      <w:r w:rsidR="00167AD5" w:rsidRPr="007C7ADB">
        <w:rPr>
          <w:lang w:val="en-US"/>
        </w:rPr>
        <w:instrText xml:space="preserve"> ADDIN EN.CITE &lt;EndNote&gt;&lt;Cite&gt;&lt;Author&gt;Benschop&lt;/Author&gt;&lt;Year&gt;2019&lt;/Year&gt;&lt;RecNum&gt;71&lt;/RecNum&gt;&lt;DisplayText&gt;[14, 20]&lt;/DisplayText&gt;&lt;record&gt;&lt;rec-number&gt;71&lt;/rec-number&gt;&lt;foreign-keys&gt;&lt;key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Cite&gt;&lt;Author&gt;Intituut&lt;/Author&gt;&lt;Year&gt;2020&lt;/Year&gt;&lt;RecNum&gt;212&lt;/RecNum&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167AD5" w:rsidRPr="007C7ADB">
        <w:rPr>
          <w:noProof/>
          <w:lang w:val="en-US"/>
        </w:rPr>
        <w:t>[14, 20]</w:t>
      </w:r>
      <w:r w:rsidR="0051397D" w:rsidRPr="007C7ADB">
        <w:rPr>
          <w:lang w:val="en-US"/>
        </w:rPr>
        <w:fldChar w:fldCharType="end"/>
      </w:r>
      <w:r w:rsidR="0051397D" w:rsidRPr="007C7ADB">
        <w:rPr>
          <w:lang w:val="en-US"/>
        </w:rPr>
        <w:t xml:space="preserve">. </w:t>
      </w:r>
    </w:p>
    <w:p w14:paraId="70068CE4" w14:textId="77777777" w:rsidR="00E44E2C" w:rsidRPr="007C7ADB" w:rsidRDefault="00E44E2C" w:rsidP="00AA7DFA">
      <w:pPr>
        <w:jc w:val="both"/>
        <w:rPr>
          <w:rFonts w:asciiTheme="majorHAnsi" w:eastAsiaTheme="majorEastAsia" w:hAnsiTheme="majorHAnsi" w:cstheme="majorBidi"/>
          <w:color w:val="2F5496" w:themeColor="accent1" w:themeShade="BF"/>
          <w:sz w:val="26"/>
          <w:szCs w:val="26"/>
          <w:lang w:val="en-US"/>
        </w:rPr>
      </w:pPr>
      <w:r w:rsidRPr="007C7ADB">
        <w:rPr>
          <w:lang w:val="en-US"/>
        </w:rPr>
        <w:br w:type="page"/>
      </w:r>
    </w:p>
    <w:p w14:paraId="4695010E" w14:textId="54CAD01D" w:rsidR="006E150E" w:rsidRPr="007C7ADB" w:rsidRDefault="0045748F" w:rsidP="00AA7DFA">
      <w:pPr>
        <w:pStyle w:val="Kop1"/>
        <w:jc w:val="both"/>
        <w:rPr>
          <w:lang w:val="en-US"/>
        </w:rPr>
      </w:pPr>
      <w:bookmarkStart w:id="110" w:name="_Toc72172047"/>
      <w:bookmarkStart w:id="111" w:name="_Ref72847167"/>
      <w:bookmarkStart w:id="112" w:name="_Ref72847177"/>
      <w:bookmarkStart w:id="113" w:name="_Ref72847188"/>
      <w:bookmarkStart w:id="114" w:name="_Toc72848635"/>
      <w:r w:rsidRPr="007C7ADB">
        <w:rPr>
          <w:lang w:val="en-US"/>
        </w:rPr>
        <w:lastRenderedPageBreak/>
        <w:t xml:space="preserve">3. </w:t>
      </w:r>
      <w:r w:rsidR="006E150E" w:rsidRPr="007C7ADB">
        <w:rPr>
          <w:lang w:val="en-US"/>
        </w:rPr>
        <w:t>Survey on mixture interpretation</w:t>
      </w:r>
      <w:r w:rsidR="00302579" w:rsidRPr="007C7ADB">
        <w:rPr>
          <w:lang w:val="en-US"/>
        </w:rPr>
        <w:t xml:space="preserve"> and explanation types</w:t>
      </w:r>
      <w:bookmarkEnd w:id="110"/>
      <w:bookmarkEnd w:id="111"/>
      <w:bookmarkEnd w:id="112"/>
      <w:bookmarkEnd w:id="113"/>
      <w:bookmarkEnd w:id="114"/>
    </w:p>
    <w:p w14:paraId="4F8100D7" w14:textId="6B837EBA" w:rsidR="008507C6" w:rsidRPr="007C7ADB" w:rsidRDefault="008507C6" w:rsidP="00AA7DFA">
      <w:pPr>
        <w:jc w:val="both"/>
        <w:rPr>
          <w:lang w:val="en-US"/>
        </w:rPr>
      </w:pPr>
      <w:r w:rsidRPr="007C7ADB">
        <w:rPr>
          <w:lang w:val="en-US"/>
        </w:rPr>
        <w:t xml:space="preserve">From the background information, we obtained a good grasp of how the NOC can be determined. This survey was then run to </w:t>
      </w:r>
      <w:r w:rsidR="001A53EA" w:rsidRPr="007C7ADB">
        <w:rPr>
          <w:lang w:val="en-US"/>
        </w:rPr>
        <w:t>verify that the experts at the NFI had a similar workflow, thought process and looked at similar data.</w:t>
      </w:r>
      <w:r w:rsidRPr="007C7ADB">
        <w:rPr>
          <w:lang w:val="en-US"/>
        </w:rPr>
        <w:t xml:space="preserve"> </w:t>
      </w:r>
      <w:r w:rsidR="000946D3" w:rsidRPr="007C7ADB">
        <w:rPr>
          <w:lang w:val="en-US"/>
        </w:rPr>
        <w:t>There were 12 responses in total.</w:t>
      </w:r>
    </w:p>
    <w:p w14:paraId="499C34E4" w14:textId="112E4727" w:rsidR="006E150E" w:rsidRPr="007C7ADB" w:rsidRDefault="0045748F" w:rsidP="00AA7DFA">
      <w:pPr>
        <w:pStyle w:val="Kop2"/>
        <w:jc w:val="both"/>
        <w:rPr>
          <w:lang w:val="en-US"/>
        </w:rPr>
      </w:pPr>
      <w:bookmarkStart w:id="115" w:name="_Toc72172048"/>
      <w:bookmarkStart w:id="116" w:name="_Toc72848636"/>
      <w:r w:rsidRPr="007C7ADB">
        <w:rPr>
          <w:lang w:val="en-US"/>
        </w:rPr>
        <w:t xml:space="preserve">3.1 </w:t>
      </w:r>
      <w:r w:rsidR="006E150E" w:rsidRPr="007C7ADB">
        <w:rPr>
          <w:lang w:val="en-US"/>
        </w:rPr>
        <w:t>Set-up</w:t>
      </w:r>
      <w:bookmarkEnd w:id="115"/>
      <w:bookmarkEnd w:id="116"/>
    </w:p>
    <w:p w14:paraId="6A0866F6" w14:textId="767A0728" w:rsidR="006E150E" w:rsidRPr="007C7ADB" w:rsidRDefault="00171A68" w:rsidP="00AA7DFA">
      <w:pPr>
        <w:jc w:val="both"/>
        <w:rPr>
          <w:lang w:val="en-US"/>
        </w:rPr>
      </w:pPr>
      <w:r w:rsidRPr="007C7ADB">
        <w:rPr>
          <w:lang w:val="en-US"/>
        </w:rPr>
        <w:t>The survey was structured according to three main questions:</w:t>
      </w:r>
    </w:p>
    <w:p w14:paraId="5E86A85F" w14:textId="4951600F" w:rsidR="006E150E" w:rsidRPr="007C7ADB" w:rsidRDefault="006E150E" w:rsidP="00AA7DFA">
      <w:pPr>
        <w:pStyle w:val="Lijstalinea"/>
        <w:numPr>
          <w:ilvl w:val="0"/>
          <w:numId w:val="4"/>
        </w:numPr>
        <w:jc w:val="both"/>
        <w:rPr>
          <w:lang w:val="en-US"/>
        </w:rPr>
      </w:pPr>
      <w:r w:rsidRPr="007C7ADB">
        <w:rPr>
          <w:lang w:val="en-US"/>
        </w:rPr>
        <w:t>What is the normal workflow of experts when estimating the NOC?</w:t>
      </w:r>
    </w:p>
    <w:p w14:paraId="51DEEFFF" w14:textId="5620B5FF" w:rsidR="006E150E" w:rsidRPr="007C7ADB" w:rsidRDefault="006E150E" w:rsidP="00AA7DFA">
      <w:pPr>
        <w:pStyle w:val="Lijstalinea"/>
        <w:numPr>
          <w:ilvl w:val="0"/>
          <w:numId w:val="4"/>
        </w:numPr>
        <w:jc w:val="both"/>
        <w:rPr>
          <w:lang w:val="en-US"/>
        </w:rPr>
      </w:pPr>
      <w:r w:rsidRPr="007C7ADB">
        <w:rPr>
          <w:lang w:val="en-US"/>
        </w:rPr>
        <w:t>What type of explanation do experts prefer to help them make a decision (feature importance or counterfactual)?</w:t>
      </w:r>
    </w:p>
    <w:p w14:paraId="3714C7BB" w14:textId="6C06D3E4" w:rsidR="006E150E" w:rsidRPr="007C7ADB" w:rsidRDefault="006E150E" w:rsidP="00AA7DFA">
      <w:pPr>
        <w:pStyle w:val="Lijstalinea"/>
        <w:numPr>
          <w:ilvl w:val="0"/>
          <w:numId w:val="4"/>
        </w:numPr>
        <w:jc w:val="both"/>
        <w:rPr>
          <w:lang w:val="en-US"/>
        </w:rPr>
      </w:pPr>
      <w:r w:rsidRPr="007C7ADB">
        <w:rPr>
          <w:lang w:val="en-US"/>
        </w:rPr>
        <w:t>What type of data do experts prefer to help them make a decision (</w:t>
      </w:r>
      <w:r w:rsidR="00A97B04" w:rsidRPr="007C7ADB">
        <w:rPr>
          <w:lang w:val="en-US"/>
        </w:rPr>
        <w:t>features</w:t>
      </w:r>
      <w:r w:rsidRPr="007C7ADB">
        <w:rPr>
          <w:lang w:val="en-US"/>
        </w:rPr>
        <w:t xml:space="preserve"> or </w:t>
      </w:r>
      <w:r w:rsidR="00A97B04" w:rsidRPr="007C7ADB">
        <w:rPr>
          <w:lang w:val="en-US"/>
        </w:rPr>
        <w:t>raw</w:t>
      </w:r>
      <w:r w:rsidRPr="007C7ADB">
        <w:rPr>
          <w:lang w:val="en-US"/>
        </w:rPr>
        <w:t xml:space="preserve"> peak information)?</w:t>
      </w:r>
    </w:p>
    <w:p w14:paraId="087D8624" w14:textId="02E5F56F" w:rsidR="00171A68" w:rsidRPr="007C7ADB" w:rsidRDefault="00171A68" w:rsidP="00AA7DFA">
      <w:pPr>
        <w:jc w:val="both"/>
        <w:rPr>
          <w:lang w:val="en-US"/>
        </w:rPr>
      </w:pPr>
      <w:r w:rsidRPr="007C7ADB">
        <w:rPr>
          <w:lang w:val="en-US"/>
        </w:rPr>
        <w:t xml:space="preserve">Question 1 verifies the workflow of the experts to see if </w:t>
      </w:r>
      <w:r w:rsidR="007E78B4" w:rsidRPr="007C7ADB">
        <w:rPr>
          <w:lang w:val="en-US"/>
        </w:rPr>
        <w:t>any information was overlooked</w:t>
      </w:r>
      <w:r w:rsidRPr="007C7ADB">
        <w:rPr>
          <w:lang w:val="en-US"/>
        </w:rPr>
        <w:t>. Questions 2 and 3 relate to the possible types of explanations that could be implemented. For explaining single predictions in a model-agnostic fashion, there are two main approaches that work well for tabular data; feature importance methods and counterfactual explanations (Appendix x). To confirm that these are valuable for this specific problem, this survey contrasted these types of explanations. The type of data that is presented to the user is also important. Currently, the machine learning models crafted by the NFI are based on features concerning summary statistics of the profile (such as the TAC and the MAC). However, it would also be possible to train (deep) models on the raw peak information to create predictions. This raw information concerns the peak location and size for all loci per profile.</w:t>
      </w:r>
      <w:r w:rsidR="00734946" w:rsidRPr="007C7ADB">
        <w:rPr>
          <w:lang w:val="en-US"/>
        </w:rPr>
        <w:t xml:space="preserve"> With this question, we intended to find any preference regarding the data</w:t>
      </w:r>
      <w:r w:rsidR="000036A6" w:rsidRPr="007C7ADB">
        <w:rPr>
          <w:lang w:val="en-US"/>
        </w:rPr>
        <w:t>.</w:t>
      </w:r>
    </w:p>
    <w:p w14:paraId="179AEDD0" w14:textId="0A77257A" w:rsidR="006E150E" w:rsidRPr="007C7ADB" w:rsidRDefault="0045748F" w:rsidP="00AA7DFA">
      <w:pPr>
        <w:pStyle w:val="Kop2"/>
        <w:jc w:val="both"/>
        <w:rPr>
          <w:lang w:val="en-US"/>
        </w:rPr>
      </w:pPr>
      <w:bookmarkStart w:id="117" w:name="_Toc72172049"/>
      <w:bookmarkStart w:id="118" w:name="_Toc72848637"/>
      <w:r w:rsidRPr="007C7ADB">
        <w:rPr>
          <w:lang w:val="en-US"/>
        </w:rPr>
        <w:t xml:space="preserve">3.2 </w:t>
      </w:r>
      <w:r w:rsidR="006E150E" w:rsidRPr="007C7ADB">
        <w:rPr>
          <w:lang w:val="en-US"/>
        </w:rPr>
        <w:t>Question 1: workflow</w:t>
      </w:r>
      <w:bookmarkEnd w:id="117"/>
      <w:bookmarkEnd w:id="118"/>
    </w:p>
    <w:p w14:paraId="6F3ADA7F" w14:textId="73D055FF" w:rsidR="003202F6" w:rsidRPr="007C7ADB" w:rsidRDefault="006E150E" w:rsidP="00AA7DFA">
      <w:pPr>
        <w:jc w:val="both"/>
        <w:rPr>
          <w:lang w:val="en-US"/>
        </w:rPr>
      </w:pPr>
      <w:r w:rsidRPr="007C7ADB">
        <w:rPr>
          <w:lang w:val="en-US"/>
        </w:rPr>
        <w:t>This question describe</w:t>
      </w:r>
      <w:r w:rsidR="000036A6" w:rsidRPr="007C7ADB">
        <w:rPr>
          <w:lang w:val="en-US"/>
        </w:rPr>
        <w:t xml:space="preserve">s an average workflow as interpreted by the literature. The users were asked to write any missing steps. </w:t>
      </w:r>
      <w:r w:rsidR="003202F6" w:rsidRPr="007C7ADB">
        <w:rPr>
          <w:lang w:val="en-US"/>
        </w:rPr>
        <w:t>In summary:</w:t>
      </w:r>
    </w:p>
    <w:p w14:paraId="48E13B80" w14:textId="5B6FD256" w:rsidR="003202F6" w:rsidRPr="007C7ADB" w:rsidRDefault="003202F6" w:rsidP="00AA7DFA">
      <w:pPr>
        <w:pStyle w:val="Lijstalinea"/>
        <w:numPr>
          <w:ilvl w:val="0"/>
          <w:numId w:val="2"/>
        </w:numPr>
        <w:jc w:val="both"/>
        <w:rPr>
          <w:lang w:val="en-US"/>
        </w:rPr>
      </w:pPr>
      <w:r w:rsidRPr="007C7ADB">
        <w:rPr>
          <w:lang w:val="en-US"/>
        </w:rPr>
        <w:t>Inspect general information about the profile (peak heights, TAC, MAC, NOC tool prediction);</w:t>
      </w:r>
    </w:p>
    <w:p w14:paraId="6D790732" w14:textId="77777777" w:rsidR="003202F6" w:rsidRPr="007C7ADB" w:rsidRDefault="003202F6" w:rsidP="00AA7DFA">
      <w:pPr>
        <w:pStyle w:val="Lijstalinea"/>
        <w:numPr>
          <w:ilvl w:val="0"/>
          <w:numId w:val="2"/>
        </w:numPr>
        <w:jc w:val="both"/>
        <w:rPr>
          <w:lang w:val="en-US"/>
        </w:rPr>
      </w:pPr>
      <w:r w:rsidRPr="007C7ADB">
        <w:rPr>
          <w:lang w:val="en-US"/>
        </w:rPr>
        <w:t>Check the locus with the MAC to see if all peaks can be explained with the expected number of donors;</w:t>
      </w:r>
    </w:p>
    <w:p w14:paraId="203FE4F7" w14:textId="5615858B" w:rsidR="003202F6" w:rsidRPr="007C7ADB" w:rsidRDefault="003202F6" w:rsidP="00AA7DFA">
      <w:pPr>
        <w:pStyle w:val="Lijstalinea"/>
        <w:numPr>
          <w:ilvl w:val="0"/>
          <w:numId w:val="2"/>
        </w:numPr>
        <w:jc w:val="both"/>
        <w:rPr>
          <w:lang w:val="en-US"/>
        </w:rPr>
      </w:pPr>
      <w:r w:rsidRPr="007C7ADB">
        <w:rPr>
          <w:lang w:val="en-US"/>
        </w:rPr>
        <w:t>Check for stutter peaks / extra peaks from another donor.</w:t>
      </w:r>
    </w:p>
    <w:p w14:paraId="2587FEB1" w14:textId="32AFCC15" w:rsidR="003202F6" w:rsidRPr="007C7ADB" w:rsidRDefault="0045748F" w:rsidP="00AA7DFA">
      <w:pPr>
        <w:pStyle w:val="Kop3"/>
        <w:jc w:val="both"/>
        <w:rPr>
          <w:lang w:val="en-US"/>
        </w:rPr>
      </w:pPr>
      <w:bookmarkStart w:id="119" w:name="_Toc72172050"/>
      <w:bookmarkStart w:id="120" w:name="_Toc72848638"/>
      <w:r w:rsidRPr="007C7ADB">
        <w:rPr>
          <w:lang w:val="en-US"/>
        </w:rPr>
        <w:t xml:space="preserve">3.2.1 </w:t>
      </w:r>
      <w:r w:rsidR="003202F6" w:rsidRPr="007C7ADB">
        <w:rPr>
          <w:lang w:val="en-US"/>
        </w:rPr>
        <w:t>Analysis answers question 1</w:t>
      </w:r>
      <w:bookmarkEnd w:id="119"/>
      <w:bookmarkEnd w:id="120"/>
      <w:r w:rsidR="000036A6" w:rsidRPr="007C7ADB">
        <w:rPr>
          <w:lang w:val="en-US"/>
        </w:rPr>
        <w:t xml:space="preserve"> </w:t>
      </w:r>
    </w:p>
    <w:p w14:paraId="442E6A58" w14:textId="7FA5C363" w:rsidR="003202F6" w:rsidRPr="007C7ADB" w:rsidRDefault="003202F6" w:rsidP="00AA7DFA">
      <w:pPr>
        <w:jc w:val="both"/>
        <w:rPr>
          <w:lang w:val="en-US"/>
        </w:rPr>
      </w:pPr>
      <w:r w:rsidRPr="007C7ADB">
        <w:rPr>
          <w:lang w:val="en-US"/>
        </w:rPr>
        <w:t>The following remarks were reported to be missing from the workflow:</w:t>
      </w:r>
    </w:p>
    <w:p w14:paraId="0C649DEF" w14:textId="04D0E101" w:rsidR="003202F6" w:rsidRPr="007C7ADB" w:rsidRDefault="003202F6" w:rsidP="00AA7DFA">
      <w:pPr>
        <w:pStyle w:val="Lijstalinea"/>
        <w:numPr>
          <w:ilvl w:val="0"/>
          <w:numId w:val="5"/>
        </w:numPr>
        <w:jc w:val="both"/>
        <w:rPr>
          <w:lang w:val="en-US"/>
        </w:rPr>
      </w:pPr>
      <w:r w:rsidRPr="007C7ADB">
        <w:rPr>
          <w:lang w:val="en-US"/>
        </w:rPr>
        <w:t>Check the number of peaks below the detection threshold (6x). This gives an indication of the DNA quality (1x) / the amount of dropout (3x).</w:t>
      </w:r>
    </w:p>
    <w:p w14:paraId="562FC985" w14:textId="2D888BD9" w:rsidR="003202F6" w:rsidRPr="007C7ADB" w:rsidRDefault="003202F6" w:rsidP="00AA7DFA">
      <w:pPr>
        <w:pStyle w:val="Lijstalinea"/>
        <w:numPr>
          <w:ilvl w:val="0"/>
          <w:numId w:val="5"/>
        </w:numPr>
        <w:jc w:val="both"/>
        <w:rPr>
          <w:lang w:val="en-US"/>
        </w:rPr>
      </w:pPr>
      <w:r w:rsidRPr="007C7ADB">
        <w:rPr>
          <w:lang w:val="en-US"/>
        </w:rPr>
        <w:t xml:space="preserve">Experts can often not make a reliable choice between 4 or 5 donors based on the information (1x). </w:t>
      </w:r>
    </w:p>
    <w:p w14:paraId="6A69D6C6" w14:textId="0E276453" w:rsidR="000036A6" w:rsidRPr="007C7ADB" w:rsidRDefault="003202F6" w:rsidP="00AA7DFA">
      <w:pPr>
        <w:pStyle w:val="Lijstalinea"/>
        <w:numPr>
          <w:ilvl w:val="0"/>
          <w:numId w:val="5"/>
        </w:numPr>
        <w:jc w:val="both"/>
        <w:rPr>
          <w:lang w:val="en-US"/>
        </w:rPr>
      </w:pPr>
      <w:r w:rsidRPr="007C7ADB">
        <w:rPr>
          <w:lang w:val="en-US"/>
        </w:rPr>
        <w:t>Locus SE33 (1x)</w:t>
      </w:r>
      <w:r w:rsidR="000036A6" w:rsidRPr="007C7ADB">
        <w:rPr>
          <w:lang w:val="en-US"/>
        </w:rPr>
        <w:t>.</w:t>
      </w:r>
    </w:p>
    <w:p w14:paraId="0252E9EF" w14:textId="5755B5AC" w:rsidR="003202F6" w:rsidRPr="007C7ADB" w:rsidRDefault="000036A6" w:rsidP="00AA7DFA">
      <w:pPr>
        <w:pStyle w:val="Lijstalinea"/>
        <w:numPr>
          <w:ilvl w:val="0"/>
          <w:numId w:val="5"/>
        </w:numPr>
        <w:jc w:val="both"/>
        <w:rPr>
          <w:lang w:val="en-US"/>
        </w:rPr>
      </w:pPr>
      <w:r w:rsidRPr="007C7ADB">
        <w:rPr>
          <w:lang w:val="en-US"/>
        </w:rPr>
        <w:t>None (3x).</w:t>
      </w:r>
    </w:p>
    <w:p w14:paraId="5E68D232" w14:textId="1A7186B8" w:rsidR="003202F6" w:rsidRPr="007C7ADB" w:rsidRDefault="003202F6" w:rsidP="00AA7DFA">
      <w:pPr>
        <w:jc w:val="both"/>
        <w:rPr>
          <w:b/>
          <w:bCs/>
          <w:lang w:val="en-US"/>
        </w:rPr>
      </w:pPr>
      <w:r w:rsidRPr="007C7ADB">
        <w:rPr>
          <w:lang w:val="en-US"/>
        </w:rPr>
        <w:t>In summary, missing information concerns the number of peaks below the detection threshold which is not available to the machine learning model, so this information</w:t>
      </w:r>
      <w:r w:rsidR="00502BA4" w:rsidRPr="007C7ADB">
        <w:rPr>
          <w:lang w:val="en-US"/>
        </w:rPr>
        <w:t xml:space="preserve"> could not be incorporated</w:t>
      </w:r>
      <w:r w:rsidRPr="007C7ADB">
        <w:rPr>
          <w:lang w:val="en-US"/>
        </w:rPr>
        <w:t>. The remark about 4 or 5 donors demonstrates the difficulty of making decisions with more donors. Locus SE33 has the largest variety of alleles, which is why one user finds it more informative. The remarks suggest that</w:t>
      </w:r>
      <w:r w:rsidRPr="007C7ADB">
        <w:rPr>
          <w:b/>
          <w:bCs/>
          <w:lang w:val="en-US"/>
        </w:rPr>
        <w:t xml:space="preserve"> more and/or different features </w:t>
      </w:r>
      <w:del w:id="121" w:author="Benschop, Corina" w:date="2021-05-28T09:03:00Z">
        <w:r w:rsidR="00EC3D48" w:rsidRPr="007C7ADB" w:rsidDel="00FF6E88">
          <w:rPr>
            <w:b/>
            <w:bCs/>
            <w:lang w:val="en-US"/>
          </w:rPr>
          <w:delText>should</w:delText>
        </w:r>
        <w:r w:rsidRPr="007C7ADB" w:rsidDel="00FF6E88">
          <w:rPr>
            <w:b/>
            <w:bCs/>
            <w:lang w:val="en-US"/>
          </w:rPr>
          <w:delText xml:space="preserve"> be</w:delText>
        </w:r>
      </w:del>
      <w:ins w:id="122" w:author="Benschop, Corina" w:date="2021-05-28T09:03:00Z">
        <w:r w:rsidR="00FF6E88">
          <w:rPr>
            <w:b/>
            <w:bCs/>
            <w:lang w:val="en-US"/>
          </w:rPr>
          <w:t>could be</w:t>
        </w:r>
      </w:ins>
      <w:r w:rsidRPr="007C7ADB">
        <w:rPr>
          <w:b/>
          <w:bCs/>
          <w:lang w:val="en-US"/>
        </w:rPr>
        <w:t xml:space="preserve"> use</w:t>
      </w:r>
      <w:ins w:id="123" w:author="Benschop, Corina" w:date="2021-05-28T09:03:00Z">
        <w:r w:rsidR="00FF6E88">
          <w:rPr>
            <w:b/>
            <w:bCs/>
            <w:lang w:val="en-US"/>
          </w:rPr>
          <w:t>ful</w:t>
        </w:r>
      </w:ins>
      <w:del w:id="124" w:author="Benschop, Corina" w:date="2021-05-28T09:03:00Z">
        <w:r w:rsidRPr="007C7ADB" w:rsidDel="00FF6E88">
          <w:rPr>
            <w:b/>
            <w:bCs/>
            <w:lang w:val="en-US"/>
          </w:rPr>
          <w:delText>d</w:delText>
        </w:r>
      </w:del>
      <w:r w:rsidRPr="007C7ADB">
        <w:rPr>
          <w:b/>
          <w:bCs/>
          <w:lang w:val="en-US"/>
        </w:rPr>
        <w:t xml:space="preserve"> for the machine learning model</w:t>
      </w:r>
      <w:r w:rsidR="001A53EA" w:rsidRPr="007C7ADB">
        <w:rPr>
          <w:b/>
          <w:bCs/>
          <w:lang w:val="en-US"/>
        </w:rPr>
        <w:t xml:space="preserve"> in the future</w:t>
      </w:r>
      <w:r w:rsidRPr="007C7ADB">
        <w:rPr>
          <w:b/>
          <w:bCs/>
          <w:lang w:val="en-US"/>
        </w:rPr>
        <w:t>.</w:t>
      </w:r>
    </w:p>
    <w:p w14:paraId="5177405F" w14:textId="399D16B7" w:rsidR="003202F6" w:rsidRPr="007C7ADB" w:rsidRDefault="0045748F" w:rsidP="00AA7DFA">
      <w:pPr>
        <w:pStyle w:val="Kop2"/>
        <w:jc w:val="both"/>
        <w:rPr>
          <w:lang w:val="en-US"/>
        </w:rPr>
      </w:pPr>
      <w:bookmarkStart w:id="125" w:name="_Toc72172051"/>
      <w:bookmarkStart w:id="126" w:name="_Toc72848639"/>
      <w:r w:rsidRPr="007C7ADB">
        <w:rPr>
          <w:lang w:val="en-US"/>
        </w:rPr>
        <w:lastRenderedPageBreak/>
        <w:t xml:space="preserve">3.3 </w:t>
      </w:r>
      <w:r w:rsidR="003202F6" w:rsidRPr="007C7ADB">
        <w:rPr>
          <w:lang w:val="en-US"/>
        </w:rPr>
        <w:t>Question 2: feature importance or counterfactual explanations</w:t>
      </w:r>
      <w:bookmarkEnd w:id="125"/>
      <w:bookmarkEnd w:id="126"/>
    </w:p>
    <w:p w14:paraId="18200A53" w14:textId="6762C438" w:rsidR="003202F6" w:rsidRPr="007C7ADB" w:rsidRDefault="003202F6" w:rsidP="00AA7DFA">
      <w:pPr>
        <w:jc w:val="both"/>
        <w:rPr>
          <w:lang w:val="en-US"/>
        </w:rPr>
      </w:pPr>
      <w:r w:rsidRPr="007C7ADB">
        <w:rPr>
          <w:lang w:val="en-US"/>
        </w:rPr>
        <w:t>This question describe</w:t>
      </w:r>
      <w:r w:rsidR="00741113" w:rsidRPr="007C7ADB">
        <w:rPr>
          <w:lang w:val="en-US"/>
        </w:rPr>
        <w:t>s</w:t>
      </w:r>
      <w:r w:rsidRPr="007C7ADB">
        <w:rPr>
          <w:lang w:val="en-US"/>
        </w:rPr>
        <w:t xml:space="preserve"> two </w:t>
      </w:r>
      <w:r w:rsidR="00741113" w:rsidRPr="007C7ADB">
        <w:rPr>
          <w:lang w:val="en-US"/>
        </w:rPr>
        <w:t>type</w:t>
      </w:r>
      <w:r w:rsidR="00663190" w:rsidRPr="007C7ADB">
        <w:rPr>
          <w:lang w:val="en-US"/>
        </w:rPr>
        <w:t>s</w:t>
      </w:r>
      <w:r w:rsidR="00741113" w:rsidRPr="007C7ADB">
        <w:rPr>
          <w:lang w:val="en-US"/>
        </w:rPr>
        <w:t xml:space="preserve"> of </w:t>
      </w:r>
      <w:r w:rsidRPr="007C7ADB">
        <w:rPr>
          <w:lang w:val="en-US"/>
        </w:rPr>
        <w:t xml:space="preserve">explanations for the same prediction of a profile. </w:t>
      </w:r>
      <w:r w:rsidR="00395CA8" w:rsidRPr="007C7ADB">
        <w:rPr>
          <w:lang w:val="en-US"/>
        </w:rPr>
        <w:t>Option A were SHAP values, while option B was a counterfactual</w:t>
      </w:r>
      <w:r w:rsidR="00663190" w:rsidRPr="007C7ADB">
        <w:rPr>
          <w:lang w:val="en-US"/>
        </w:rPr>
        <w:t xml:space="preserve"> explanation</w:t>
      </w:r>
      <w:r w:rsidR="00395CA8" w:rsidRPr="007C7ADB">
        <w:rPr>
          <w:lang w:val="en-US"/>
        </w:rPr>
        <w:t xml:space="preserve">. </w:t>
      </w:r>
      <w:r w:rsidR="00741113" w:rsidRPr="007C7ADB">
        <w:rPr>
          <w:lang w:val="en-US"/>
        </w:rPr>
        <w:t xml:space="preserve">The users were asked to </w:t>
      </w:r>
      <w:r w:rsidR="00395CA8" w:rsidRPr="007C7ADB">
        <w:rPr>
          <w:lang w:val="en-US"/>
        </w:rPr>
        <w:t>choose</w:t>
      </w:r>
      <w:r w:rsidR="007E6F1A" w:rsidRPr="007C7ADB">
        <w:rPr>
          <w:lang w:val="en-US"/>
        </w:rPr>
        <w:t xml:space="preserve"> which explanation would be most helpful to make a decision between two NOC values (4 or 5).</w:t>
      </w:r>
      <w:r w:rsidR="00395CA8" w:rsidRPr="007C7ADB">
        <w:rPr>
          <w:lang w:val="en-US"/>
        </w:rPr>
        <w:t xml:space="preserve"> They could also pick both options.</w:t>
      </w:r>
    </w:p>
    <w:p w14:paraId="1D619DF7" w14:textId="65D92C59" w:rsidR="00202956" w:rsidRPr="007C7ADB" w:rsidRDefault="003202F6" w:rsidP="00AA7DFA">
      <w:pPr>
        <w:keepNext/>
        <w:jc w:val="both"/>
        <w:rPr>
          <w:lang w:val="en-US"/>
        </w:rPr>
      </w:pPr>
      <w:r w:rsidRPr="007C7ADB">
        <w:rPr>
          <w:noProof/>
          <w:lang w:val="en-US"/>
        </w:rPr>
        <w:drawing>
          <wp:inline distT="0" distB="0" distL="0" distR="0" wp14:anchorId="1823F8F1" wp14:editId="6157FBFA">
            <wp:extent cx="4540103" cy="226504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8119" cy="2313941"/>
                    </a:xfrm>
                    <a:prstGeom prst="rect">
                      <a:avLst/>
                    </a:prstGeom>
                    <a:noFill/>
                    <a:ln>
                      <a:noFill/>
                    </a:ln>
                  </pic:spPr>
                </pic:pic>
              </a:graphicData>
            </a:graphic>
          </wp:inline>
        </w:drawing>
      </w:r>
    </w:p>
    <w:p w14:paraId="502FC0CB" w14:textId="017079E6" w:rsidR="00E86D45" w:rsidRPr="007C7ADB" w:rsidRDefault="00202956"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5</w:t>
      </w:r>
      <w:r w:rsidR="00FB27C5" w:rsidRPr="007C7ADB">
        <w:rPr>
          <w:lang w:val="en-US"/>
        </w:rPr>
        <w:fldChar w:fldCharType="end"/>
      </w:r>
      <w:r w:rsidRPr="007C7ADB">
        <w:rPr>
          <w:lang w:val="en-US"/>
        </w:rPr>
        <w:t>: Question 2</w:t>
      </w:r>
      <w:r w:rsidR="00000F5A" w:rsidRPr="007C7ADB">
        <w:rPr>
          <w:lang w:val="en-US"/>
        </w:rPr>
        <w:t xml:space="preserve"> with option A showing feature importance values and option B a counterfactual explanation.</w:t>
      </w:r>
      <w:r w:rsidRPr="007C7ADB">
        <w:rPr>
          <w:lang w:val="en-US"/>
        </w:rPr>
        <w:tab/>
      </w:r>
      <w:r w:rsidRPr="007C7ADB">
        <w:rPr>
          <w:lang w:val="en-US"/>
        </w:rPr>
        <w:tab/>
      </w:r>
      <w:r w:rsidRPr="007C7ADB">
        <w:rPr>
          <w:lang w:val="en-US"/>
        </w:rPr>
        <w:tab/>
      </w:r>
      <w:r w:rsidRPr="007C7ADB">
        <w:rPr>
          <w:lang w:val="en-US"/>
        </w:rPr>
        <w:tab/>
      </w:r>
      <w:r w:rsidRPr="007C7ADB">
        <w:rPr>
          <w:lang w:val="en-US"/>
        </w:rPr>
        <w:tab/>
      </w:r>
      <w:r w:rsidRPr="007C7ADB">
        <w:rPr>
          <w:lang w:val="en-US"/>
        </w:rPr>
        <w:tab/>
      </w:r>
    </w:p>
    <w:p w14:paraId="32D4C74B" w14:textId="09C1E1E1" w:rsidR="004A6B69" w:rsidRPr="007C7ADB" w:rsidRDefault="0045748F" w:rsidP="00AA7DFA">
      <w:pPr>
        <w:pStyle w:val="Kop3"/>
        <w:jc w:val="both"/>
        <w:rPr>
          <w:lang w:val="en-US"/>
        </w:rPr>
      </w:pPr>
      <w:bookmarkStart w:id="127" w:name="_Toc72172052"/>
      <w:bookmarkStart w:id="128" w:name="_Toc72848640"/>
      <w:r w:rsidRPr="007C7ADB">
        <w:rPr>
          <w:lang w:val="en-US"/>
        </w:rPr>
        <w:t xml:space="preserve">3.3.1 </w:t>
      </w:r>
      <w:r w:rsidR="004A6B69" w:rsidRPr="007C7ADB">
        <w:rPr>
          <w:lang w:val="en-US"/>
        </w:rPr>
        <w:t>Analysis answers question 2</w:t>
      </w:r>
      <w:bookmarkEnd w:id="127"/>
      <w:bookmarkEnd w:id="128"/>
    </w:p>
    <w:p w14:paraId="0D0B0FD3" w14:textId="77777777" w:rsidR="00202956" w:rsidRPr="007C7ADB" w:rsidRDefault="00202956" w:rsidP="00AA7DFA">
      <w:pPr>
        <w:jc w:val="both"/>
        <w:rPr>
          <w:lang w:val="en-US"/>
        </w:rPr>
      </w:pPr>
    </w:p>
    <w:p w14:paraId="4BF254A2" w14:textId="77777777" w:rsidR="00202956" w:rsidRPr="007C7ADB" w:rsidRDefault="00202956" w:rsidP="00AA7DFA">
      <w:pPr>
        <w:keepNext/>
        <w:jc w:val="both"/>
        <w:rPr>
          <w:lang w:val="en-US"/>
        </w:rPr>
      </w:pPr>
      <w:r w:rsidRPr="007C7ADB">
        <w:rPr>
          <w:noProof/>
          <w:lang w:val="en-US"/>
        </w:rPr>
        <w:drawing>
          <wp:inline distT="0" distB="0" distL="0" distR="0" wp14:anchorId="0CA3B1AE" wp14:editId="07D8C656">
            <wp:extent cx="2723303" cy="1403498"/>
            <wp:effectExtent l="0" t="0" r="127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283" t="28633" r="17980"/>
                    <a:stretch/>
                  </pic:blipFill>
                  <pic:spPr bwMode="auto">
                    <a:xfrm>
                      <a:off x="0" y="0"/>
                      <a:ext cx="2748441" cy="1416453"/>
                    </a:xfrm>
                    <a:prstGeom prst="rect">
                      <a:avLst/>
                    </a:prstGeom>
                    <a:noFill/>
                    <a:ln>
                      <a:noFill/>
                    </a:ln>
                    <a:extLst>
                      <a:ext uri="{53640926-AAD7-44D8-BBD7-CCE9431645EC}">
                        <a14:shadowObscured xmlns:a14="http://schemas.microsoft.com/office/drawing/2010/main"/>
                      </a:ext>
                    </a:extLst>
                  </pic:spPr>
                </pic:pic>
              </a:graphicData>
            </a:graphic>
          </wp:inline>
        </w:drawing>
      </w:r>
    </w:p>
    <w:p w14:paraId="6AEEEC3D" w14:textId="240C513A" w:rsidR="00202956" w:rsidRPr="007C7ADB" w:rsidRDefault="00202956"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6</w:t>
      </w:r>
      <w:r w:rsidR="00FB27C5" w:rsidRPr="007C7ADB">
        <w:rPr>
          <w:lang w:val="en-US"/>
        </w:rPr>
        <w:fldChar w:fldCharType="end"/>
      </w:r>
      <w:r w:rsidRPr="007C7ADB">
        <w:rPr>
          <w:lang w:val="en-US"/>
        </w:rPr>
        <w:t xml:space="preserve">: Pie chart of answers </w:t>
      </w:r>
      <w:r w:rsidR="00000F5A" w:rsidRPr="007C7ADB">
        <w:rPr>
          <w:lang w:val="en-US"/>
        </w:rPr>
        <w:t>to</w:t>
      </w:r>
      <w:r w:rsidRPr="007C7ADB">
        <w:rPr>
          <w:lang w:val="en-US"/>
        </w:rPr>
        <w:t xml:space="preserve"> question 2</w:t>
      </w:r>
      <w:r w:rsidR="0062331F">
        <w:rPr>
          <w:lang w:val="en-US"/>
        </w:rPr>
        <w:t>.</w:t>
      </w:r>
    </w:p>
    <w:p w14:paraId="04E3941C" w14:textId="47323C70" w:rsidR="003202F6" w:rsidRPr="007C7ADB" w:rsidRDefault="00663190" w:rsidP="00AA7DFA">
      <w:pPr>
        <w:jc w:val="both"/>
        <w:rPr>
          <w:lang w:val="en-US"/>
        </w:rPr>
      </w:pPr>
      <w:r w:rsidRPr="007C7ADB">
        <w:rPr>
          <w:lang w:val="en-US"/>
        </w:rPr>
        <w:t>Motivation</w:t>
      </w:r>
      <w:r w:rsidR="003202F6" w:rsidRPr="007C7ADB">
        <w:rPr>
          <w:lang w:val="en-US"/>
        </w:rPr>
        <w:t xml:space="preserve"> for choosing A:</w:t>
      </w:r>
    </w:p>
    <w:p w14:paraId="29B5A1B5" w14:textId="77777777" w:rsidR="003202F6" w:rsidRPr="007C7ADB" w:rsidRDefault="003202F6" w:rsidP="00AA7DFA">
      <w:pPr>
        <w:pStyle w:val="Lijstalinea"/>
        <w:numPr>
          <w:ilvl w:val="0"/>
          <w:numId w:val="5"/>
        </w:numPr>
        <w:jc w:val="both"/>
        <w:rPr>
          <w:lang w:val="en-US"/>
        </w:rPr>
      </w:pPr>
      <w:r w:rsidRPr="007C7ADB">
        <w:rPr>
          <w:lang w:val="en-US"/>
        </w:rPr>
        <w:t>You want to know why the model predicted its result (2x)</w:t>
      </w:r>
    </w:p>
    <w:p w14:paraId="380964B0" w14:textId="77777777" w:rsidR="003202F6" w:rsidRPr="007C7ADB" w:rsidRDefault="003202F6" w:rsidP="00AA7DFA">
      <w:pPr>
        <w:pStyle w:val="Lijstalinea"/>
        <w:numPr>
          <w:ilvl w:val="0"/>
          <w:numId w:val="5"/>
        </w:numPr>
        <w:jc w:val="both"/>
        <w:rPr>
          <w:lang w:val="en-US"/>
        </w:rPr>
      </w:pPr>
      <w:r w:rsidRPr="007C7ADB">
        <w:rPr>
          <w:lang w:val="en-US"/>
        </w:rPr>
        <w:t>Easier to understand (1x)</w:t>
      </w:r>
    </w:p>
    <w:p w14:paraId="5B6875CC" w14:textId="77777777" w:rsidR="003202F6" w:rsidRPr="007C7ADB" w:rsidRDefault="003202F6" w:rsidP="00AA7DFA">
      <w:pPr>
        <w:pStyle w:val="Lijstalinea"/>
        <w:numPr>
          <w:ilvl w:val="0"/>
          <w:numId w:val="5"/>
        </w:numPr>
        <w:jc w:val="both"/>
        <w:rPr>
          <w:lang w:val="en-US"/>
        </w:rPr>
      </w:pPr>
      <w:r w:rsidRPr="007C7ADB">
        <w:rPr>
          <w:lang w:val="en-US"/>
        </w:rPr>
        <w:t>Option B is also good, but a visual explanation is better (1x)</w:t>
      </w:r>
    </w:p>
    <w:p w14:paraId="517C0659" w14:textId="77777777" w:rsidR="003202F6" w:rsidRPr="007C7ADB" w:rsidRDefault="003202F6" w:rsidP="00AA7DFA">
      <w:pPr>
        <w:pStyle w:val="Lijstalinea"/>
        <w:numPr>
          <w:ilvl w:val="0"/>
          <w:numId w:val="5"/>
        </w:numPr>
        <w:jc w:val="both"/>
        <w:rPr>
          <w:lang w:val="en-US"/>
        </w:rPr>
      </w:pPr>
      <w:r w:rsidRPr="007C7ADB">
        <w:rPr>
          <w:lang w:val="en-US"/>
        </w:rPr>
        <w:t>Option B is also good, but can the model know if the expert is interested in 4 or 6? (2x)</w:t>
      </w:r>
    </w:p>
    <w:p w14:paraId="1E0C6C1C" w14:textId="4E97AF5E" w:rsidR="003202F6" w:rsidRPr="007C7ADB" w:rsidRDefault="00663190" w:rsidP="00AA7DFA">
      <w:pPr>
        <w:jc w:val="both"/>
        <w:rPr>
          <w:lang w:val="en-US"/>
        </w:rPr>
      </w:pPr>
      <w:r w:rsidRPr="007C7ADB">
        <w:rPr>
          <w:lang w:val="en-US"/>
        </w:rPr>
        <w:t xml:space="preserve">Motivation </w:t>
      </w:r>
      <w:r w:rsidR="003202F6" w:rsidRPr="007C7ADB">
        <w:rPr>
          <w:lang w:val="en-US"/>
        </w:rPr>
        <w:t>for choosing B:</w:t>
      </w:r>
    </w:p>
    <w:p w14:paraId="5D9C379A" w14:textId="77777777" w:rsidR="003202F6" w:rsidRPr="007C7ADB" w:rsidRDefault="003202F6" w:rsidP="00AA7DFA">
      <w:pPr>
        <w:pStyle w:val="Lijstalinea"/>
        <w:numPr>
          <w:ilvl w:val="0"/>
          <w:numId w:val="5"/>
        </w:numPr>
        <w:jc w:val="both"/>
        <w:rPr>
          <w:lang w:val="en-US"/>
        </w:rPr>
      </w:pPr>
      <w:r w:rsidRPr="007C7ADB">
        <w:rPr>
          <w:lang w:val="en-US"/>
        </w:rPr>
        <w:t>Is more specific for comparing one to another (2x), which is relevant for criminal case investigations (1x), option A is more background information.</w:t>
      </w:r>
    </w:p>
    <w:p w14:paraId="4D0DE915" w14:textId="77777777" w:rsidR="003202F6" w:rsidRPr="007C7ADB" w:rsidRDefault="003202F6" w:rsidP="00AA7DFA">
      <w:pPr>
        <w:pStyle w:val="Lijstalinea"/>
        <w:numPr>
          <w:ilvl w:val="0"/>
          <w:numId w:val="5"/>
        </w:numPr>
        <w:jc w:val="both"/>
        <w:rPr>
          <w:lang w:val="en-US"/>
        </w:rPr>
      </w:pPr>
      <w:r w:rsidRPr="007C7ADB">
        <w:rPr>
          <w:lang w:val="en-US"/>
        </w:rPr>
        <w:t>Option A and B together is also a good option.</w:t>
      </w:r>
    </w:p>
    <w:p w14:paraId="29B3B82D" w14:textId="39478CF9" w:rsidR="003202F6" w:rsidRPr="007C7ADB" w:rsidRDefault="00663190" w:rsidP="00AA7DFA">
      <w:pPr>
        <w:jc w:val="both"/>
        <w:rPr>
          <w:lang w:val="en-US"/>
        </w:rPr>
      </w:pPr>
      <w:r w:rsidRPr="007C7ADB">
        <w:rPr>
          <w:lang w:val="en-US"/>
        </w:rPr>
        <w:t xml:space="preserve">Motivation </w:t>
      </w:r>
      <w:r w:rsidR="003202F6" w:rsidRPr="007C7ADB">
        <w:rPr>
          <w:lang w:val="en-US"/>
        </w:rPr>
        <w:t>for choosing A and B:</w:t>
      </w:r>
    </w:p>
    <w:p w14:paraId="6EAD5F40" w14:textId="77777777" w:rsidR="003202F6" w:rsidRPr="007C7ADB" w:rsidRDefault="003202F6" w:rsidP="00AA7DFA">
      <w:pPr>
        <w:pStyle w:val="Lijstalinea"/>
        <w:numPr>
          <w:ilvl w:val="0"/>
          <w:numId w:val="5"/>
        </w:numPr>
        <w:jc w:val="both"/>
        <w:rPr>
          <w:lang w:val="en-US"/>
        </w:rPr>
      </w:pPr>
      <w:r w:rsidRPr="007C7ADB">
        <w:rPr>
          <w:lang w:val="en-US"/>
        </w:rPr>
        <w:t>Option B can provide very specific information (1x) (</w:t>
      </w:r>
      <w:proofErr w:type="gramStart"/>
      <w:r w:rsidRPr="007C7ADB">
        <w:rPr>
          <w:lang w:val="en-US"/>
        </w:rPr>
        <w:t>e.g.</w:t>
      </w:r>
      <w:proofErr w:type="gramEnd"/>
      <w:r w:rsidRPr="007C7ADB">
        <w:rPr>
          <w:lang w:val="en-US"/>
        </w:rPr>
        <w:t xml:space="preserve"> if the allele count on one locus were lower to get a different NOC, and it could be explained by stutter).</w:t>
      </w:r>
    </w:p>
    <w:p w14:paraId="0C2C1057" w14:textId="77777777" w:rsidR="003202F6" w:rsidRPr="007C7ADB" w:rsidRDefault="003202F6" w:rsidP="00AA7DFA">
      <w:pPr>
        <w:pStyle w:val="Lijstalinea"/>
        <w:numPr>
          <w:ilvl w:val="0"/>
          <w:numId w:val="5"/>
        </w:numPr>
        <w:jc w:val="both"/>
        <w:rPr>
          <w:lang w:val="en-US"/>
        </w:rPr>
      </w:pPr>
      <w:r w:rsidRPr="007C7ADB">
        <w:rPr>
          <w:lang w:val="en-US"/>
        </w:rPr>
        <w:lastRenderedPageBreak/>
        <w:t>Option B is relevant when you came to a different NOC than the tool outputs (2x)</w:t>
      </w:r>
    </w:p>
    <w:p w14:paraId="117B9746" w14:textId="77777777" w:rsidR="003202F6" w:rsidRPr="007C7ADB" w:rsidRDefault="003202F6" w:rsidP="00AA7DFA">
      <w:pPr>
        <w:pStyle w:val="Lijstalinea"/>
        <w:numPr>
          <w:ilvl w:val="0"/>
          <w:numId w:val="5"/>
        </w:numPr>
        <w:jc w:val="both"/>
        <w:rPr>
          <w:lang w:val="en-US"/>
        </w:rPr>
      </w:pPr>
      <w:r w:rsidRPr="007C7ADB">
        <w:rPr>
          <w:lang w:val="en-US"/>
        </w:rPr>
        <w:t>Option A tells you why it came to its result in the first place (4x).</w:t>
      </w:r>
    </w:p>
    <w:p w14:paraId="4D671EB6" w14:textId="77777777" w:rsidR="003202F6" w:rsidRPr="007C7ADB" w:rsidRDefault="003202F6" w:rsidP="00AA7DFA">
      <w:pPr>
        <w:pStyle w:val="Lijstalinea"/>
        <w:numPr>
          <w:ilvl w:val="0"/>
          <w:numId w:val="5"/>
        </w:numPr>
        <w:jc w:val="both"/>
        <w:rPr>
          <w:lang w:val="en-US"/>
        </w:rPr>
      </w:pPr>
      <w:r w:rsidRPr="007C7ADB">
        <w:rPr>
          <w:lang w:val="en-US"/>
        </w:rPr>
        <w:t>Option B tells you where the threshold values lie (1x).</w:t>
      </w:r>
    </w:p>
    <w:p w14:paraId="0812147F" w14:textId="77777777" w:rsidR="003202F6" w:rsidRPr="007C7ADB" w:rsidRDefault="003202F6" w:rsidP="00AA7DFA">
      <w:pPr>
        <w:pStyle w:val="Lijstalinea"/>
        <w:numPr>
          <w:ilvl w:val="0"/>
          <w:numId w:val="5"/>
        </w:numPr>
        <w:jc w:val="both"/>
        <w:rPr>
          <w:lang w:val="en-US"/>
        </w:rPr>
      </w:pPr>
      <w:r w:rsidRPr="007C7ADB">
        <w:rPr>
          <w:lang w:val="en-US"/>
        </w:rPr>
        <w:t>Option B tells you if the predictions were close together (1x).</w:t>
      </w:r>
    </w:p>
    <w:p w14:paraId="38A90096" w14:textId="77777777" w:rsidR="003202F6" w:rsidRPr="007C7ADB" w:rsidRDefault="003202F6" w:rsidP="00AA7DFA">
      <w:pPr>
        <w:pStyle w:val="Lijstalinea"/>
        <w:numPr>
          <w:ilvl w:val="0"/>
          <w:numId w:val="5"/>
        </w:numPr>
        <w:jc w:val="both"/>
        <w:rPr>
          <w:lang w:val="en-US"/>
        </w:rPr>
      </w:pPr>
      <w:r w:rsidRPr="007C7ADB">
        <w:rPr>
          <w:lang w:val="en-US"/>
        </w:rPr>
        <w:t>More convincing (1x)</w:t>
      </w:r>
    </w:p>
    <w:p w14:paraId="46885A07" w14:textId="77777777" w:rsidR="003202F6" w:rsidRPr="007C7ADB" w:rsidRDefault="003202F6" w:rsidP="00AA7DFA">
      <w:pPr>
        <w:pStyle w:val="Lijstalinea"/>
        <w:numPr>
          <w:ilvl w:val="0"/>
          <w:numId w:val="5"/>
        </w:numPr>
        <w:jc w:val="both"/>
        <w:rPr>
          <w:lang w:val="en-US"/>
        </w:rPr>
      </w:pPr>
      <w:r w:rsidRPr="007C7ADB">
        <w:rPr>
          <w:lang w:val="en-US"/>
        </w:rPr>
        <w:t>Combination of information makes the decision complete (1x)</w:t>
      </w:r>
    </w:p>
    <w:p w14:paraId="77413CF7" w14:textId="522E88BF" w:rsidR="00143607" w:rsidRPr="007C7ADB" w:rsidRDefault="00E86D45" w:rsidP="00AA7DFA">
      <w:pPr>
        <w:jc w:val="both"/>
        <w:rPr>
          <w:lang w:val="en-US"/>
        </w:rPr>
      </w:pPr>
      <w:r w:rsidRPr="007C7ADB">
        <w:rPr>
          <w:lang w:val="en-US"/>
        </w:rPr>
        <w:t xml:space="preserve">In summary, </w:t>
      </w:r>
      <w:r w:rsidRPr="007C7ADB">
        <w:rPr>
          <w:b/>
          <w:bCs/>
          <w:lang w:val="en-US"/>
        </w:rPr>
        <w:t>most users liked the</w:t>
      </w:r>
      <w:r w:rsidRPr="007C7ADB">
        <w:rPr>
          <w:lang w:val="en-US"/>
        </w:rPr>
        <w:t xml:space="preserve"> </w:t>
      </w:r>
      <w:r w:rsidRPr="007C7ADB">
        <w:rPr>
          <w:b/>
          <w:bCs/>
          <w:lang w:val="en-US"/>
        </w:rPr>
        <w:t>combination of explanations</w:t>
      </w:r>
      <w:r w:rsidR="006A14B9" w:rsidRPr="007C7ADB">
        <w:rPr>
          <w:b/>
          <w:bCs/>
          <w:lang w:val="en-US"/>
        </w:rPr>
        <w:t xml:space="preserve"> to form a complete picture</w:t>
      </w:r>
      <w:r w:rsidRPr="007C7ADB">
        <w:rPr>
          <w:lang w:val="en-US"/>
        </w:rPr>
        <w:t xml:space="preserve">. </w:t>
      </w:r>
      <w:r w:rsidR="00100E1D" w:rsidRPr="007C7ADB">
        <w:rPr>
          <w:lang w:val="en-US"/>
        </w:rPr>
        <w:t>People that picked one option, often also mention they like</w:t>
      </w:r>
      <w:r w:rsidR="004948E9" w:rsidRPr="007C7ADB">
        <w:rPr>
          <w:lang w:val="en-US"/>
        </w:rPr>
        <w:t>d</w:t>
      </w:r>
      <w:r w:rsidR="00100E1D" w:rsidRPr="007C7ADB">
        <w:rPr>
          <w:lang w:val="en-US"/>
        </w:rPr>
        <w:t xml:space="preserve"> the other as well. </w:t>
      </w:r>
      <w:r w:rsidRPr="007C7ADB">
        <w:rPr>
          <w:b/>
          <w:bCs/>
          <w:lang w:val="en-US"/>
        </w:rPr>
        <w:t>They enjoyed the general information of the feature attributions, and the specific values of the counterfactuals.</w:t>
      </w:r>
      <w:r w:rsidR="00622C07" w:rsidRPr="007C7ADB">
        <w:rPr>
          <w:b/>
          <w:bCs/>
          <w:lang w:val="en-US"/>
        </w:rPr>
        <w:t xml:space="preserve"> </w:t>
      </w:r>
      <w:r w:rsidR="00622C07" w:rsidRPr="007C7ADB">
        <w:rPr>
          <w:lang w:val="en-US"/>
        </w:rPr>
        <w:t>The counterfactual seemed to provide extra information such as giving an impression of the threshold values and how close the decision is.</w:t>
      </w:r>
    </w:p>
    <w:p w14:paraId="3E14392D" w14:textId="76426D91" w:rsidR="004A6B69" w:rsidRPr="007C7ADB" w:rsidRDefault="00143607" w:rsidP="00AA7DFA">
      <w:pPr>
        <w:jc w:val="both"/>
        <w:rPr>
          <w:lang w:val="en-US"/>
        </w:rPr>
      </w:pPr>
      <w:r w:rsidRPr="007C7ADB">
        <w:rPr>
          <w:lang w:val="en-US"/>
        </w:rPr>
        <w:t xml:space="preserve">Since option A had a visualization, </w:t>
      </w:r>
      <w:r w:rsidR="00100E1D" w:rsidRPr="007C7ADB">
        <w:rPr>
          <w:lang w:val="en-US"/>
        </w:rPr>
        <w:t>as opposed to option B, it could have induced some presentation bias</w:t>
      </w:r>
      <w:r w:rsidR="0056567A" w:rsidRPr="007C7ADB">
        <w:rPr>
          <w:lang w:val="en-US"/>
        </w:rPr>
        <w:t xml:space="preserve"> as seen in one of the responses. </w:t>
      </w:r>
    </w:p>
    <w:p w14:paraId="3BDD23A9" w14:textId="013453B2" w:rsidR="00383B67" w:rsidRPr="007C7ADB" w:rsidRDefault="0045748F" w:rsidP="00AA7DFA">
      <w:pPr>
        <w:pStyle w:val="Kop2"/>
        <w:jc w:val="both"/>
        <w:rPr>
          <w:lang w:val="en-US"/>
        </w:rPr>
      </w:pPr>
      <w:bookmarkStart w:id="129" w:name="_Toc72172053"/>
      <w:bookmarkStart w:id="130" w:name="_Toc72848641"/>
      <w:r w:rsidRPr="007C7ADB">
        <w:rPr>
          <w:lang w:val="en-US"/>
        </w:rPr>
        <w:t xml:space="preserve">3.4 </w:t>
      </w:r>
      <w:r w:rsidR="00383B67" w:rsidRPr="007C7ADB">
        <w:rPr>
          <w:lang w:val="en-US"/>
        </w:rPr>
        <w:t xml:space="preserve">Question 3: </w:t>
      </w:r>
      <w:r w:rsidR="00A97B04" w:rsidRPr="007C7ADB">
        <w:rPr>
          <w:lang w:val="en-US"/>
        </w:rPr>
        <w:t>features</w:t>
      </w:r>
      <w:r w:rsidR="004250C8" w:rsidRPr="007C7ADB">
        <w:rPr>
          <w:lang w:val="en-US"/>
        </w:rPr>
        <w:t xml:space="preserve"> or </w:t>
      </w:r>
      <w:del w:id="131" w:author="Benschop, Corina" w:date="2021-05-28T09:06:00Z">
        <w:r w:rsidR="00A97B04" w:rsidRPr="007C7ADB" w:rsidDel="00FF6E88">
          <w:rPr>
            <w:lang w:val="en-US"/>
          </w:rPr>
          <w:delText>raw</w:delText>
        </w:r>
        <w:r w:rsidR="004250C8" w:rsidRPr="007C7ADB" w:rsidDel="00FF6E88">
          <w:rPr>
            <w:lang w:val="en-US"/>
          </w:rPr>
          <w:delText xml:space="preserve"> </w:delText>
        </w:r>
      </w:del>
      <w:r w:rsidR="004250C8" w:rsidRPr="007C7ADB">
        <w:rPr>
          <w:lang w:val="en-US"/>
        </w:rPr>
        <w:t>peak information</w:t>
      </w:r>
      <w:bookmarkEnd w:id="129"/>
      <w:bookmarkEnd w:id="130"/>
    </w:p>
    <w:p w14:paraId="66D58BBD" w14:textId="56207FAA" w:rsidR="004250C8" w:rsidRPr="007C7ADB" w:rsidRDefault="004250C8" w:rsidP="00AA7DFA">
      <w:pPr>
        <w:jc w:val="both"/>
        <w:rPr>
          <w:lang w:val="en-US"/>
        </w:rPr>
      </w:pPr>
      <w:r w:rsidRPr="007C7ADB">
        <w:rPr>
          <w:lang w:val="en-US"/>
        </w:rPr>
        <w:t xml:space="preserve">This question describes two counterfactual explanations based on different types of data. Option A </w:t>
      </w:r>
      <w:r w:rsidR="00A97B04" w:rsidRPr="007C7ADB">
        <w:rPr>
          <w:lang w:val="en-US"/>
        </w:rPr>
        <w:t>consists of the features that are currently used by the machine learning models. These are mainly summary statistics that describe aspects of the profile. Option B shows information about peak heights.</w:t>
      </w:r>
      <w:r w:rsidRPr="007C7ADB">
        <w:rPr>
          <w:lang w:val="en-US"/>
        </w:rPr>
        <w:t xml:space="preserve"> The users were asked to choose which explanation would be most helpful to make a decision between two NOC values (4 or 5).</w:t>
      </w:r>
    </w:p>
    <w:p w14:paraId="7538C784" w14:textId="77777777" w:rsidR="00000F5A" w:rsidRPr="007C7ADB" w:rsidRDefault="00000F5A" w:rsidP="00AA7DFA">
      <w:pPr>
        <w:keepNext/>
        <w:jc w:val="both"/>
        <w:rPr>
          <w:lang w:val="en-US"/>
        </w:rPr>
      </w:pPr>
      <w:r w:rsidRPr="007C7ADB">
        <w:rPr>
          <w:noProof/>
          <w:lang w:val="en-US"/>
        </w:rPr>
        <w:drawing>
          <wp:inline distT="0" distB="0" distL="0" distR="0" wp14:anchorId="31E16C61" wp14:editId="3007884D">
            <wp:extent cx="4730750" cy="215413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0695" cy="2163216"/>
                    </a:xfrm>
                    <a:prstGeom prst="rect">
                      <a:avLst/>
                    </a:prstGeom>
                    <a:noFill/>
                    <a:ln>
                      <a:noFill/>
                    </a:ln>
                  </pic:spPr>
                </pic:pic>
              </a:graphicData>
            </a:graphic>
          </wp:inline>
        </w:drawing>
      </w:r>
    </w:p>
    <w:p w14:paraId="2CEEF90F" w14:textId="687FE182" w:rsidR="004250C8" w:rsidRPr="007C7ADB" w:rsidRDefault="00000F5A"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7</w:t>
      </w:r>
      <w:r w:rsidR="00FB27C5" w:rsidRPr="007C7ADB">
        <w:rPr>
          <w:lang w:val="en-US"/>
        </w:rPr>
        <w:fldChar w:fldCharType="end"/>
      </w:r>
      <w:r w:rsidRPr="007C7ADB">
        <w:rPr>
          <w:lang w:val="en-US"/>
        </w:rPr>
        <w:t xml:space="preserve">: Question 3 with option A showing an explanation based on </w:t>
      </w:r>
      <w:r w:rsidR="000D7D74" w:rsidRPr="007C7ADB">
        <w:rPr>
          <w:lang w:val="en-US"/>
        </w:rPr>
        <w:t>features</w:t>
      </w:r>
      <w:r w:rsidRPr="007C7ADB">
        <w:rPr>
          <w:lang w:val="en-US"/>
        </w:rPr>
        <w:t xml:space="preserve"> and option B showing </w:t>
      </w:r>
      <w:r w:rsidR="00A97B04" w:rsidRPr="007C7ADB">
        <w:rPr>
          <w:lang w:val="en-US"/>
        </w:rPr>
        <w:t>an explanation using peak height information.</w:t>
      </w:r>
    </w:p>
    <w:p w14:paraId="3F19EB28" w14:textId="6C2C363A" w:rsidR="00000F5A" w:rsidRPr="007C7ADB" w:rsidRDefault="0045748F" w:rsidP="00AA7DFA">
      <w:pPr>
        <w:pStyle w:val="Kop3"/>
        <w:jc w:val="both"/>
        <w:rPr>
          <w:lang w:val="en-US"/>
        </w:rPr>
      </w:pPr>
      <w:bookmarkStart w:id="132" w:name="_Toc72172054"/>
      <w:bookmarkStart w:id="133" w:name="_Toc72848642"/>
      <w:r w:rsidRPr="007C7ADB">
        <w:rPr>
          <w:lang w:val="en-US"/>
        </w:rPr>
        <w:t xml:space="preserve">3.4.1 </w:t>
      </w:r>
      <w:r w:rsidR="00000F5A" w:rsidRPr="007C7ADB">
        <w:rPr>
          <w:lang w:val="en-US"/>
        </w:rPr>
        <w:t>Analysis answers question 3</w:t>
      </w:r>
      <w:bookmarkEnd w:id="132"/>
      <w:bookmarkEnd w:id="133"/>
    </w:p>
    <w:p w14:paraId="77D8E0E5" w14:textId="77777777" w:rsidR="00000F5A" w:rsidRPr="007C7ADB" w:rsidRDefault="00000F5A" w:rsidP="00AA7DFA">
      <w:pPr>
        <w:jc w:val="both"/>
        <w:rPr>
          <w:lang w:val="en-US"/>
        </w:rPr>
      </w:pPr>
    </w:p>
    <w:p w14:paraId="689810BD" w14:textId="77777777" w:rsidR="00000F5A" w:rsidRPr="007C7ADB" w:rsidRDefault="00000F5A" w:rsidP="00AA7DFA">
      <w:pPr>
        <w:keepNext/>
        <w:jc w:val="both"/>
        <w:rPr>
          <w:lang w:val="en-US"/>
        </w:rPr>
      </w:pPr>
      <w:r w:rsidRPr="007C7ADB">
        <w:rPr>
          <w:noProof/>
          <w:lang w:val="en-US"/>
        </w:rPr>
        <w:drawing>
          <wp:inline distT="0" distB="0" distL="0" distR="0" wp14:anchorId="66288F6F" wp14:editId="5BD66180">
            <wp:extent cx="3487480" cy="145775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927" r="24052"/>
                    <a:stretch/>
                  </pic:blipFill>
                  <pic:spPr bwMode="auto">
                    <a:xfrm>
                      <a:off x="0" y="0"/>
                      <a:ext cx="3506818" cy="1465840"/>
                    </a:xfrm>
                    <a:prstGeom prst="rect">
                      <a:avLst/>
                    </a:prstGeom>
                    <a:noFill/>
                    <a:ln>
                      <a:noFill/>
                    </a:ln>
                    <a:extLst>
                      <a:ext uri="{53640926-AAD7-44D8-BBD7-CCE9431645EC}">
                        <a14:shadowObscured xmlns:a14="http://schemas.microsoft.com/office/drawing/2010/main"/>
                      </a:ext>
                    </a:extLst>
                  </pic:spPr>
                </pic:pic>
              </a:graphicData>
            </a:graphic>
          </wp:inline>
        </w:drawing>
      </w:r>
    </w:p>
    <w:p w14:paraId="007F9D83" w14:textId="74427D94" w:rsidR="00000F5A" w:rsidRPr="007C7ADB" w:rsidRDefault="00000F5A" w:rsidP="00AA7DFA">
      <w:pPr>
        <w:pStyle w:val="Bijschrift"/>
        <w:jc w:val="both"/>
        <w:rPr>
          <w:lang w:val="en-US"/>
        </w:rPr>
      </w:pPr>
      <w:r w:rsidRPr="007C7ADB">
        <w:rPr>
          <w:lang w:val="en-US"/>
        </w:rPr>
        <w:t xml:space="preserve">Figure </w:t>
      </w:r>
      <w:r w:rsidR="00FB27C5" w:rsidRPr="007C7ADB">
        <w:rPr>
          <w:lang w:val="en-US"/>
        </w:rPr>
        <w:fldChar w:fldCharType="begin"/>
      </w:r>
      <w:r w:rsidR="00FB27C5" w:rsidRPr="007C7ADB">
        <w:rPr>
          <w:lang w:val="en-US"/>
        </w:rPr>
        <w:instrText xml:space="preserve"> SEQ Figure \* ARABIC </w:instrText>
      </w:r>
      <w:r w:rsidR="00FB27C5" w:rsidRPr="007C7ADB">
        <w:rPr>
          <w:lang w:val="en-US"/>
        </w:rPr>
        <w:fldChar w:fldCharType="separate"/>
      </w:r>
      <w:r w:rsidR="00A15B7F">
        <w:rPr>
          <w:noProof/>
          <w:lang w:val="en-US"/>
        </w:rPr>
        <w:t>8</w:t>
      </w:r>
      <w:r w:rsidR="00FB27C5" w:rsidRPr="007C7ADB">
        <w:rPr>
          <w:lang w:val="en-US"/>
        </w:rPr>
        <w:fldChar w:fldCharType="end"/>
      </w:r>
      <w:r w:rsidRPr="007C7ADB">
        <w:rPr>
          <w:lang w:val="en-US"/>
        </w:rPr>
        <w:t>: Pie chart of answers for question 3</w:t>
      </w:r>
      <w:r w:rsidR="0062331F">
        <w:rPr>
          <w:lang w:val="en-US"/>
        </w:rPr>
        <w:t>.</w:t>
      </w:r>
    </w:p>
    <w:p w14:paraId="216AA5A7" w14:textId="4CCB7CE9" w:rsidR="00000F5A" w:rsidRPr="007C7ADB" w:rsidRDefault="00000F5A" w:rsidP="00AA7DFA">
      <w:pPr>
        <w:jc w:val="both"/>
        <w:rPr>
          <w:lang w:val="en-US"/>
        </w:rPr>
      </w:pPr>
      <w:r w:rsidRPr="007C7ADB">
        <w:rPr>
          <w:lang w:val="en-US"/>
        </w:rPr>
        <w:lastRenderedPageBreak/>
        <w:t>Motivations for option A:</w:t>
      </w:r>
    </w:p>
    <w:p w14:paraId="2321C1C6" w14:textId="49757283" w:rsidR="00000F5A" w:rsidRPr="007C7ADB" w:rsidRDefault="00000F5A" w:rsidP="00AA7DFA">
      <w:pPr>
        <w:pStyle w:val="Lijstalinea"/>
        <w:numPr>
          <w:ilvl w:val="0"/>
          <w:numId w:val="5"/>
        </w:numPr>
        <w:jc w:val="both"/>
        <w:rPr>
          <w:lang w:val="en-US"/>
        </w:rPr>
      </w:pPr>
      <w:r w:rsidRPr="007C7ADB">
        <w:rPr>
          <w:lang w:val="en-US"/>
        </w:rPr>
        <w:t xml:space="preserve">When you change the </w:t>
      </w:r>
      <w:r w:rsidR="00690A4F" w:rsidRPr="007C7ADB">
        <w:rPr>
          <w:lang w:val="en-US"/>
        </w:rPr>
        <w:t xml:space="preserve">number of peaks or </w:t>
      </w:r>
      <w:r w:rsidRPr="007C7ADB">
        <w:rPr>
          <w:lang w:val="en-US"/>
        </w:rPr>
        <w:t>peak heights, you essentially change the TAC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MAC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other features (1x).</w:t>
      </w:r>
    </w:p>
    <w:p w14:paraId="6113A11E" w14:textId="6B3474DF" w:rsidR="00000F5A" w:rsidRPr="007C7ADB" w:rsidRDefault="00000F5A" w:rsidP="00AA7DFA">
      <w:pPr>
        <w:pStyle w:val="Lijstalinea"/>
        <w:numPr>
          <w:ilvl w:val="0"/>
          <w:numId w:val="5"/>
        </w:numPr>
        <w:jc w:val="both"/>
        <w:rPr>
          <w:lang w:val="en-US"/>
        </w:rPr>
      </w:pPr>
      <w:r w:rsidRPr="007C7ADB">
        <w:rPr>
          <w:lang w:val="en-US"/>
        </w:rPr>
        <w:t>Changing peak heights / removing peaks at</w:t>
      </w:r>
      <w:r w:rsidR="001F615D" w:rsidRPr="007C7ADB">
        <w:rPr>
          <w:lang w:val="en-US"/>
        </w:rPr>
        <w:t xml:space="preserve"> a</w:t>
      </w:r>
      <w:r w:rsidRPr="007C7ADB">
        <w:rPr>
          <w:lang w:val="en-US"/>
        </w:rPr>
        <w:t xml:space="preserve"> </w:t>
      </w:r>
      <w:r w:rsidR="001F615D" w:rsidRPr="007C7ADB">
        <w:rPr>
          <w:lang w:val="en-US"/>
        </w:rPr>
        <w:t>certain locus</w:t>
      </w:r>
      <w:r w:rsidRPr="007C7ADB">
        <w:rPr>
          <w:lang w:val="en-US"/>
        </w:rPr>
        <w:t xml:space="preserve"> does not make sense</w:t>
      </w:r>
      <w:r w:rsidR="001F615D" w:rsidRPr="007C7ADB">
        <w:rPr>
          <w:lang w:val="en-US"/>
        </w:rPr>
        <w:t xml:space="preserve"> </w:t>
      </w:r>
      <w:r w:rsidRPr="007C7ADB">
        <w:rPr>
          <w:lang w:val="en-US"/>
        </w:rPr>
        <w:t>(2x).</w:t>
      </w:r>
    </w:p>
    <w:p w14:paraId="4918F415" w14:textId="77777777" w:rsidR="00000F5A" w:rsidRPr="007C7ADB" w:rsidRDefault="00000F5A" w:rsidP="00AA7DFA">
      <w:pPr>
        <w:pStyle w:val="Lijstalinea"/>
        <w:numPr>
          <w:ilvl w:val="0"/>
          <w:numId w:val="5"/>
        </w:numPr>
        <w:jc w:val="both"/>
        <w:rPr>
          <w:lang w:val="en-US"/>
        </w:rPr>
      </w:pPr>
      <w:r w:rsidRPr="007C7ADB">
        <w:rPr>
          <w:lang w:val="en-US"/>
        </w:rPr>
        <w:t>Option B seems too trivial, it sounds like the prediction is based on only one locus (2x).</w:t>
      </w:r>
    </w:p>
    <w:p w14:paraId="2E896CFD" w14:textId="2FCDF8C3" w:rsidR="00000F5A" w:rsidRPr="007C7ADB" w:rsidRDefault="00690A4F" w:rsidP="00AA7DFA">
      <w:pPr>
        <w:pStyle w:val="Lijstalinea"/>
        <w:numPr>
          <w:ilvl w:val="0"/>
          <w:numId w:val="5"/>
        </w:numPr>
        <w:jc w:val="both"/>
        <w:rPr>
          <w:lang w:val="en-US"/>
        </w:rPr>
      </w:pPr>
      <w:r w:rsidRPr="007C7ADB">
        <w:rPr>
          <w:lang w:val="en-US"/>
        </w:rPr>
        <w:t>Prefer to look at</w:t>
      </w:r>
      <w:r w:rsidR="00000F5A" w:rsidRPr="007C7ADB">
        <w:rPr>
          <w:lang w:val="en-US"/>
        </w:rPr>
        <w:t xml:space="preserve"> TAC</w:t>
      </w:r>
      <w:r w:rsidRPr="007C7ADB">
        <w:rPr>
          <w:lang w:val="en-US"/>
        </w:rPr>
        <w:t xml:space="preserve"> </w:t>
      </w:r>
      <w:r w:rsidR="00000F5A" w:rsidRPr="007C7ADB">
        <w:rPr>
          <w:lang w:val="en-US"/>
        </w:rPr>
        <w:t>/</w:t>
      </w:r>
      <w:r w:rsidRPr="007C7ADB">
        <w:rPr>
          <w:lang w:val="en-US"/>
        </w:rPr>
        <w:t xml:space="preserve"> </w:t>
      </w:r>
      <w:r w:rsidR="00000F5A" w:rsidRPr="007C7ADB">
        <w:rPr>
          <w:lang w:val="en-US"/>
        </w:rPr>
        <w:t>MAC</w:t>
      </w:r>
      <w:r w:rsidRPr="007C7ADB">
        <w:rPr>
          <w:lang w:val="en-US"/>
        </w:rPr>
        <w:t xml:space="preserve"> (profile-level)</w:t>
      </w:r>
      <w:r w:rsidR="00000F5A" w:rsidRPr="007C7ADB">
        <w:rPr>
          <w:lang w:val="en-US"/>
        </w:rPr>
        <w:t>, not the peak heights at one locus (</w:t>
      </w:r>
      <w:r w:rsidR="00540CE4" w:rsidRPr="007C7ADB">
        <w:rPr>
          <w:lang w:val="en-US"/>
        </w:rPr>
        <w:t>3</w:t>
      </w:r>
      <w:r w:rsidRPr="007C7ADB">
        <w:rPr>
          <w:lang w:val="en-US"/>
        </w:rPr>
        <w:t>x).</w:t>
      </w:r>
      <w:r w:rsidR="00000F5A" w:rsidRPr="007C7ADB">
        <w:rPr>
          <w:lang w:val="en-US"/>
        </w:rPr>
        <w:t xml:space="preserve"> </w:t>
      </w:r>
    </w:p>
    <w:p w14:paraId="6926F269" w14:textId="77777777" w:rsidR="00000F5A" w:rsidRPr="007C7ADB" w:rsidRDefault="00000F5A" w:rsidP="00AA7DFA">
      <w:pPr>
        <w:pStyle w:val="Lijstalinea"/>
        <w:numPr>
          <w:ilvl w:val="0"/>
          <w:numId w:val="5"/>
        </w:numPr>
        <w:jc w:val="both"/>
        <w:rPr>
          <w:lang w:val="en-US"/>
        </w:rPr>
      </w:pPr>
      <w:r w:rsidRPr="007C7ADB">
        <w:rPr>
          <w:lang w:val="en-US"/>
        </w:rPr>
        <w:t>Option B would require a lot of research into individual loci, option A is enough (1x).</w:t>
      </w:r>
    </w:p>
    <w:p w14:paraId="162E9172" w14:textId="77777777" w:rsidR="00000F5A" w:rsidRPr="007C7ADB" w:rsidRDefault="00000F5A" w:rsidP="00AA7DFA">
      <w:pPr>
        <w:pStyle w:val="Lijstalinea"/>
        <w:numPr>
          <w:ilvl w:val="0"/>
          <w:numId w:val="5"/>
        </w:numPr>
        <w:jc w:val="both"/>
        <w:rPr>
          <w:lang w:val="en-US"/>
        </w:rPr>
      </w:pPr>
      <w:r w:rsidRPr="007C7ADB">
        <w:rPr>
          <w:lang w:val="en-US"/>
        </w:rPr>
        <w:t>Option A gives more information than the expert can see, whereas option B the expert probably already noticed (2x).</w:t>
      </w:r>
    </w:p>
    <w:p w14:paraId="3583C732" w14:textId="4AED28FF" w:rsidR="00000F5A" w:rsidRPr="007C7ADB" w:rsidRDefault="00000F5A" w:rsidP="00AA7DFA">
      <w:pPr>
        <w:pStyle w:val="Lijstalinea"/>
        <w:numPr>
          <w:ilvl w:val="0"/>
          <w:numId w:val="5"/>
        </w:numPr>
        <w:jc w:val="both"/>
        <w:rPr>
          <w:lang w:val="en-US"/>
        </w:rPr>
      </w:pPr>
      <w:r w:rsidRPr="007C7ADB">
        <w:rPr>
          <w:lang w:val="en-US"/>
        </w:rPr>
        <w:t>Peak heights are not stable for the PPF6C kit</w:t>
      </w:r>
      <w:r w:rsidR="00331D89" w:rsidRPr="007C7ADB">
        <w:rPr>
          <w:lang w:val="en-US"/>
        </w:rPr>
        <w:t xml:space="preserve"> </w:t>
      </w:r>
      <w:r w:rsidRPr="007C7ADB">
        <w:rPr>
          <w:lang w:val="en-US"/>
        </w:rPr>
        <w:t>(1x)</w:t>
      </w:r>
      <w:r w:rsidR="00540CE4" w:rsidRPr="007C7ADB">
        <w:rPr>
          <w:lang w:val="en-US"/>
        </w:rPr>
        <w:t>.</w:t>
      </w:r>
    </w:p>
    <w:p w14:paraId="00B6CDC5" w14:textId="702902B7" w:rsidR="00000F5A" w:rsidRPr="007C7ADB" w:rsidRDefault="00000F5A" w:rsidP="00AA7DFA">
      <w:pPr>
        <w:jc w:val="both"/>
        <w:rPr>
          <w:lang w:val="en-US"/>
        </w:rPr>
      </w:pPr>
      <w:r w:rsidRPr="007C7ADB">
        <w:rPr>
          <w:lang w:val="en-US"/>
        </w:rPr>
        <w:t>Motivations for option B:</w:t>
      </w:r>
    </w:p>
    <w:p w14:paraId="6ED87932" w14:textId="111F97CF" w:rsidR="00CB22A1" w:rsidRPr="007C7ADB" w:rsidRDefault="0062234B" w:rsidP="00AA7DFA">
      <w:pPr>
        <w:pStyle w:val="Lijstalinea"/>
        <w:numPr>
          <w:ilvl w:val="0"/>
          <w:numId w:val="5"/>
        </w:numPr>
        <w:jc w:val="both"/>
        <w:rPr>
          <w:lang w:val="en-US"/>
        </w:rPr>
      </w:pPr>
      <w:r w:rsidRPr="007C7ADB">
        <w:rPr>
          <w:lang w:val="en-US"/>
        </w:rPr>
        <w:t>Option B could be useful to characterize the imbalance between peak heights. They also mention that they would like to see information such as stutter levels, drop-ins, TAC, MAC, and mention that a combination would be ideal.</w:t>
      </w:r>
    </w:p>
    <w:p w14:paraId="37164D16" w14:textId="74897867" w:rsidR="004B51CF" w:rsidRPr="007C7ADB" w:rsidRDefault="004B51CF" w:rsidP="00AA7DFA">
      <w:pPr>
        <w:jc w:val="both"/>
        <w:rPr>
          <w:b/>
          <w:bCs/>
          <w:lang w:val="en-US"/>
        </w:rPr>
      </w:pPr>
      <w:r w:rsidRPr="007C7ADB">
        <w:rPr>
          <w:lang w:val="en-US"/>
        </w:rPr>
        <w:t xml:space="preserve">In summary, </w:t>
      </w:r>
      <w:r w:rsidRPr="007C7ADB">
        <w:rPr>
          <w:b/>
          <w:bCs/>
          <w:lang w:val="en-US"/>
        </w:rPr>
        <w:t>every participant sees the</w:t>
      </w:r>
      <w:r w:rsidRPr="007C7ADB">
        <w:rPr>
          <w:lang w:val="en-US"/>
        </w:rPr>
        <w:t xml:space="preserve"> </w:t>
      </w:r>
      <w:r w:rsidRPr="007C7ADB">
        <w:rPr>
          <w:b/>
          <w:bCs/>
          <w:lang w:val="en-US"/>
        </w:rPr>
        <w:t>value in profile-wide features</w:t>
      </w:r>
      <w:r w:rsidRPr="007C7ADB">
        <w:rPr>
          <w:lang w:val="en-US"/>
        </w:rPr>
        <w:t xml:space="preserve">. </w:t>
      </w:r>
      <w:r w:rsidR="00AD03AF" w:rsidRPr="007C7ADB">
        <w:rPr>
          <w:lang w:val="en-US"/>
        </w:rPr>
        <w:t>Most people mention</w:t>
      </w:r>
      <w:r w:rsidR="00C45D60" w:rsidRPr="007C7ADB">
        <w:rPr>
          <w:lang w:val="en-US"/>
        </w:rPr>
        <w:t>ed</w:t>
      </w:r>
      <w:r w:rsidR="00AD03AF" w:rsidRPr="007C7ADB">
        <w:rPr>
          <w:lang w:val="en-US"/>
        </w:rPr>
        <w:t xml:space="preserve"> that they mainly </w:t>
      </w:r>
      <w:r w:rsidR="00AD03AF" w:rsidRPr="007C7ADB">
        <w:rPr>
          <w:b/>
          <w:bCs/>
          <w:lang w:val="en-US"/>
        </w:rPr>
        <w:t>consider the profile as a whole, and would not consider peak heights at a single locus informative</w:t>
      </w:r>
      <w:r w:rsidR="00AD03AF" w:rsidRPr="007C7ADB">
        <w:rPr>
          <w:lang w:val="en-US"/>
        </w:rPr>
        <w:t xml:space="preserve">. On top of that, </w:t>
      </w:r>
      <w:ins w:id="134" w:author="Benschop, Corina" w:date="2021-05-28T09:07:00Z">
        <w:r w:rsidR="00FF6E88">
          <w:rPr>
            <w:lang w:val="en-US"/>
          </w:rPr>
          <w:t xml:space="preserve">one expert found that </w:t>
        </w:r>
      </w:ins>
      <w:r w:rsidR="00AD03AF" w:rsidRPr="007C7ADB">
        <w:rPr>
          <w:lang w:val="en-US"/>
        </w:rPr>
        <w:t>the peak heights in the used kit are not stable so making a decision on that information might not be a good idea.</w:t>
      </w:r>
      <w:r w:rsidR="00FF2BA8" w:rsidRPr="007C7ADB">
        <w:rPr>
          <w:lang w:val="en-US"/>
        </w:rPr>
        <w:t xml:space="preserve"> Features also give new information, whereas the peak heights are already available to the expert.</w:t>
      </w:r>
      <w:r w:rsidR="003D4E53" w:rsidRPr="007C7ADB">
        <w:rPr>
          <w:lang w:val="en-US"/>
        </w:rPr>
        <w:t xml:space="preserve"> </w:t>
      </w:r>
      <w:r w:rsidRPr="007C7ADB">
        <w:rPr>
          <w:lang w:val="en-US"/>
        </w:rPr>
        <w:t>The one person who picked option B mentions that there could be value in the ratio between peak heights</w:t>
      </w:r>
      <w:r w:rsidR="00AD03AF" w:rsidRPr="007C7ADB">
        <w:rPr>
          <w:lang w:val="en-US"/>
        </w:rPr>
        <w:t>, while also expressing their interest in the features</w:t>
      </w:r>
      <w:r w:rsidRPr="007C7ADB">
        <w:rPr>
          <w:lang w:val="en-US"/>
        </w:rPr>
        <w:t xml:space="preserve">. </w:t>
      </w:r>
      <w:r w:rsidR="00FF2BA8" w:rsidRPr="007C7ADB">
        <w:rPr>
          <w:lang w:val="en-US"/>
        </w:rPr>
        <w:t xml:space="preserve">It could be interesting to </w:t>
      </w:r>
      <w:r w:rsidR="00FF2BA8" w:rsidRPr="007C7ADB">
        <w:rPr>
          <w:b/>
          <w:bCs/>
          <w:lang w:val="en-US"/>
        </w:rPr>
        <w:t>encode this ratio into a new feature.</w:t>
      </w:r>
      <w:r w:rsidRPr="007C7ADB">
        <w:rPr>
          <w:b/>
          <w:bCs/>
          <w:lang w:val="en-US"/>
        </w:rPr>
        <w:t xml:space="preserve"> </w:t>
      </w:r>
    </w:p>
    <w:p w14:paraId="6A30DD28" w14:textId="51A4BBF2" w:rsidR="003D4E53" w:rsidRPr="007C7ADB" w:rsidRDefault="003D4E53" w:rsidP="00AA7DFA">
      <w:pPr>
        <w:jc w:val="both"/>
        <w:rPr>
          <w:lang w:val="en-US"/>
        </w:rPr>
      </w:pPr>
      <w:r w:rsidRPr="007C7ADB">
        <w:rPr>
          <w:lang w:val="en-US"/>
        </w:rPr>
        <w:t>Because option B only adjusted peaks at one locus, a lot of experts expressed that they would never base their decision on a single locus and were therefore a bit confused. It would have been better to have presented multiple change</w:t>
      </w:r>
      <w:r w:rsidR="00F71DA7" w:rsidRPr="007C7ADB">
        <w:rPr>
          <w:lang w:val="en-US"/>
        </w:rPr>
        <w:t>s</w:t>
      </w:r>
      <w:r w:rsidRPr="007C7ADB">
        <w:rPr>
          <w:lang w:val="en-US"/>
        </w:rPr>
        <w:t xml:space="preserve"> at </w:t>
      </w:r>
      <w:r w:rsidR="00F71DA7" w:rsidRPr="007C7ADB">
        <w:rPr>
          <w:lang w:val="en-US"/>
        </w:rPr>
        <w:t>different</w:t>
      </w:r>
      <w:r w:rsidRPr="007C7ADB">
        <w:rPr>
          <w:lang w:val="en-US"/>
        </w:rPr>
        <w:t xml:space="preserve"> loci to mitigate that.</w:t>
      </w:r>
    </w:p>
    <w:p w14:paraId="61AF8D07" w14:textId="3702F590" w:rsidR="003E2F5C" w:rsidRPr="007C7ADB" w:rsidRDefault="0045748F" w:rsidP="00AA7DFA">
      <w:pPr>
        <w:pStyle w:val="Kop2"/>
        <w:jc w:val="both"/>
        <w:rPr>
          <w:lang w:val="en-US"/>
        </w:rPr>
      </w:pPr>
      <w:bookmarkStart w:id="135" w:name="_Toc72172055"/>
      <w:bookmarkStart w:id="136" w:name="_Toc72848643"/>
      <w:r w:rsidRPr="007C7ADB">
        <w:rPr>
          <w:lang w:val="en-US"/>
        </w:rPr>
        <w:t xml:space="preserve">3.5 </w:t>
      </w:r>
      <w:r w:rsidR="003E2F5C" w:rsidRPr="007C7ADB">
        <w:rPr>
          <w:lang w:val="en-US"/>
        </w:rPr>
        <w:t>Concluding remarks</w:t>
      </w:r>
      <w:bookmarkEnd w:id="135"/>
      <w:bookmarkEnd w:id="136"/>
    </w:p>
    <w:p w14:paraId="2F02D87E" w14:textId="4C6CEEA4" w:rsidR="003E2F5C" w:rsidRPr="007C7ADB" w:rsidRDefault="003E2F5C" w:rsidP="00AA7DFA">
      <w:pPr>
        <w:jc w:val="both"/>
        <w:rPr>
          <w:lang w:val="en-US"/>
        </w:rPr>
      </w:pPr>
      <w:r w:rsidRPr="007C7ADB">
        <w:rPr>
          <w:lang w:val="en-US"/>
        </w:rPr>
        <w:t xml:space="preserve">The workflow matched well with our expectations, there were no unexpected answers. Regarding the explanations, it was interesting to see that the experts found most value in the combination of the two types. Where feature attributions give a general impression of the prediction, the counterfactual provides more specific information showing where the threshold of the prediction lies. It was especially surprising to see that almost nobody found the raw peak data </w:t>
      </w:r>
      <w:commentRangeStart w:id="137"/>
      <w:r w:rsidRPr="007C7ADB">
        <w:rPr>
          <w:lang w:val="en-US"/>
        </w:rPr>
        <w:t>informative</w:t>
      </w:r>
      <w:ins w:id="138" w:author="Benschop, Corina" w:date="2021-05-28T09:08:00Z">
        <w:r w:rsidR="00A909F3">
          <w:rPr>
            <w:lang w:val="en-US"/>
          </w:rPr>
          <w:t xml:space="preserve"> </w:t>
        </w:r>
      </w:ins>
      <w:commentRangeEnd w:id="137"/>
      <w:ins w:id="139" w:author="Benschop, Corina" w:date="2021-05-28T09:26:00Z">
        <w:r w:rsidR="00221697">
          <w:rPr>
            <w:rStyle w:val="Verwijzingopmerking"/>
          </w:rPr>
          <w:commentReference w:id="137"/>
        </w:r>
      </w:ins>
      <w:ins w:id="140" w:author="Benschop, Corina" w:date="2021-05-28T09:08:00Z">
        <w:r w:rsidR="00A909F3">
          <w:rPr>
            <w:lang w:val="en-US"/>
          </w:rPr>
          <w:t>to demonstrate</w:t>
        </w:r>
      </w:ins>
      <w:r w:rsidRPr="007C7ADB">
        <w:rPr>
          <w:lang w:val="en-US"/>
        </w:rPr>
        <w:t>, though some of this could be attributed to the fact that we only presented information about a single locus.</w:t>
      </w:r>
      <w:r w:rsidR="00A737D4" w:rsidRPr="007C7ADB">
        <w:rPr>
          <w:lang w:val="en-US"/>
        </w:rPr>
        <w:t xml:space="preserve"> </w:t>
      </w:r>
    </w:p>
    <w:p w14:paraId="1280F087" w14:textId="4F384DF9" w:rsidR="002F7464" w:rsidRPr="007C7ADB" w:rsidRDefault="002F7464" w:rsidP="00AA7DFA">
      <w:pPr>
        <w:jc w:val="both"/>
        <w:rPr>
          <w:lang w:val="en-US"/>
        </w:rPr>
      </w:pPr>
      <w:r w:rsidRPr="007C7ADB">
        <w:rPr>
          <w:lang w:val="en-US"/>
        </w:rPr>
        <w:br w:type="page"/>
      </w:r>
    </w:p>
    <w:p w14:paraId="7397B023" w14:textId="1DC2BDD6" w:rsidR="007315C8" w:rsidRPr="007C7ADB" w:rsidRDefault="00DE7FF9" w:rsidP="00AA7DFA">
      <w:pPr>
        <w:pStyle w:val="Kop1"/>
        <w:jc w:val="both"/>
        <w:rPr>
          <w:lang w:val="en-US"/>
        </w:rPr>
      </w:pPr>
      <w:bookmarkStart w:id="141" w:name="_Toc72848644"/>
      <w:r>
        <w:rPr>
          <w:lang w:val="en-US"/>
        </w:rPr>
        <w:lastRenderedPageBreak/>
        <w:t xml:space="preserve">4. </w:t>
      </w:r>
      <w:bookmarkStart w:id="142" w:name="_Toc72172056"/>
      <w:bookmarkStart w:id="143" w:name="_Ref72847197"/>
      <w:r w:rsidR="004A6B69" w:rsidRPr="007C7ADB">
        <w:rPr>
          <w:lang w:val="en-US"/>
        </w:rPr>
        <w:t>Experiments with various XAI techniques</w:t>
      </w:r>
      <w:bookmarkEnd w:id="141"/>
      <w:bookmarkEnd w:id="142"/>
      <w:bookmarkEnd w:id="143"/>
    </w:p>
    <w:p w14:paraId="4C5DDFF9" w14:textId="6C9262A2" w:rsidR="005218AA" w:rsidRPr="007C7ADB" w:rsidRDefault="00836ED8" w:rsidP="00AA7DFA">
      <w:pPr>
        <w:jc w:val="both"/>
        <w:rPr>
          <w:lang w:val="en-US"/>
        </w:rPr>
      </w:pPr>
      <w:r w:rsidRPr="007C7ADB">
        <w:rPr>
          <w:lang w:val="en-US"/>
        </w:rPr>
        <w:t>From the user survey, we determined there we two questions that required an answer.</w:t>
      </w:r>
    </w:p>
    <w:p w14:paraId="46BA2F41" w14:textId="77777777" w:rsidR="00DE7FF9" w:rsidRPr="00DE7FF9" w:rsidRDefault="00DE7FF9" w:rsidP="00AA7DFA">
      <w:pPr>
        <w:pStyle w:val="Lijstalinea"/>
        <w:numPr>
          <w:ilvl w:val="0"/>
          <w:numId w:val="13"/>
        </w:numPr>
        <w:jc w:val="both"/>
        <w:rPr>
          <w:i/>
          <w:iCs/>
          <w:lang w:val="en-US"/>
        </w:rPr>
      </w:pPr>
      <w:bookmarkStart w:id="144" w:name="_Hlk72328138"/>
      <w:r w:rsidRPr="007C7ADB">
        <w:rPr>
          <w:i/>
          <w:lang w:val="en-US"/>
        </w:rPr>
        <w:t>What were the main feature values that have caused the model to reach the current prediction?</w:t>
      </w:r>
    </w:p>
    <w:bookmarkEnd w:id="144"/>
    <w:p w14:paraId="4E63C4EB" w14:textId="77777777" w:rsidR="00DE7FF9" w:rsidRPr="007C7ADB" w:rsidRDefault="00DE7FF9" w:rsidP="00AA7DFA">
      <w:pPr>
        <w:pStyle w:val="Lijstalinea"/>
        <w:numPr>
          <w:ilvl w:val="0"/>
          <w:numId w:val="13"/>
        </w:numPr>
        <w:jc w:val="both"/>
        <w:rPr>
          <w:i/>
          <w:lang w:val="en-US"/>
        </w:rPr>
      </w:pPr>
      <w:r w:rsidRPr="007C7ADB">
        <w:rPr>
          <w:i/>
          <w:lang w:val="en-US"/>
        </w:rPr>
        <w:t>With which minimum set of feature value changes could the model have arrived at a different prediction?</w:t>
      </w:r>
    </w:p>
    <w:p w14:paraId="0D46F448" w14:textId="7DA917CA" w:rsidR="002F7464" w:rsidRPr="007C7ADB" w:rsidRDefault="00581773" w:rsidP="00AA7DFA">
      <w:pPr>
        <w:jc w:val="both"/>
        <w:rPr>
          <w:lang w:val="en-US"/>
        </w:rPr>
      </w:pPr>
      <w:r w:rsidRPr="007C7ADB">
        <w:rPr>
          <w:lang w:val="en-US"/>
        </w:rPr>
        <w:t>It seems that for question 1, a general overview of feature importance is adequate. Then to answer question 2, a specific example is fitting. In this way, there is both general information about the current prediction, as well as a specific example of a close different prediction.</w:t>
      </w:r>
      <w:r w:rsidR="00DE7FF9">
        <w:rPr>
          <w:lang w:val="en-US"/>
        </w:rPr>
        <w:t xml:space="preserve"> </w:t>
      </w:r>
      <w:r w:rsidR="00836ED8" w:rsidRPr="007C7ADB">
        <w:rPr>
          <w:lang w:val="en-US"/>
        </w:rPr>
        <w:t xml:space="preserve">For both questions 1 and 2, we wanted a technique that is both model-agnostic, and </w:t>
      </w:r>
      <w:r w:rsidRPr="007C7ADB">
        <w:rPr>
          <w:lang w:val="en-US"/>
        </w:rPr>
        <w:t>presents an explanation per prediction, so is local.</w:t>
      </w:r>
    </w:p>
    <w:p w14:paraId="0FB4F837" w14:textId="5B029904" w:rsidR="00581773" w:rsidRPr="007C7ADB" w:rsidRDefault="002A49B4" w:rsidP="00AA7DFA">
      <w:pPr>
        <w:jc w:val="both"/>
        <w:rPr>
          <w:lang w:val="en-US"/>
        </w:rPr>
      </w:pPr>
      <w:r w:rsidRPr="007C7ADB">
        <w:rPr>
          <w:lang w:val="en-US"/>
        </w:rPr>
        <w:t xml:space="preserve">The following </w:t>
      </w:r>
      <w:r w:rsidR="00DE7FF9">
        <w:rPr>
          <w:lang w:val="en-US"/>
        </w:rPr>
        <w:t>sections</w:t>
      </w:r>
      <w:r w:rsidRPr="007C7ADB">
        <w:rPr>
          <w:lang w:val="en-US"/>
        </w:rPr>
        <w:t xml:space="preserve"> show several experiments that ultimately led to the</w:t>
      </w:r>
      <w:r w:rsidR="00D95AD4" w:rsidRPr="007C7ADB">
        <w:rPr>
          <w:lang w:val="en-US"/>
        </w:rPr>
        <w:t xml:space="preserve"> requirements and implementation</w:t>
      </w:r>
      <w:r w:rsidRPr="007C7ADB">
        <w:rPr>
          <w:lang w:val="en-US"/>
        </w:rPr>
        <w:t xml:space="preserve"> found in the paper. These experiments show </w:t>
      </w:r>
      <w:r w:rsidR="00D95AD4" w:rsidRPr="007C7ADB">
        <w:rPr>
          <w:lang w:val="en-US"/>
        </w:rPr>
        <w:t xml:space="preserve">how several techniques were considered. </w:t>
      </w:r>
    </w:p>
    <w:p w14:paraId="0F3C28FD" w14:textId="0DBFC5D9" w:rsidR="002F7464" w:rsidRPr="007C7ADB" w:rsidRDefault="00DE7FF9" w:rsidP="00AA7DFA">
      <w:pPr>
        <w:pStyle w:val="Kop2"/>
        <w:jc w:val="both"/>
        <w:rPr>
          <w:lang w:val="en-US"/>
        </w:rPr>
      </w:pPr>
      <w:bookmarkStart w:id="145" w:name="_Toc72172057"/>
      <w:bookmarkStart w:id="146" w:name="_Toc72848645"/>
      <w:r>
        <w:rPr>
          <w:lang w:val="en-US"/>
        </w:rPr>
        <w:t xml:space="preserve">4.1 </w:t>
      </w:r>
      <w:r w:rsidR="002F7464" w:rsidRPr="007C7ADB">
        <w:rPr>
          <w:lang w:val="en-US"/>
        </w:rPr>
        <w:t>SHAP</w:t>
      </w:r>
      <w:bookmarkEnd w:id="145"/>
      <w:bookmarkEnd w:id="146"/>
    </w:p>
    <w:p w14:paraId="1D828D1F" w14:textId="615D38B1" w:rsidR="00977250" w:rsidRPr="007C7ADB" w:rsidRDefault="00977250" w:rsidP="00AA7DFA">
      <w:pPr>
        <w:jc w:val="both"/>
        <w:rPr>
          <w:lang w:val="en-US"/>
        </w:rPr>
      </w:pPr>
      <w:r w:rsidRPr="007C7ADB">
        <w:rPr>
          <w:lang w:val="en-US"/>
        </w:rPr>
        <w:t xml:space="preserve">SHAP is one of the most established feature importance methods with a solid theoretical foundation </w:t>
      </w:r>
      <w:r w:rsidRPr="007C7ADB">
        <w:rPr>
          <w:lang w:val="en-US"/>
        </w:rPr>
        <w:fldChar w:fldCharType="begin"/>
      </w:r>
      <w:r w:rsidRPr="007C7ADB">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Pr="007C7ADB">
        <w:rPr>
          <w:lang w:val="en-US"/>
        </w:rPr>
        <w:fldChar w:fldCharType="separate"/>
      </w:r>
      <w:r w:rsidRPr="007C7ADB">
        <w:rPr>
          <w:noProof/>
          <w:lang w:val="en-US"/>
        </w:rPr>
        <w:t>[21]</w:t>
      </w:r>
      <w:r w:rsidRPr="007C7ADB">
        <w:rPr>
          <w:lang w:val="en-US"/>
        </w:rPr>
        <w:fldChar w:fldCharType="end"/>
      </w:r>
      <w:r w:rsidRPr="007C7ADB">
        <w:rPr>
          <w:lang w:val="en-US"/>
        </w:rPr>
        <w:t xml:space="preserve">. From the question 2 of the user survey, we received positive feedback on the general information </w:t>
      </w:r>
      <w:r w:rsidR="00576DEF" w:rsidRPr="007C7ADB">
        <w:rPr>
          <w:lang w:val="en-US"/>
        </w:rPr>
        <w:t xml:space="preserve">SHAP values </w:t>
      </w:r>
      <w:r w:rsidRPr="007C7ADB">
        <w:rPr>
          <w:lang w:val="en-US"/>
        </w:rPr>
        <w:t xml:space="preserve">can provide </w:t>
      </w:r>
      <w:r w:rsidR="00576DEF" w:rsidRPr="007C7ADB">
        <w:rPr>
          <w:lang w:val="en-US"/>
        </w:rPr>
        <w:t>about</w:t>
      </w:r>
      <w:r w:rsidRPr="007C7ADB">
        <w:rPr>
          <w:lang w:val="en-US"/>
        </w:rPr>
        <w:t xml:space="preserve"> a prediction, which is why we wanted to incorporate it into our explanation.  As we were on the verge of deciding between classification and regression, we </w:t>
      </w:r>
      <w:r w:rsidR="00576DEF" w:rsidRPr="007C7ADB">
        <w:rPr>
          <w:lang w:val="en-US"/>
        </w:rPr>
        <w:t>wanted to explore what information SHAP values can provide in both settings, and which version the users prefer.</w:t>
      </w:r>
      <w:r w:rsidRPr="007C7ADB">
        <w:rPr>
          <w:lang w:val="en-US"/>
        </w:rPr>
        <w:t xml:space="preserve"> </w:t>
      </w:r>
      <w:r w:rsidR="00984385" w:rsidRPr="007C7ADB">
        <w:rPr>
          <w:lang w:val="en-US"/>
        </w:rPr>
        <w:t>SHAP values can be presented in various ways, but we mainly wanted to focus on the information that it conveys. Therefore, we used one of the simplest visualizations that the package offers, force plots.</w:t>
      </w:r>
    </w:p>
    <w:p w14:paraId="61D60E08" w14:textId="66F9D9A3" w:rsidR="00D95AD4" w:rsidRPr="007C7ADB" w:rsidRDefault="00DE7FF9" w:rsidP="00AA7DFA">
      <w:pPr>
        <w:pStyle w:val="Kop3"/>
        <w:jc w:val="both"/>
        <w:rPr>
          <w:lang w:val="en-US"/>
        </w:rPr>
      </w:pPr>
      <w:bookmarkStart w:id="147" w:name="_Toc72848646"/>
      <w:bookmarkStart w:id="148" w:name="_Toc72172058"/>
      <w:r>
        <w:rPr>
          <w:lang w:val="en-US"/>
        </w:rPr>
        <w:t xml:space="preserve">4.1.1 </w:t>
      </w:r>
      <w:r w:rsidR="00D95AD4" w:rsidRPr="007C7ADB">
        <w:rPr>
          <w:lang w:val="en-US"/>
        </w:rPr>
        <w:t xml:space="preserve">SHAP </w:t>
      </w:r>
      <w:r w:rsidR="00AB4EF8" w:rsidRPr="007C7ADB">
        <w:rPr>
          <w:lang w:val="en-US"/>
        </w:rPr>
        <w:t>for multi-class classification</w:t>
      </w:r>
      <w:bookmarkEnd w:id="147"/>
    </w:p>
    <w:p w14:paraId="7012FE21" w14:textId="20A567CC" w:rsidR="001A3C5F" w:rsidRPr="007C7ADB" w:rsidRDefault="001A3C5F" w:rsidP="00AA7DFA">
      <w:pPr>
        <w:keepNext/>
        <w:jc w:val="both"/>
        <w:rPr>
          <w:lang w:val="en-US"/>
        </w:rPr>
      </w:pPr>
      <w:r w:rsidRPr="007C7ADB">
        <w:rPr>
          <w:lang w:val="en-US"/>
        </w:rPr>
        <w:fldChar w:fldCharType="begin"/>
      </w:r>
      <w:r w:rsidRPr="007C7ADB">
        <w:rPr>
          <w:lang w:val="en-US"/>
        </w:rPr>
        <w:instrText xml:space="preserve"> REF _Ref72412673 \h  \* MERGEFORMAT </w:instrText>
      </w:r>
      <w:r w:rsidRPr="007C7ADB">
        <w:rPr>
          <w:lang w:val="en-US"/>
        </w:rPr>
      </w:r>
      <w:r w:rsidRPr="007C7ADB">
        <w:rPr>
          <w:lang w:val="en-US"/>
        </w:rPr>
        <w:fldChar w:fldCharType="separate"/>
      </w:r>
      <w:r w:rsidRPr="007C7ADB">
        <w:rPr>
          <w:lang w:val="en-US"/>
        </w:rPr>
        <w:t xml:space="preserve">Figure </w:t>
      </w:r>
      <w:r w:rsidRPr="007C7ADB">
        <w:rPr>
          <w:noProof/>
          <w:lang w:val="en-US"/>
        </w:rPr>
        <w:t>9</w:t>
      </w:r>
      <w:r w:rsidRPr="007C7ADB">
        <w:rPr>
          <w:lang w:val="en-US"/>
        </w:rPr>
        <w:fldChar w:fldCharType="end"/>
      </w:r>
      <w:r w:rsidRPr="007C7ADB">
        <w:rPr>
          <w:lang w:val="en-US"/>
        </w:rPr>
        <w:t xml:space="preserve"> shows an example of</w:t>
      </w:r>
      <w:r w:rsidR="00AB4EF8" w:rsidRPr="007C7ADB">
        <w:rPr>
          <w:lang w:val="en-US"/>
        </w:rPr>
        <w:t xml:space="preserve"> the explanation for</w:t>
      </w:r>
      <w:r w:rsidRPr="007C7ADB">
        <w:rPr>
          <w:lang w:val="en-US"/>
        </w:rPr>
        <w:t xml:space="preserve"> a 4-person mixture</w:t>
      </w:r>
      <w:r w:rsidR="00AB4EF8" w:rsidRPr="007C7ADB">
        <w:rPr>
          <w:lang w:val="en-US"/>
        </w:rPr>
        <w:t xml:space="preserve"> profile</w:t>
      </w:r>
      <w:r w:rsidRPr="007C7ADB">
        <w:rPr>
          <w:lang w:val="en-US"/>
        </w:rPr>
        <w:t>, which is predicted as such by the original classification model with a probability of 0.67. Note that this figure only shows the explanation for class ‘4’, with red bars representing feature values that make this prediction more certain, and blue bars representing feature values that make this prediction less certain.</w:t>
      </w:r>
      <w:r w:rsidR="00AB4EF8" w:rsidRPr="007C7ADB">
        <w:rPr>
          <w:lang w:val="en-US"/>
        </w:rPr>
        <w:t xml:space="preserve"> The force plot is two-dimensional, so the red and blue bars can only represent two directions such as “certain” and “less certain”. If the expert were to explore the full range of the prediction, that means they would need to look at five separate force plots.</w:t>
      </w:r>
    </w:p>
    <w:p w14:paraId="6D4136BC" w14:textId="65FD4AF3" w:rsidR="001A3C5F" w:rsidRPr="007C7ADB" w:rsidRDefault="001A3C5F" w:rsidP="00AA7DFA">
      <w:pPr>
        <w:keepNext/>
        <w:jc w:val="both"/>
        <w:rPr>
          <w:lang w:val="en-US"/>
        </w:rPr>
      </w:pPr>
      <w:r w:rsidRPr="007C7ADB">
        <w:rPr>
          <w:noProof/>
          <w:lang w:val="en-US"/>
        </w:rPr>
        <w:drawing>
          <wp:inline distT="0" distB="0" distL="0" distR="0" wp14:anchorId="6A95BC5A" wp14:editId="31C07532">
            <wp:extent cx="5756910" cy="6877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87705"/>
                    </a:xfrm>
                    <a:prstGeom prst="rect">
                      <a:avLst/>
                    </a:prstGeom>
                    <a:noFill/>
                    <a:ln>
                      <a:noFill/>
                    </a:ln>
                  </pic:spPr>
                </pic:pic>
              </a:graphicData>
            </a:graphic>
          </wp:inline>
        </w:drawing>
      </w:r>
    </w:p>
    <w:p w14:paraId="79DDC82C" w14:textId="7F925ED2" w:rsidR="001A3C5F" w:rsidRPr="007C7ADB" w:rsidRDefault="001A3C5F" w:rsidP="00AA7DFA">
      <w:pPr>
        <w:jc w:val="both"/>
        <w:rPr>
          <w:sz w:val="18"/>
          <w:szCs w:val="18"/>
          <w:lang w:val="en-US"/>
        </w:rPr>
      </w:pPr>
      <w:bookmarkStart w:id="149" w:name="_Ref72412673"/>
      <w:r w:rsidRPr="007C7ADB">
        <w:rPr>
          <w:sz w:val="18"/>
          <w:szCs w:val="18"/>
          <w:lang w:val="en-US"/>
        </w:rPr>
        <w:t xml:space="preserve">Figure </w:t>
      </w:r>
      <w:r w:rsidRPr="007C7ADB">
        <w:rPr>
          <w:sz w:val="18"/>
          <w:szCs w:val="18"/>
          <w:lang w:val="en-US"/>
        </w:rPr>
        <w:fldChar w:fldCharType="begin"/>
      </w:r>
      <w:r w:rsidRPr="007C7ADB">
        <w:rPr>
          <w:sz w:val="18"/>
          <w:szCs w:val="18"/>
          <w:lang w:val="en-US"/>
        </w:rPr>
        <w:instrText xml:space="preserve"> SEQ Figure \* ARABIC </w:instrText>
      </w:r>
      <w:r w:rsidRPr="007C7ADB">
        <w:rPr>
          <w:sz w:val="18"/>
          <w:szCs w:val="18"/>
          <w:lang w:val="en-US"/>
        </w:rPr>
        <w:fldChar w:fldCharType="separate"/>
      </w:r>
      <w:r w:rsidR="00A15B7F">
        <w:rPr>
          <w:noProof/>
          <w:sz w:val="18"/>
          <w:szCs w:val="18"/>
          <w:lang w:val="en-US"/>
        </w:rPr>
        <w:t>9</w:t>
      </w:r>
      <w:r w:rsidRPr="007C7ADB">
        <w:rPr>
          <w:sz w:val="18"/>
          <w:szCs w:val="18"/>
          <w:lang w:val="en-US"/>
        </w:rPr>
        <w:fldChar w:fldCharType="end"/>
      </w:r>
      <w:bookmarkEnd w:id="149"/>
      <w:r w:rsidRPr="007C7ADB">
        <w:rPr>
          <w:sz w:val="18"/>
          <w:szCs w:val="18"/>
          <w:lang w:val="en-US"/>
        </w:rPr>
        <w:t>: SHAP force plot for classification</w:t>
      </w:r>
    </w:p>
    <w:p w14:paraId="6BE66F99" w14:textId="7B3C930A" w:rsidR="00AB4EF8" w:rsidRPr="007C7ADB" w:rsidRDefault="00AB4EF8" w:rsidP="00AA7DFA">
      <w:pPr>
        <w:jc w:val="both"/>
        <w:rPr>
          <w:lang w:val="en-US"/>
        </w:rPr>
      </w:pPr>
      <w:r w:rsidRPr="007C7ADB">
        <w:rPr>
          <w:lang w:val="en-US"/>
        </w:rPr>
        <w:t>The experts like that this explanation gives them access to the probability of the prediction, and they enjoy the overall visualization. However, they would not want to look at multiple figures because that takes too much time and effort to understand and compare. They also think it is confusing that the same feature values can contribute positively to multiple classes. In essence, they do not want to extrapolate the relevant information themselves.</w:t>
      </w:r>
    </w:p>
    <w:p w14:paraId="4F0B400C" w14:textId="6611D4F1" w:rsidR="00AB4EF8" w:rsidRPr="007C7ADB" w:rsidRDefault="00DE7FF9" w:rsidP="00AA7DFA">
      <w:pPr>
        <w:pStyle w:val="Kop3"/>
        <w:jc w:val="both"/>
        <w:rPr>
          <w:lang w:val="en-US"/>
        </w:rPr>
      </w:pPr>
      <w:bookmarkStart w:id="150" w:name="_Toc72848647"/>
      <w:r>
        <w:rPr>
          <w:lang w:val="en-US"/>
        </w:rPr>
        <w:lastRenderedPageBreak/>
        <w:t xml:space="preserve">4.1.2 </w:t>
      </w:r>
      <w:r w:rsidR="00AB4EF8" w:rsidRPr="007C7ADB">
        <w:rPr>
          <w:lang w:val="en-US"/>
        </w:rPr>
        <w:t>SHAP for regression</w:t>
      </w:r>
      <w:bookmarkEnd w:id="150"/>
    </w:p>
    <w:p w14:paraId="59D4A6CF" w14:textId="26DD1579" w:rsidR="00AB4EF8" w:rsidRPr="007C7ADB" w:rsidRDefault="00AB4EF8" w:rsidP="00AA7DFA">
      <w:pPr>
        <w:jc w:val="both"/>
        <w:rPr>
          <w:lang w:val="en-US"/>
        </w:rPr>
      </w:pPr>
      <w:r w:rsidRPr="007C7ADB">
        <w:rPr>
          <w:lang w:val="en-US"/>
        </w:rPr>
        <w:t>By using SHAP force plots in the context of a regression model, we obtain a more concise report. For example</w:t>
      </w:r>
      <w:r w:rsidR="007532DD" w:rsidRPr="007C7ADB">
        <w:rPr>
          <w:lang w:val="en-US"/>
        </w:rPr>
        <w:t>,</w:t>
      </w:r>
      <w:r w:rsidRPr="007C7ADB">
        <w:rPr>
          <w:lang w:val="en-US"/>
        </w:rPr>
        <w:t xml:space="preserve"> in </w:t>
      </w:r>
      <w:r w:rsidR="007532DD" w:rsidRPr="007C7ADB">
        <w:rPr>
          <w:lang w:val="en-US"/>
        </w:rPr>
        <w:fldChar w:fldCharType="begin"/>
      </w:r>
      <w:r w:rsidR="007532DD" w:rsidRPr="007C7ADB">
        <w:rPr>
          <w:lang w:val="en-US"/>
        </w:rPr>
        <w:instrText xml:space="preserve"> REF _Ref72413547 \h  \* MERGEFORMAT </w:instrText>
      </w:r>
      <w:r w:rsidR="007532DD" w:rsidRPr="007C7ADB">
        <w:rPr>
          <w:lang w:val="en-US"/>
        </w:rPr>
      </w:r>
      <w:r w:rsidR="007532DD" w:rsidRPr="007C7ADB">
        <w:rPr>
          <w:lang w:val="en-US"/>
        </w:rPr>
        <w:fldChar w:fldCharType="separate"/>
      </w:r>
      <w:r w:rsidR="007532DD" w:rsidRPr="007C7ADB">
        <w:rPr>
          <w:lang w:val="en-US"/>
        </w:rPr>
        <w:t xml:space="preserve">Figure </w:t>
      </w:r>
      <w:r w:rsidR="007532DD" w:rsidRPr="007C7ADB">
        <w:rPr>
          <w:noProof/>
          <w:lang w:val="en-US"/>
        </w:rPr>
        <w:t>10</w:t>
      </w:r>
      <w:r w:rsidR="007532DD" w:rsidRPr="007C7ADB">
        <w:rPr>
          <w:lang w:val="en-US"/>
        </w:rPr>
        <w:fldChar w:fldCharType="end"/>
      </w:r>
      <w:r w:rsidR="007532DD" w:rsidRPr="007C7ADB">
        <w:rPr>
          <w:lang w:val="en-US"/>
        </w:rPr>
        <w:t xml:space="preserve"> the same profile as in </w:t>
      </w:r>
      <w:r w:rsidR="007532DD" w:rsidRPr="007C7ADB">
        <w:rPr>
          <w:lang w:val="en-US"/>
        </w:rPr>
        <w:fldChar w:fldCharType="begin"/>
      </w:r>
      <w:r w:rsidR="007532DD" w:rsidRPr="007C7ADB">
        <w:rPr>
          <w:lang w:val="en-US"/>
        </w:rPr>
        <w:instrText xml:space="preserve"> REF _Ref72412673 \h  \* MERGEFORMAT </w:instrText>
      </w:r>
      <w:r w:rsidR="007532DD" w:rsidRPr="007C7ADB">
        <w:rPr>
          <w:lang w:val="en-US"/>
        </w:rPr>
      </w:r>
      <w:r w:rsidR="007532DD" w:rsidRPr="007C7ADB">
        <w:rPr>
          <w:lang w:val="en-US"/>
        </w:rPr>
        <w:fldChar w:fldCharType="separate"/>
      </w:r>
      <w:r w:rsidR="007532DD" w:rsidRPr="007C7ADB">
        <w:rPr>
          <w:lang w:val="en-US"/>
        </w:rPr>
        <w:t xml:space="preserve">Figure </w:t>
      </w:r>
      <w:r w:rsidR="007532DD" w:rsidRPr="007C7ADB">
        <w:rPr>
          <w:noProof/>
          <w:lang w:val="en-US"/>
        </w:rPr>
        <w:t>9</w:t>
      </w:r>
      <w:r w:rsidR="007532DD" w:rsidRPr="007C7ADB">
        <w:rPr>
          <w:lang w:val="en-US"/>
        </w:rPr>
        <w:fldChar w:fldCharType="end"/>
      </w:r>
      <w:r w:rsidR="007532DD" w:rsidRPr="007C7ADB">
        <w:rPr>
          <w:lang w:val="en-US"/>
        </w:rPr>
        <w:t xml:space="preserve"> is predicted with a regression model as 3.96. The red bars now represent the feature values that push the prediction “up”. If there were blue bars, these would push the prediction “down”. The two-dimensional scale can now represent the entire range of the outputs from 1-5, meaning that only one figure is needed to show all possible values of the output.</w:t>
      </w:r>
    </w:p>
    <w:p w14:paraId="43581744" w14:textId="77777777" w:rsidR="00AB4EF8" w:rsidRPr="007C7ADB" w:rsidRDefault="00AB4EF8" w:rsidP="00AA7DFA">
      <w:pPr>
        <w:keepNext/>
        <w:jc w:val="both"/>
        <w:rPr>
          <w:lang w:val="en-US"/>
        </w:rPr>
      </w:pPr>
      <w:r w:rsidRPr="007C7ADB">
        <w:rPr>
          <w:noProof/>
          <w:lang w:val="en-US"/>
        </w:rPr>
        <w:drawing>
          <wp:inline distT="0" distB="0" distL="0" distR="0" wp14:anchorId="29F9BF44" wp14:editId="40377F04">
            <wp:extent cx="5618073" cy="764073"/>
            <wp:effectExtent l="0" t="0" r="190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450" cy="765620"/>
                    </a:xfrm>
                    <a:prstGeom prst="rect">
                      <a:avLst/>
                    </a:prstGeom>
                    <a:noFill/>
                    <a:ln>
                      <a:noFill/>
                    </a:ln>
                  </pic:spPr>
                </pic:pic>
              </a:graphicData>
            </a:graphic>
          </wp:inline>
        </w:drawing>
      </w:r>
    </w:p>
    <w:p w14:paraId="659C34F0" w14:textId="2C557598" w:rsidR="00AB4EF8" w:rsidRPr="007C7ADB" w:rsidRDefault="00AB4EF8" w:rsidP="00AA7DFA">
      <w:pPr>
        <w:jc w:val="both"/>
        <w:rPr>
          <w:sz w:val="18"/>
          <w:szCs w:val="18"/>
          <w:lang w:val="en-US"/>
        </w:rPr>
      </w:pPr>
      <w:bookmarkStart w:id="151" w:name="_Ref72413547"/>
      <w:r w:rsidRPr="007C7ADB">
        <w:rPr>
          <w:sz w:val="18"/>
          <w:szCs w:val="18"/>
          <w:lang w:val="en-US"/>
        </w:rPr>
        <w:t xml:space="preserve">Figure </w:t>
      </w:r>
      <w:r w:rsidRPr="007C7ADB">
        <w:rPr>
          <w:sz w:val="18"/>
          <w:szCs w:val="18"/>
          <w:lang w:val="en-US"/>
        </w:rPr>
        <w:fldChar w:fldCharType="begin"/>
      </w:r>
      <w:r w:rsidRPr="007C7ADB">
        <w:rPr>
          <w:sz w:val="18"/>
          <w:szCs w:val="18"/>
          <w:lang w:val="en-US"/>
        </w:rPr>
        <w:instrText xml:space="preserve"> SEQ Figure \* ARABIC </w:instrText>
      </w:r>
      <w:r w:rsidRPr="007C7ADB">
        <w:rPr>
          <w:sz w:val="18"/>
          <w:szCs w:val="18"/>
          <w:lang w:val="en-US"/>
        </w:rPr>
        <w:fldChar w:fldCharType="separate"/>
      </w:r>
      <w:r w:rsidR="00A15B7F">
        <w:rPr>
          <w:noProof/>
          <w:sz w:val="18"/>
          <w:szCs w:val="18"/>
          <w:lang w:val="en-US"/>
        </w:rPr>
        <w:t>10</w:t>
      </w:r>
      <w:r w:rsidRPr="007C7ADB">
        <w:rPr>
          <w:sz w:val="18"/>
          <w:szCs w:val="18"/>
          <w:lang w:val="en-US"/>
        </w:rPr>
        <w:fldChar w:fldCharType="end"/>
      </w:r>
      <w:bookmarkEnd w:id="151"/>
      <w:r w:rsidRPr="007C7ADB">
        <w:rPr>
          <w:sz w:val="18"/>
          <w:szCs w:val="18"/>
          <w:lang w:val="en-US"/>
        </w:rPr>
        <w:t>: SHAP force plot for regression</w:t>
      </w:r>
    </w:p>
    <w:p w14:paraId="7BE1A008" w14:textId="77777777" w:rsidR="00977250" w:rsidRPr="007C7ADB" w:rsidRDefault="007532DD" w:rsidP="00AA7DFA">
      <w:pPr>
        <w:jc w:val="both"/>
        <w:rPr>
          <w:lang w:val="en-US"/>
        </w:rPr>
      </w:pPr>
      <w:r w:rsidRPr="007C7ADB">
        <w:rPr>
          <w:lang w:val="en-US"/>
        </w:rPr>
        <w:t>Users generally liked this version better, because they would only need to consult one image and it provides a full summary of what is going on. They also mentioned that handling the NOC problem with regression felt more natural that multi-class classification, as the output is on an ordinal scale.</w:t>
      </w:r>
      <w:r w:rsidR="00FA7046" w:rsidRPr="007C7ADB">
        <w:rPr>
          <w:lang w:val="en-US"/>
        </w:rPr>
        <w:t xml:space="preserve"> With a bit of explaining, the users could understand that a prediction of 3.96 is more certain than 3.55. We also demonstrated that if many red and blue bars are working against each other, that might also indicate the uncertainty of the model. </w:t>
      </w:r>
    </w:p>
    <w:p w14:paraId="7F0711DF" w14:textId="62419685" w:rsidR="005767E5" w:rsidRPr="007C7ADB" w:rsidRDefault="00DE7FF9" w:rsidP="00AA7DFA">
      <w:pPr>
        <w:pStyle w:val="Kop3"/>
        <w:jc w:val="both"/>
        <w:rPr>
          <w:lang w:val="en-US"/>
        </w:rPr>
      </w:pPr>
      <w:bookmarkStart w:id="152" w:name="_Toc72848648"/>
      <w:r>
        <w:rPr>
          <w:lang w:val="en-US"/>
        </w:rPr>
        <w:t xml:space="preserve">4.1.3 </w:t>
      </w:r>
      <w:r w:rsidR="005767E5" w:rsidRPr="007C7ADB">
        <w:rPr>
          <w:lang w:val="en-US"/>
        </w:rPr>
        <w:t>Conclusion</w:t>
      </w:r>
      <w:bookmarkEnd w:id="152"/>
    </w:p>
    <w:p w14:paraId="4209AD6D" w14:textId="3A6B2C2C" w:rsidR="006E5933" w:rsidRPr="007C7ADB" w:rsidRDefault="005767E5" w:rsidP="00AA7DFA">
      <w:pPr>
        <w:jc w:val="both"/>
        <w:rPr>
          <w:lang w:val="en-US"/>
        </w:rPr>
      </w:pPr>
      <w:r w:rsidRPr="007C7ADB">
        <w:rPr>
          <w:lang w:val="en-US"/>
        </w:rPr>
        <w:t xml:space="preserve">Users prefer SHAP values within the context of regression since they only have to analyze one consistent image which represents the entire range of output values. With some coaching, they can interpret the SHAP values in relation to the model quite well. </w:t>
      </w:r>
      <w:r w:rsidR="006E5933" w:rsidRPr="007C7ADB">
        <w:rPr>
          <w:lang w:val="en-US"/>
        </w:rPr>
        <w:br w:type="page"/>
      </w:r>
    </w:p>
    <w:p w14:paraId="42DA32CB" w14:textId="6B00B503" w:rsidR="00522D6B" w:rsidRPr="007C7ADB" w:rsidRDefault="00DE7FF9" w:rsidP="00AA7DFA">
      <w:pPr>
        <w:pStyle w:val="Kop2"/>
        <w:jc w:val="both"/>
        <w:rPr>
          <w:lang w:val="en-US"/>
        </w:rPr>
      </w:pPr>
      <w:bookmarkStart w:id="153" w:name="_Toc72848649"/>
      <w:r>
        <w:rPr>
          <w:lang w:val="en-US"/>
        </w:rPr>
        <w:lastRenderedPageBreak/>
        <w:t xml:space="preserve">4.2 </w:t>
      </w:r>
      <w:r w:rsidR="00522D6B" w:rsidRPr="007C7ADB">
        <w:rPr>
          <w:lang w:val="en-US"/>
        </w:rPr>
        <w:t>Anchors</w:t>
      </w:r>
      <w:bookmarkEnd w:id="148"/>
      <w:bookmarkEnd w:id="153"/>
    </w:p>
    <w:p w14:paraId="4AA3F499" w14:textId="38A7CC08" w:rsidR="008378E7" w:rsidRPr="007C7ADB" w:rsidRDefault="006F4D20" w:rsidP="00AA7DFA">
      <w:pPr>
        <w:jc w:val="both"/>
        <w:rPr>
          <w:lang w:val="en-US"/>
        </w:rPr>
      </w:pPr>
      <w:r w:rsidRPr="007C7ADB">
        <w:rPr>
          <w:lang w:val="en-US"/>
        </w:rPr>
        <w:t xml:space="preserve">From the initial user study, we found that experts valued the specific values of counterfactuals. For that reason, Anchors seemed like a good method to generate the “factual” side of the explanation. </w:t>
      </w:r>
      <w:r w:rsidR="008378E7" w:rsidRPr="007C7ADB">
        <w:rPr>
          <w:lang w:val="en-US"/>
        </w:rPr>
        <w:t xml:space="preserve">This is because Anchors consists of defining feature value ranges, that “anchor” a prediction in a certain region of the feature space </w:t>
      </w:r>
      <w:r w:rsidR="008378E7"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8378E7" w:rsidRPr="007C7ADB">
        <w:rPr>
          <w:lang w:val="en-US"/>
        </w:rPr>
        <w:fldChar w:fldCharType="separate"/>
      </w:r>
      <w:r w:rsidR="00977250" w:rsidRPr="007C7ADB">
        <w:rPr>
          <w:noProof/>
          <w:lang w:val="en-US"/>
        </w:rPr>
        <w:t>[22]</w:t>
      </w:r>
      <w:r w:rsidR="008378E7" w:rsidRPr="007C7ADB">
        <w:rPr>
          <w:lang w:val="en-US"/>
        </w:rPr>
        <w:fldChar w:fldCharType="end"/>
      </w:r>
      <w:r w:rsidR="008378E7" w:rsidRPr="007C7ADB">
        <w:rPr>
          <w:lang w:val="en-US"/>
        </w:rPr>
        <w:t>. In other words, if the Anchor holds, the output can be predicted with high probability. This means that the features not included in the Anchor can vary and the prediction will stay the same.</w:t>
      </w:r>
      <w:r w:rsidR="005455EF" w:rsidRPr="007C7ADB">
        <w:rPr>
          <w:lang w:val="en-US"/>
        </w:rPr>
        <w:t xml:space="preserve"> </w:t>
      </w:r>
      <w:r w:rsidR="008378E7" w:rsidRPr="007C7ADB">
        <w:rPr>
          <w:lang w:val="en-US"/>
        </w:rPr>
        <w:t xml:space="preserve">Another advantage from this approach was that these Anchors can be presented in a visually attractive way on the base visualization that we already had designed. </w:t>
      </w:r>
      <w:r w:rsidR="006C2D4A" w:rsidRPr="007C7ADB">
        <w:rPr>
          <w:lang w:val="en-US"/>
        </w:rPr>
        <w:t>The idea was to combine both Anchors with counterfactuals to incorporate factual- and counterfactual information into one picture.</w:t>
      </w:r>
    </w:p>
    <w:p w14:paraId="19D55EE1" w14:textId="77777777" w:rsidR="00FB27C5" w:rsidRPr="007C7ADB" w:rsidRDefault="008378E7" w:rsidP="00AA7DFA">
      <w:pPr>
        <w:keepNext/>
        <w:jc w:val="both"/>
        <w:rPr>
          <w:lang w:val="en-US"/>
        </w:rPr>
      </w:pPr>
      <w:r w:rsidRPr="007C7ADB">
        <w:rPr>
          <w:noProof/>
          <w:lang w:val="en-US"/>
        </w:rPr>
        <w:drawing>
          <wp:inline distT="0" distB="0" distL="0" distR="0" wp14:anchorId="606A1379" wp14:editId="172EA41E">
            <wp:extent cx="4482988" cy="2228612"/>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9841" cy="2232019"/>
                    </a:xfrm>
                    <a:prstGeom prst="rect">
                      <a:avLst/>
                    </a:prstGeom>
                    <a:noFill/>
                    <a:ln>
                      <a:noFill/>
                    </a:ln>
                  </pic:spPr>
                </pic:pic>
              </a:graphicData>
            </a:graphic>
          </wp:inline>
        </w:drawing>
      </w:r>
    </w:p>
    <w:p w14:paraId="284C6C7F" w14:textId="6A24BF17" w:rsidR="008378E7" w:rsidRPr="007C7ADB" w:rsidRDefault="00FB27C5" w:rsidP="00AA7DFA">
      <w:pPr>
        <w:pStyle w:val="Bijschrift"/>
        <w:jc w:val="both"/>
        <w:rPr>
          <w:lang w:val="en-US"/>
        </w:rPr>
      </w:pPr>
      <w:bookmarkStart w:id="154" w:name="_Ref72341438"/>
      <w:bookmarkStart w:id="155" w:name="_Ref72341426"/>
      <w:r w:rsidRPr="007C7ADB">
        <w:rPr>
          <w:lang w:val="en-US"/>
        </w:rPr>
        <w:t xml:space="preserve">Figure </w:t>
      </w:r>
      <w:r w:rsidRPr="007C7ADB">
        <w:rPr>
          <w:lang w:val="en-US"/>
        </w:rPr>
        <w:fldChar w:fldCharType="begin"/>
      </w:r>
      <w:r w:rsidRPr="007C7ADB">
        <w:rPr>
          <w:lang w:val="en-US"/>
        </w:rPr>
        <w:instrText xml:space="preserve"> SEQ Figure \* ARABIC </w:instrText>
      </w:r>
      <w:r w:rsidRPr="007C7ADB">
        <w:rPr>
          <w:lang w:val="en-US"/>
        </w:rPr>
        <w:fldChar w:fldCharType="separate"/>
      </w:r>
      <w:r w:rsidR="00A15B7F">
        <w:rPr>
          <w:noProof/>
          <w:lang w:val="en-US"/>
        </w:rPr>
        <w:t>11</w:t>
      </w:r>
      <w:r w:rsidRPr="007C7ADB">
        <w:rPr>
          <w:lang w:val="en-US"/>
        </w:rPr>
        <w:fldChar w:fldCharType="end"/>
      </w:r>
      <w:bookmarkEnd w:id="154"/>
      <w:r w:rsidRPr="007C7ADB">
        <w:rPr>
          <w:lang w:val="en-US"/>
        </w:rPr>
        <w:t xml:space="preserve">: </w:t>
      </w:r>
      <w:proofErr w:type="gramStart"/>
      <w:r w:rsidRPr="007C7ADB">
        <w:rPr>
          <w:lang w:val="en-US"/>
        </w:rPr>
        <w:t>Anchors</w:t>
      </w:r>
      <w:proofErr w:type="gramEnd"/>
      <w:r w:rsidRPr="007C7ADB">
        <w:rPr>
          <w:lang w:val="en-US"/>
        </w:rPr>
        <w:t xml:space="preserve"> visualization.</w:t>
      </w:r>
      <w:bookmarkEnd w:id="155"/>
    </w:p>
    <w:p w14:paraId="38C84276" w14:textId="4DD4F00C" w:rsidR="005455EF" w:rsidRPr="007C7ADB" w:rsidRDefault="005455EF" w:rsidP="00AA7DFA">
      <w:pPr>
        <w:jc w:val="both"/>
        <w:rPr>
          <w:lang w:val="en-US"/>
        </w:rPr>
      </w:pPr>
      <w:r w:rsidRPr="007C7ADB">
        <w:rPr>
          <w:lang w:val="en-US"/>
        </w:rPr>
        <w:t>The definition of Anchors also seemed to lend itself to create</w:t>
      </w:r>
      <w:r w:rsidR="0068309B" w:rsidRPr="007C7ADB">
        <w:rPr>
          <w:lang w:val="en-US"/>
        </w:rPr>
        <w:t xml:space="preserve"> sparse</w:t>
      </w:r>
      <w:r w:rsidRPr="007C7ADB">
        <w:rPr>
          <w:lang w:val="en-US"/>
        </w:rPr>
        <w:t xml:space="preserve"> counterfactuals from. </w:t>
      </w:r>
      <w:r w:rsidR="00077D69" w:rsidRPr="007C7ADB">
        <w:rPr>
          <w:lang w:val="en-US"/>
        </w:rPr>
        <w:t>I</w:t>
      </w:r>
      <w:r w:rsidR="006C2D4A" w:rsidRPr="007C7ADB">
        <w:rPr>
          <w:lang w:val="en-US"/>
        </w:rPr>
        <w:t>nstead of showing the differences in feature values</w:t>
      </w:r>
      <w:r w:rsidR="00077D69" w:rsidRPr="007C7ADB">
        <w:rPr>
          <w:lang w:val="en-US"/>
        </w:rPr>
        <w:t xml:space="preserve"> between the input and counterfactual</w:t>
      </w:r>
      <w:r w:rsidR="006C2D4A" w:rsidRPr="007C7ADB">
        <w:rPr>
          <w:lang w:val="en-US"/>
        </w:rPr>
        <w:t>, we could present the differences in</w:t>
      </w:r>
      <w:r w:rsidR="00077D69" w:rsidRPr="007C7ADB">
        <w:rPr>
          <w:lang w:val="en-US"/>
        </w:rPr>
        <w:t xml:space="preserve"> their</w:t>
      </w:r>
      <w:r w:rsidR="006C2D4A" w:rsidRPr="007C7ADB">
        <w:rPr>
          <w:lang w:val="en-US"/>
        </w:rPr>
        <w:t xml:space="preserve"> Anchors. As Anchors only consist of a handful of rules, </w:t>
      </w:r>
      <w:r w:rsidR="00077D69" w:rsidRPr="007C7ADB">
        <w:rPr>
          <w:lang w:val="en-US"/>
        </w:rPr>
        <w:t>this would create a sparser result.</w:t>
      </w:r>
    </w:p>
    <w:p w14:paraId="4D6F1790" w14:textId="66160B52" w:rsidR="0068309B" w:rsidRPr="007C7ADB" w:rsidRDefault="00DE7FF9" w:rsidP="00AA7DFA">
      <w:pPr>
        <w:jc w:val="both"/>
        <w:rPr>
          <w:rStyle w:val="Kop3Char"/>
          <w:lang w:val="en-US"/>
        </w:rPr>
      </w:pPr>
      <w:bookmarkStart w:id="156" w:name="_Toc72848650"/>
      <w:r>
        <w:rPr>
          <w:rStyle w:val="Kop3Char"/>
          <w:lang w:val="en-US"/>
        </w:rPr>
        <w:t>4.2.1 Matching the c</w:t>
      </w:r>
      <w:r w:rsidR="005951FB" w:rsidRPr="007C7ADB">
        <w:rPr>
          <w:rStyle w:val="Kop3Char"/>
          <w:lang w:val="en-US"/>
        </w:rPr>
        <w:t>ounterfactual Anchor</w:t>
      </w:r>
      <w:bookmarkEnd w:id="156"/>
    </w:p>
    <w:p w14:paraId="2F5488F7" w14:textId="1013E285" w:rsidR="006C2D4A" w:rsidRPr="007C7ADB" w:rsidRDefault="00077D69" w:rsidP="00AA7DFA">
      <w:pPr>
        <w:jc w:val="both"/>
        <w:rPr>
          <w:lang w:val="en-US"/>
        </w:rPr>
      </w:pPr>
      <w:r w:rsidRPr="007C7ADB">
        <w:rPr>
          <w:lang w:val="en-US"/>
        </w:rPr>
        <w:t>The first experiment explored the idea is valid counterfactuals could be produced when derived from these differences in Anchors:</w:t>
      </w:r>
    </w:p>
    <w:p w14:paraId="78A1718A" w14:textId="0D8CAE22" w:rsidR="0068309B" w:rsidRPr="007C7ADB" w:rsidRDefault="0068309B" w:rsidP="00AA7DFA">
      <w:pPr>
        <w:pStyle w:val="Lijstalinea"/>
        <w:numPr>
          <w:ilvl w:val="0"/>
          <w:numId w:val="10"/>
        </w:numPr>
        <w:jc w:val="both"/>
        <w:rPr>
          <w:lang w:val="en-US"/>
        </w:rPr>
      </w:pPr>
      <w:r w:rsidRPr="007C7ADB">
        <w:rPr>
          <w:lang w:val="en-US"/>
        </w:rPr>
        <w:t>Generate an Anchor for the input.</w:t>
      </w:r>
    </w:p>
    <w:p w14:paraId="0C4B9C10" w14:textId="45F38CDC" w:rsidR="0068309B" w:rsidRPr="007C7ADB" w:rsidRDefault="0068309B" w:rsidP="00AA7DFA">
      <w:pPr>
        <w:pStyle w:val="Lijstalinea"/>
        <w:numPr>
          <w:ilvl w:val="0"/>
          <w:numId w:val="10"/>
        </w:numPr>
        <w:jc w:val="both"/>
        <w:rPr>
          <w:lang w:val="en-US"/>
        </w:rPr>
      </w:pPr>
      <w:r w:rsidRPr="007C7ADB">
        <w:rPr>
          <w:lang w:val="en-US"/>
        </w:rPr>
        <w:t>Find the closest training point with a target prediction to the be counterfactual.</w:t>
      </w:r>
    </w:p>
    <w:p w14:paraId="64FB0758" w14:textId="454AB403" w:rsidR="0068309B" w:rsidRPr="007C7ADB" w:rsidRDefault="0068309B" w:rsidP="00AA7DFA">
      <w:pPr>
        <w:pStyle w:val="Lijstalinea"/>
        <w:numPr>
          <w:ilvl w:val="0"/>
          <w:numId w:val="10"/>
        </w:numPr>
        <w:jc w:val="both"/>
        <w:rPr>
          <w:lang w:val="en-US"/>
        </w:rPr>
      </w:pPr>
      <w:r w:rsidRPr="007C7ADB">
        <w:rPr>
          <w:lang w:val="en-US"/>
        </w:rPr>
        <w:t>Generate an Anchor for that counterfactual.</w:t>
      </w:r>
    </w:p>
    <w:p w14:paraId="5DE8A10B" w14:textId="187E4C93" w:rsidR="0068309B" w:rsidRPr="007C7ADB" w:rsidRDefault="0068309B" w:rsidP="00AA7DFA">
      <w:pPr>
        <w:pStyle w:val="Lijstalinea"/>
        <w:numPr>
          <w:ilvl w:val="0"/>
          <w:numId w:val="10"/>
        </w:numPr>
        <w:jc w:val="both"/>
        <w:rPr>
          <w:lang w:val="en-US"/>
        </w:rPr>
      </w:pPr>
      <w:r w:rsidRPr="007C7ADB">
        <w:rPr>
          <w:lang w:val="en-US"/>
        </w:rPr>
        <w:t>Change the input to match the counterfactual Anchor.</w:t>
      </w:r>
    </w:p>
    <w:p w14:paraId="5F710C98" w14:textId="6AE557A1" w:rsidR="00F46F46" w:rsidRPr="007C7ADB" w:rsidRDefault="0068309B" w:rsidP="00AA7DFA">
      <w:pPr>
        <w:pStyle w:val="Lijstalinea"/>
        <w:numPr>
          <w:ilvl w:val="0"/>
          <w:numId w:val="10"/>
        </w:numPr>
        <w:jc w:val="both"/>
        <w:rPr>
          <w:lang w:val="en-US"/>
        </w:rPr>
      </w:pPr>
      <w:r w:rsidRPr="007C7ADB">
        <w:rPr>
          <w:lang w:val="en-US"/>
        </w:rPr>
        <w:t>Check that the prediction changes to the target.</w:t>
      </w:r>
    </w:p>
    <w:p w14:paraId="6AF3B6B9" w14:textId="33644495" w:rsidR="00077D69" w:rsidRPr="007C7ADB" w:rsidRDefault="00077D69" w:rsidP="00AA7DFA">
      <w:pPr>
        <w:pStyle w:val="Geenafstand"/>
        <w:jc w:val="both"/>
        <w:rPr>
          <w:sz w:val="18"/>
          <w:szCs w:val="18"/>
          <w:lang w:val="en-US"/>
        </w:rPr>
      </w:pPr>
      <w:bookmarkStart w:id="157" w:name="_Ref72343381"/>
      <w:r w:rsidRPr="007C7ADB">
        <w:rPr>
          <w:sz w:val="18"/>
          <w:szCs w:val="18"/>
          <w:lang w:val="en-US"/>
        </w:rPr>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2</w:t>
      </w:r>
      <w:r w:rsidR="00896D59" w:rsidRPr="007C7ADB">
        <w:rPr>
          <w:sz w:val="18"/>
          <w:szCs w:val="18"/>
          <w:lang w:val="en-US"/>
        </w:rPr>
        <w:fldChar w:fldCharType="end"/>
      </w:r>
      <w:bookmarkEnd w:id="157"/>
      <w:r w:rsidRPr="007C7ADB">
        <w:rPr>
          <w:sz w:val="18"/>
          <w:szCs w:val="18"/>
          <w:lang w:val="en-US"/>
        </w:rPr>
        <w:t>: Two Anchors for Experiment 1 that led to a successful result</w:t>
      </w:r>
    </w:p>
    <w:tbl>
      <w:tblPr>
        <w:tblStyle w:val="Tabelraster"/>
        <w:tblW w:w="0" w:type="auto"/>
        <w:tblLook w:val="04A0" w:firstRow="1" w:lastRow="0" w:firstColumn="1" w:lastColumn="0" w:noHBand="0" w:noVBand="1"/>
      </w:tblPr>
      <w:tblGrid>
        <w:gridCol w:w="4531"/>
        <w:gridCol w:w="4531"/>
      </w:tblGrid>
      <w:tr w:rsidR="00F46F46" w:rsidRPr="007C7ADB" w14:paraId="1D3BBDCD" w14:textId="77777777" w:rsidTr="00F46F46">
        <w:tc>
          <w:tcPr>
            <w:tcW w:w="4531" w:type="dxa"/>
          </w:tcPr>
          <w:p w14:paraId="70C8AB15" w14:textId="78A86CA9" w:rsidR="00F46F46" w:rsidRPr="007C7ADB" w:rsidRDefault="00F46F46" w:rsidP="00AA7DFA">
            <w:pPr>
              <w:jc w:val="both"/>
              <w:rPr>
                <w:lang w:val="en-US"/>
              </w:rPr>
            </w:pPr>
            <w:r w:rsidRPr="007C7ADB">
              <w:rPr>
                <w:lang w:val="en-US"/>
              </w:rPr>
              <w:t>Anchor input</w:t>
            </w:r>
          </w:p>
        </w:tc>
        <w:tc>
          <w:tcPr>
            <w:tcW w:w="4531" w:type="dxa"/>
          </w:tcPr>
          <w:p w14:paraId="5D583D7D" w14:textId="30F78AD8" w:rsidR="00F46F46" w:rsidRPr="007C7ADB" w:rsidRDefault="00F46F46" w:rsidP="00AA7DFA">
            <w:pPr>
              <w:jc w:val="both"/>
              <w:rPr>
                <w:lang w:val="en-US"/>
              </w:rPr>
            </w:pPr>
            <w:r w:rsidRPr="007C7ADB">
              <w:rPr>
                <w:lang w:val="en-US"/>
              </w:rPr>
              <w:t>Anchor counterfactual</w:t>
            </w:r>
          </w:p>
        </w:tc>
      </w:tr>
      <w:tr w:rsidR="00F46F46" w:rsidRPr="00982027" w14:paraId="4FF011A2" w14:textId="77777777" w:rsidTr="00F46F46">
        <w:tc>
          <w:tcPr>
            <w:tcW w:w="4531" w:type="dxa"/>
          </w:tcPr>
          <w:p w14:paraId="7B8FE152" w14:textId="1222ABAF"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3 contributors 96%</w:t>
            </w:r>
            <w:r w:rsidRPr="007C7ADB">
              <w:rPr>
                <w:i/>
                <w:iCs/>
                <w:lang w:val="en-US"/>
              </w:rPr>
              <w:t xml:space="preserve"> of the time when ALL the following rules are true:   </w:t>
            </w:r>
          </w:p>
          <w:p w14:paraId="59C403FE" w14:textId="77777777" w:rsidR="00F46F46" w:rsidRPr="007C7ADB" w:rsidRDefault="00F46F46" w:rsidP="00AA7DFA">
            <w:pPr>
              <w:pStyle w:val="Lijstalinea"/>
              <w:numPr>
                <w:ilvl w:val="0"/>
                <w:numId w:val="11"/>
              </w:numPr>
              <w:jc w:val="both"/>
              <w:rPr>
                <w:i/>
                <w:iCs/>
                <w:lang w:val="en-US"/>
              </w:rPr>
            </w:pPr>
            <w:r w:rsidRPr="007C7ADB">
              <w:rPr>
                <w:i/>
                <w:iCs/>
                <w:lang w:val="en-US"/>
              </w:rPr>
              <w:t>TAC &lt;= 79.00</w:t>
            </w:r>
          </w:p>
          <w:p w14:paraId="4FDA1531" w14:textId="77777777" w:rsidR="00F46F46" w:rsidRPr="007C7ADB" w:rsidRDefault="00F46F46" w:rsidP="00AA7DFA">
            <w:pPr>
              <w:pStyle w:val="Lijstalinea"/>
              <w:numPr>
                <w:ilvl w:val="0"/>
                <w:numId w:val="11"/>
              </w:numPr>
              <w:jc w:val="both"/>
              <w:rPr>
                <w:i/>
                <w:iCs/>
                <w:lang w:val="en-US"/>
              </w:rPr>
            </w:pPr>
            <w:r w:rsidRPr="007C7ADB">
              <w:rPr>
                <w:i/>
                <w:iCs/>
                <w:lang w:val="en-US"/>
              </w:rPr>
              <w:t>Loci with 5-6 alleles &gt; 1.00</w:t>
            </w:r>
          </w:p>
          <w:p w14:paraId="7C6BE48B"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3.00</w:t>
            </w:r>
          </w:p>
          <w:p w14:paraId="17ED2FB3" w14:textId="2A7E93EB" w:rsidR="00F46F46" w:rsidRPr="007C7ADB" w:rsidRDefault="00F46F46"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0.02</w:t>
            </w:r>
          </w:p>
        </w:tc>
        <w:tc>
          <w:tcPr>
            <w:tcW w:w="4531" w:type="dxa"/>
          </w:tcPr>
          <w:p w14:paraId="009B9E07" w14:textId="5721223A"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2 contributors 97%</w:t>
            </w:r>
            <w:r w:rsidRPr="007C7ADB">
              <w:rPr>
                <w:i/>
                <w:iCs/>
                <w:lang w:val="en-US"/>
              </w:rPr>
              <w:t xml:space="preserve"> of the time when ALL the following rules are true:</w:t>
            </w:r>
          </w:p>
          <w:p w14:paraId="6D0A22DF" w14:textId="77777777" w:rsidR="00F46F46" w:rsidRPr="007C7ADB" w:rsidRDefault="00F46F46" w:rsidP="00AA7DFA">
            <w:pPr>
              <w:pStyle w:val="Lijstalinea"/>
              <w:numPr>
                <w:ilvl w:val="0"/>
                <w:numId w:val="11"/>
              </w:numPr>
              <w:jc w:val="both"/>
              <w:rPr>
                <w:i/>
                <w:iCs/>
                <w:lang w:val="en-US"/>
              </w:rPr>
            </w:pPr>
            <w:r w:rsidRPr="007C7ADB">
              <w:rPr>
                <w:i/>
                <w:iCs/>
                <w:lang w:val="en-US"/>
              </w:rPr>
              <w:t>Allele count std. &lt;= 0.93</w:t>
            </w:r>
          </w:p>
          <w:p w14:paraId="38E8A4EC" w14:textId="77777777" w:rsidR="00F46F46" w:rsidRPr="007C7ADB" w:rsidRDefault="00F46F46" w:rsidP="00AA7DFA">
            <w:pPr>
              <w:pStyle w:val="Lijstalinea"/>
              <w:numPr>
                <w:ilvl w:val="0"/>
                <w:numId w:val="11"/>
              </w:numPr>
              <w:jc w:val="both"/>
              <w:rPr>
                <w:i/>
                <w:iCs/>
                <w:lang w:val="en-US"/>
              </w:rPr>
            </w:pPr>
            <w:r w:rsidRPr="007C7ADB">
              <w:rPr>
                <w:i/>
                <w:iCs/>
                <w:lang w:val="en-US"/>
              </w:rPr>
              <w:t>Random match probability &lt;= 0.00</w:t>
            </w:r>
          </w:p>
          <w:p w14:paraId="500BC3EE"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2.00</w:t>
            </w:r>
          </w:p>
          <w:p w14:paraId="014BB1C9" w14:textId="2C6CEB03" w:rsidR="00F46F46" w:rsidRPr="007C7ADB" w:rsidRDefault="00F46F46" w:rsidP="00AA7DFA">
            <w:pPr>
              <w:jc w:val="both"/>
              <w:rPr>
                <w:lang w:val="en-US"/>
              </w:rPr>
            </w:pPr>
            <w:r w:rsidRPr="007C7ADB">
              <w:rPr>
                <w:i/>
                <w:iCs/>
                <w:lang w:val="en-US"/>
              </w:rPr>
              <w:t xml:space="preserve">These rules </w:t>
            </w:r>
            <w:r w:rsidR="008F69BB" w:rsidRPr="007C7ADB">
              <w:rPr>
                <w:i/>
                <w:iCs/>
                <w:lang w:val="en-US"/>
              </w:rPr>
              <w:t xml:space="preserve">hold for the </w:t>
            </w:r>
            <w:r w:rsidRPr="007C7ADB">
              <w:rPr>
                <w:i/>
                <w:iCs/>
                <w:lang w:val="en-US"/>
              </w:rPr>
              <w:t>original data with a probability of 0.02</w:t>
            </w:r>
          </w:p>
        </w:tc>
      </w:tr>
    </w:tbl>
    <w:p w14:paraId="3B93066D" w14:textId="77777777" w:rsidR="00077D69" w:rsidRPr="007C7ADB" w:rsidRDefault="00077D69" w:rsidP="00AA7DFA">
      <w:pPr>
        <w:pStyle w:val="Geenafstand"/>
        <w:jc w:val="both"/>
        <w:rPr>
          <w:sz w:val="18"/>
          <w:szCs w:val="18"/>
          <w:lang w:val="en-US"/>
        </w:rPr>
      </w:pPr>
    </w:p>
    <w:p w14:paraId="3E83D192" w14:textId="63950446" w:rsidR="00077D69" w:rsidRPr="007C7ADB" w:rsidRDefault="00077D69" w:rsidP="00AA7DFA">
      <w:pPr>
        <w:pStyle w:val="Geenafstand"/>
        <w:jc w:val="both"/>
        <w:rPr>
          <w:sz w:val="18"/>
          <w:szCs w:val="18"/>
          <w:lang w:val="en-US"/>
        </w:rPr>
      </w:pPr>
      <w:bookmarkStart w:id="158" w:name="_Ref72343352"/>
      <w:r w:rsidRPr="007C7ADB">
        <w:rPr>
          <w:sz w:val="18"/>
          <w:szCs w:val="18"/>
          <w:lang w:val="en-US"/>
        </w:rPr>
        <w:lastRenderedPageBreak/>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3</w:t>
      </w:r>
      <w:r w:rsidR="00896D59" w:rsidRPr="007C7ADB">
        <w:rPr>
          <w:sz w:val="18"/>
          <w:szCs w:val="18"/>
          <w:lang w:val="en-US"/>
        </w:rPr>
        <w:fldChar w:fldCharType="end"/>
      </w:r>
      <w:bookmarkEnd w:id="158"/>
      <w:r w:rsidRPr="007C7ADB">
        <w:rPr>
          <w:sz w:val="18"/>
          <w:szCs w:val="18"/>
          <w:lang w:val="en-US"/>
        </w:rPr>
        <w:t>: Changing the input features that do not match the counterfactual Anchor caused the prediction to be 2.0.</w:t>
      </w:r>
    </w:p>
    <w:tbl>
      <w:tblPr>
        <w:tblStyle w:val="Tabelraster"/>
        <w:tblW w:w="0" w:type="auto"/>
        <w:tblLook w:val="04A0" w:firstRow="1" w:lastRow="0" w:firstColumn="1" w:lastColumn="0" w:noHBand="0" w:noVBand="1"/>
      </w:tblPr>
      <w:tblGrid>
        <w:gridCol w:w="3020"/>
        <w:gridCol w:w="3021"/>
        <w:gridCol w:w="3021"/>
      </w:tblGrid>
      <w:tr w:rsidR="00F46F46" w:rsidRPr="007C7ADB" w14:paraId="268EEB77" w14:textId="77777777" w:rsidTr="00F46F46">
        <w:tc>
          <w:tcPr>
            <w:tcW w:w="3020" w:type="dxa"/>
          </w:tcPr>
          <w:p w14:paraId="68C37A13" w14:textId="77777777" w:rsidR="00F46F46" w:rsidRPr="007C7ADB" w:rsidRDefault="00F46F46" w:rsidP="00AA7DFA">
            <w:pPr>
              <w:jc w:val="both"/>
              <w:rPr>
                <w:lang w:val="en-US"/>
              </w:rPr>
            </w:pPr>
          </w:p>
        </w:tc>
        <w:tc>
          <w:tcPr>
            <w:tcW w:w="3021" w:type="dxa"/>
          </w:tcPr>
          <w:p w14:paraId="2E2F07E4" w14:textId="679E37FE" w:rsidR="00F46F46" w:rsidRPr="007C7ADB" w:rsidRDefault="00F46F46" w:rsidP="00AA7DFA">
            <w:pPr>
              <w:jc w:val="both"/>
              <w:rPr>
                <w:lang w:val="en-US"/>
              </w:rPr>
            </w:pPr>
            <w:r w:rsidRPr="007C7ADB">
              <w:rPr>
                <w:lang w:val="en-US"/>
              </w:rPr>
              <w:t>Input value</w:t>
            </w:r>
          </w:p>
        </w:tc>
        <w:tc>
          <w:tcPr>
            <w:tcW w:w="3021" w:type="dxa"/>
          </w:tcPr>
          <w:p w14:paraId="5D4E7943" w14:textId="62ADC324" w:rsidR="00F46F46" w:rsidRPr="007C7ADB" w:rsidRDefault="00F46F46" w:rsidP="00AA7DFA">
            <w:pPr>
              <w:jc w:val="both"/>
              <w:rPr>
                <w:lang w:val="en-US"/>
              </w:rPr>
            </w:pPr>
            <w:r w:rsidRPr="007C7ADB">
              <w:rPr>
                <w:lang w:val="en-US"/>
              </w:rPr>
              <w:t>New value</w:t>
            </w:r>
          </w:p>
        </w:tc>
      </w:tr>
      <w:tr w:rsidR="00F46F46" w:rsidRPr="007C7ADB" w14:paraId="72626549" w14:textId="77777777" w:rsidTr="00F46F46">
        <w:tc>
          <w:tcPr>
            <w:tcW w:w="3020" w:type="dxa"/>
          </w:tcPr>
          <w:p w14:paraId="53EBEBD4" w14:textId="36CB4072" w:rsidR="00F46F46" w:rsidRPr="007C7ADB" w:rsidRDefault="00577EA2" w:rsidP="00AA7DFA">
            <w:pPr>
              <w:jc w:val="both"/>
              <w:rPr>
                <w:lang w:val="en-US"/>
              </w:rPr>
            </w:pPr>
            <w:r w:rsidRPr="007C7ADB">
              <w:rPr>
                <w:lang w:val="en-US"/>
              </w:rPr>
              <w:t>Allele count std.</w:t>
            </w:r>
          </w:p>
        </w:tc>
        <w:tc>
          <w:tcPr>
            <w:tcW w:w="3021" w:type="dxa"/>
          </w:tcPr>
          <w:p w14:paraId="1CC2F551" w14:textId="79A15858" w:rsidR="00F46F46" w:rsidRPr="007C7ADB" w:rsidRDefault="00577EA2" w:rsidP="00AA7DFA">
            <w:pPr>
              <w:jc w:val="both"/>
              <w:rPr>
                <w:lang w:val="en-US"/>
              </w:rPr>
            </w:pPr>
            <w:r w:rsidRPr="007C7ADB">
              <w:rPr>
                <w:lang w:val="en-US"/>
              </w:rPr>
              <w:t>1.03</w:t>
            </w:r>
          </w:p>
        </w:tc>
        <w:tc>
          <w:tcPr>
            <w:tcW w:w="3021" w:type="dxa"/>
          </w:tcPr>
          <w:p w14:paraId="7E49DAF8" w14:textId="5E4F41D5" w:rsidR="00F46F46" w:rsidRPr="007C7ADB" w:rsidRDefault="00577EA2" w:rsidP="00AA7DFA">
            <w:pPr>
              <w:jc w:val="both"/>
              <w:rPr>
                <w:lang w:val="en-US"/>
              </w:rPr>
            </w:pPr>
            <w:r w:rsidRPr="007C7ADB">
              <w:rPr>
                <w:lang w:val="en-US"/>
              </w:rPr>
              <w:t>0.70</w:t>
            </w:r>
            <w:r w:rsidR="00786BC8" w:rsidRPr="007C7ADB">
              <w:rPr>
                <w:lang w:val="en-US"/>
              </w:rPr>
              <w:t xml:space="preserve"> (&lt;= 0.93)</w:t>
            </w:r>
          </w:p>
        </w:tc>
      </w:tr>
      <w:tr w:rsidR="00F46F46" w:rsidRPr="007C7ADB" w14:paraId="723BEB1D" w14:textId="77777777" w:rsidTr="00F46F46">
        <w:tc>
          <w:tcPr>
            <w:tcW w:w="3020" w:type="dxa"/>
          </w:tcPr>
          <w:p w14:paraId="43D491D6" w14:textId="366BAEA5" w:rsidR="00F46F46" w:rsidRPr="007C7ADB" w:rsidRDefault="00577EA2" w:rsidP="00AA7DFA">
            <w:pPr>
              <w:jc w:val="both"/>
              <w:rPr>
                <w:lang w:val="en-US"/>
              </w:rPr>
            </w:pPr>
            <w:r w:rsidRPr="007C7ADB">
              <w:rPr>
                <w:lang w:val="en-US"/>
              </w:rPr>
              <w:t>D8S1179 allele count</w:t>
            </w:r>
          </w:p>
        </w:tc>
        <w:tc>
          <w:tcPr>
            <w:tcW w:w="3021" w:type="dxa"/>
          </w:tcPr>
          <w:p w14:paraId="4CEBA35F" w14:textId="3DC7154A" w:rsidR="00F46F46" w:rsidRPr="007C7ADB" w:rsidRDefault="00577EA2" w:rsidP="00AA7DFA">
            <w:pPr>
              <w:jc w:val="both"/>
              <w:rPr>
                <w:lang w:val="en-US"/>
              </w:rPr>
            </w:pPr>
            <w:r w:rsidRPr="007C7ADB">
              <w:rPr>
                <w:lang w:val="en-US"/>
              </w:rPr>
              <w:t>3.00</w:t>
            </w:r>
          </w:p>
        </w:tc>
        <w:tc>
          <w:tcPr>
            <w:tcW w:w="3021" w:type="dxa"/>
          </w:tcPr>
          <w:p w14:paraId="06E74B2E" w14:textId="67BFB6B2" w:rsidR="00F46F46" w:rsidRPr="007C7ADB" w:rsidRDefault="00577EA2" w:rsidP="00AA7DFA">
            <w:pPr>
              <w:jc w:val="both"/>
              <w:rPr>
                <w:lang w:val="en-US"/>
              </w:rPr>
            </w:pPr>
            <w:r w:rsidRPr="007C7ADB">
              <w:rPr>
                <w:lang w:val="en-US"/>
              </w:rPr>
              <w:t>2.00</w:t>
            </w:r>
            <w:r w:rsidR="00786BC8" w:rsidRPr="007C7ADB">
              <w:rPr>
                <w:lang w:val="en-US"/>
              </w:rPr>
              <w:t xml:space="preserve"> (&lt;= 2.00)</w:t>
            </w:r>
          </w:p>
        </w:tc>
      </w:tr>
    </w:tbl>
    <w:p w14:paraId="0E869875" w14:textId="77777777" w:rsidR="00077D69" w:rsidRPr="007C7ADB" w:rsidRDefault="00077D69" w:rsidP="00AA7DFA">
      <w:pPr>
        <w:jc w:val="both"/>
        <w:rPr>
          <w:lang w:val="en-US"/>
        </w:rPr>
      </w:pPr>
    </w:p>
    <w:p w14:paraId="4294B78E" w14:textId="56FF96B3" w:rsidR="00577EA2" w:rsidRPr="007C7ADB" w:rsidRDefault="00077D69" w:rsidP="00AA7DFA">
      <w:pPr>
        <w:jc w:val="both"/>
        <w:rPr>
          <w:lang w:val="en-US"/>
        </w:rPr>
      </w:pPr>
      <w:r w:rsidRPr="007C7ADB">
        <w:rPr>
          <w:lang w:val="en-US"/>
        </w:rPr>
        <w:t xml:space="preserve">As can be seen in </w:t>
      </w:r>
      <w:r w:rsidRPr="007C7ADB">
        <w:rPr>
          <w:lang w:val="en-US"/>
        </w:rPr>
        <w:fldChar w:fldCharType="begin"/>
      </w:r>
      <w:r w:rsidRPr="007C7ADB">
        <w:rPr>
          <w:lang w:val="en-US"/>
        </w:rPr>
        <w:instrText xml:space="preserve"> REF _Ref72343352 \h </w:instrText>
      </w:r>
      <w:r w:rsidR="00AA7DFA">
        <w:rPr>
          <w:lang w:val="en-US"/>
        </w:rPr>
        <w:instrText xml:space="preserve"> \* MERGEFORMAT </w:instrText>
      </w:r>
      <w:r w:rsidRPr="007C7ADB">
        <w:rPr>
          <w:lang w:val="en-US"/>
        </w:rPr>
      </w:r>
      <w:r w:rsidRPr="007C7ADB">
        <w:rPr>
          <w:lang w:val="en-US"/>
        </w:rPr>
        <w:fldChar w:fldCharType="separate"/>
      </w:r>
      <w:r w:rsidRPr="007C7ADB">
        <w:rPr>
          <w:sz w:val="18"/>
          <w:szCs w:val="18"/>
          <w:lang w:val="en-US"/>
        </w:rPr>
        <w:t xml:space="preserve">Table </w:t>
      </w:r>
      <w:r w:rsidRPr="007C7ADB">
        <w:rPr>
          <w:noProof/>
          <w:sz w:val="18"/>
          <w:szCs w:val="18"/>
          <w:lang w:val="en-US"/>
        </w:rPr>
        <w:t>2</w:t>
      </w:r>
      <w:r w:rsidRPr="007C7ADB">
        <w:rPr>
          <w:lang w:val="en-US"/>
        </w:rPr>
        <w:fldChar w:fldCharType="end"/>
      </w:r>
      <w:r w:rsidRPr="007C7ADB">
        <w:rPr>
          <w:lang w:val="en-US"/>
        </w:rPr>
        <w:t xml:space="preserve">, the prediction did change after matching the counterfactual Anchor from </w:t>
      </w:r>
      <w:r w:rsidRPr="007C7ADB">
        <w:rPr>
          <w:lang w:val="en-US"/>
        </w:rPr>
        <w:fldChar w:fldCharType="begin"/>
      </w:r>
      <w:r w:rsidRPr="007C7ADB">
        <w:rPr>
          <w:lang w:val="en-US"/>
        </w:rPr>
        <w:instrText xml:space="preserve"> REF _Ref72343381 \h </w:instrText>
      </w:r>
      <w:r w:rsidR="00AA7DFA">
        <w:rPr>
          <w:lang w:val="en-US"/>
        </w:rPr>
        <w:instrText xml:space="preserve"> \* MERGEFORMAT </w:instrText>
      </w:r>
      <w:r w:rsidRPr="007C7ADB">
        <w:rPr>
          <w:lang w:val="en-US"/>
        </w:rPr>
      </w:r>
      <w:r w:rsidRPr="007C7ADB">
        <w:rPr>
          <w:lang w:val="en-US"/>
        </w:rPr>
        <w:fldChar w:fldCharType="separate"/>
      </w:r>
      <w:r w:rsidRPr="007C7ADB">
        <w:rPr>
          <w:sz w:val="18"/>
          <w:szCs w:val="18"/>
          <w:lang w:val="en-US"/>
        </w:rPr>
        <w:t xml:space="preserve">Table </w:t>
      </w:r>
      <w:r w:rsidRPr="007C7ADB">
        <w:rPr>
          <w:noProof/>
          <w:sz w:val="18"/>
          <w:szCs w:val="18"/>
          <w:lang w:val="en-US"/>
        </w:rPr>
        <w:t>1</w:t>
      </w:r>
      <w:r w:rsidRPr="007C7ADB">
        <w:rPr>
          <w:lang w:val="en-US"/>
        </w:rPr>
        <w:fldChar w:fldCharType="end"/>
      </w:r>
      <w:r w:rsidR="00004D4E" w:rsidRPr="007C7ADB">
        <w:rPr>
          <w:lang w:val="en-US"/>
        </w:rPr>
        <w:t>. However, p</w:t>
      </w:r>
      <w:r w:rsidR="00577EA2" w:rsidRPr="007C7ADB">
        <w:rPr>
          <w:lang w:val="en-US"/>
        </w:rPr>
        <w:t>roblems occurred when:</w:t>
      </w:r>
    </w:p>
    <w:p w14:paraId="71F5B25C" w14:textId="44CF4911" w:rsidR="00577EA2" w:rsidRPr="007C7ADB" w:rsidRDefault="00577EA2" w:rsidP="00AA7DFA">
      <w:pPr>
        <w:pStyle w:val="Lijstalinea"/>
        <w:numPr>
          <w:ilvl w:val="0"/>
          <w:numId w:val="11"/>
        </w:numPr>
        <w:jc w:val="both"/>
        <w:rPr>
          <w:lang w:val="en-US"/>
        </w:rPr>
      </w:pPr>
      <w:r w:rsidRPr="007C7ADB">
        <w:rPr>
          <w:lang w:val="en-US"/>
        </w:rPr>
        <w:t>The input instance already fit the Anchors of the counterfactual.</w:t>
      </w:r>
    </w:p>
    <w:p w14:paraId="79127ACB" w14:textId="49E028EA" w:rsidR="00577EA2" w:rsidRPr="007C7ADB" w:rsidRDefault="00577EA2" w:rsidP="00AA7DFA">
      <w:pPr>
        <w:pStyle w:val="Lijstalinea"/>
        <w:numPr>
          <w:ilvl w:val="0"/>
          <w:numId w:val="11"/>
        </w:numPr>
        <w:jc w:val="both"/>
        <w:rPr>
          <w:lang w:val="en-US"/>
        </w:rPr>
      </w:pPr>
      <w:r w:rsidRPr="007C7ADB">
        <w:rPr>
          <w:lang w:val="en-US"/>
        </w:rPr>
        <w:t>Changing the input to fit the Anchors of the counterfactual did not lead to a change in prediction.</w:t>
      </w:r>
      <w:r w:rsidR="001C3AEF" w:rsidRPr="007C7ADB">
        <w:rPr>
          <w:lang w:val="en-US"/>
        </w:rPr>
        <w:t xml:space="preserve"> An example of this is shown in </w:t>
      </w:r>
      <w:r w:rsidR="001C3AEF" w:rsidRPr="007C7ADB">
        <w:rPr>
          <w:lang w:val="en-US"/>
        </w:rPr>
        <w:fldChar w:fldCharType="begin"/>
      </w:r>
      <w:r w:rsidR="001C3AEF" w:rsidRPr="007C7ADB">
        <w:rPr>
          <w:lang w:val="en-US"/>
        </w:rPr>
        <w:instrText xml:space="preserve"> REF _Ref72343695 \h </w:instrText>
      </w:r>
      <w:r w:rsidR="00AA7DFA">
        <w:rPr>
          <w:lang w:val="en-US"/>
        </w:rPr>
        <w:instrText xml:space="preserve"> \* MERGEFORMAT </w:instrText>
      </w:r>
      <w:r w:rsidR="001C3AEF" w:rsidRPr="007C7ADB">
        <w:rPr>
          <w:lang w:val="en-US"/>
        </w:rPr>
      </w:r>
      <w:r w:rsidR="001C3AEF" w:rsidRPr="007C7ADB">
        <w:rPr>
          <w:lang w:val="en-US"/>
        </w:rPr>
        <w:fldChar w:fldCharType="separate"/>
      </w:r>
      <w:r w:rsidR="001C3AEF" w:rsidRPr="007C7ADB">
        <w:rPr>
          <w:sz w:val="18"/>
          <w:szCs w:val="18"/>
          <w:lang w:val="en-US"/>
        </w:rPr>
        <w:t xml:space="preserve">Table </w:t>
      </w:r>
      <w:r w:rsidR="001C3AEF" w:rsidRPr="007C7ADB">
        <w:rPr>
          <w:noProof/>
          <w:sz w:val="18"/>
          <w:szCs w:val="18"/>
          <w:lang w:val="en-US"/>
        </w:rPr>
        <w:t>3</w:t>
      </w:r>
      <w:r w:rsidR="001C3AEF" w:rsidRPr="007C7ADB">
        <w:rPr>
          <w:lang w:val="en-US"/>
        </w:rPr>
        <w:fldChar w:fldCharType="end"/>
      </w:r>
      <w:r w:rsidR="001C3AEF" w:rsidRPr="007C7ADB">
        <w:rPr>
          <w:lang w:val="en-US"/>
        </w:rPr>
        <w:t xml:space="preserve"> and </w:t>
      </w:r>
      <w:r w:rsidR="001C3AEF" w:rsidRPr="007C7ADB">
        <w:rPr>
          <w:lang w:val="en-US"/>
        </w:rPr>
        <w:fldChar w:fldCharType="begin"/>
      </w:r>
      <w:r w:rsidR="001C3AEF" w:rsidRPr="007C7ADB">
        <w:rPr>
          <w:lang w:val="en-US"/>
        </w:rPr>
        <w:instrText xml:space="preserve"> REF _Ref72343696 \h </w:instrText>
      </w:r>
      <w:r w:rsidR="00AA7DFA">
        <w:rPr>
          <w:lang w:val="en-US"/>
        </w:rPr>
        <w:instrText xml:space="preserve"> \* MERGEFORMAT </w:instrText>
      </w:r>
      <w:r w:rsidR="001C3AEF" w:rsidRPr="007C7ADB">
        <w:rPr>
          <w:lang w:val="en-US"/>
        </w:rPr>
      </w:r>
      <w:r w:rsidR="001C3AEF" w:rsidRPr="007C7ADB">
        <w:rPr>
          <w:lang w:val="en-US"/>
        </w:rPr>
        <w:fldChar w:fldCharType="separate"/>
      </w:r>
      <w:r w:rsidR="001C3AEF" w:rsidRPr="007C7ADB">
        <w:rPr>
          <w:sz w:val="18"/>
          <w:szCs w:val="18"/>
          <w:lang w:val="en-US"/>
        </w:rPr>
        <w:t xml:space="preserve">Table </w:t>
      </w:r>
      <w:r w:rsidR="001C3AEF" w:rsidRPr="007C7ADB">
        <w:rPr>
          <w:noProof/>
          <w:sz w:val="18"/>
          <w:szCs w:val="18"/>
          <w:lang w:val="en-US"/>
        </w:rPr>
        <w:t>4</w:t>
      </w:r>
      <w:r w:rsidR="001C3AEF" w:rsidRPr="007C7ADB">
        <w:rPr>
          <w:lang w:val="en-US"/>
        </w:rPr>
        <w:fldChar w:fldCharType="end"/>
      </w:r>
      <w:r w:rsidR="001C3AEF" w:rsidRPr="007C7ADB">
        <w:rPr>
          <w:lang w:val="en-US"/>
        </w:rPr>
        <w:t>.</w:t>
      </w:r>
    </w:p>
    <w:p w14:paraId="0ADB71C7" w14:textId="3F51977B" w:rsidR="00077D69" w:rsidRPr="007C7ADB" w:rsidRDefault="00077D69" w:rsidP="00AA7DFA">
      <w:pPr>
        <w:jc w:val="both"/>
        <w:rPr>
          <w:sz w:val="18"/>
          <w:szCs w:val="18"/>
          <w:lang w:val="en-US"/>
        </w:rPr>
      </w:pPr>
      <w:bookmarkStart w:id="159" w:name="_Ref72343695"/>
      <w:r w:rsidRPr="007C7ADB">
        <w:rPr>
          <w:sz w:val="18"/>
          <w:szCs w:val="18"/>
          <w:lang w:val="en-US"/>
        </w:rPr>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4</w:t>
      </w:r>
      <w:r w:rsidR="00896D59" w:rsidRPr="007C7ADB">
        <w:rPr>
          <w:sz w:val="18"/>
          <w:szCs w:val="18"/>
          <w:lang w:val="en-US"/>
        </w:rPr>
        <w:fldChar w:fldCharType="end"/>
      </w:r>
      <w:bookmarkEnd w:id="159"/>
      <w:r w:rsidRPr="007C7ADB">
        <w:rPr>
          <w:sz w:val="18"/>
          <w:szCs w:val="18"/>
          <w:lang w:val="en-US"/>
        </w:rPr>
        <w:t xml:space="preserve">: Two Anchors for Experiment 1 that did not lead to a successful </w:t>
      </w:r>
      <w:r w:rsidR="001C3AEF" w:rsidRPr="007C7ADB">
        <w:rPr>
          <w:sz w:val="18"/>
          <w:szCs w:val="18"/>
          <w:lang w:val="en-US"/>
        </w:rPr>
        <w:t>result</w:t>
      </w:r>
    </w:p>
    <w:tbl>
      <w:tblPr>
        <w:tblStyle w:val="Tabelraster"/>
        <w:tblW w:w="0" w:type="auto"/>
        <w:tblLook w:val="04A0" w:firstRow="1" w:lastRow="0" w:firstColumn="1" w:lastColumn="0" w:noHBand="0" w:noVBand="1"/>
      </w:tblPr>
      <w:tblGrid>
        <w:gridCol w:w="4531"/>
        <w:gridCol w:w="4531"/>
      </w:tblGrid>
      <w:tr w:rsidR="004F6BBB" w:rsidRPr="007C7ADB" w14:paraId="621EDB24" w14:textId="77777777" w:rsidTr="00BA178C">
        <w:tc>
          <w:tcPr>
            <w:tcW w:w="4531" w:type="dxa"/>
          </w:tcPr>
          <w:p w14:paraId="1A9E81F0" w14:textId="77777777" w:rsidR="004F6BBB" w:rsidRPr="007C7ADB" w:rsidRDefault="004F6BBB" w:rsidP="00AA7DFA">
            <w:pPr>
              <w:jc w:val="both"/>
              <w:rPr>
                <w:lang w:val="en-US"/>
              </w:rPr>
            </w:pPr>
            <w:r w:rsidRPr="007C7ADB">
              <w:rPr>
                <w:lang w:val="en-US"/>
              </w:rPr>
              <w:t>Anchor input</w:t>
            </w:r>
          </w:p>
        </w:tc>
        <w:tc>
          <w:tcPr>
            <w:tcW w:w="4531" w:type="dxa"/>
          </w:tcPr>
          <w:p w14:paraId="4DEB9779" w14:textId="77777777" w:rsidR="004F6BBB" w:rsidRPr="007C7ADB" w:rsidRDefault="004F6BBB" w:rsidP="00AA7DFA">
            <w:pPr>
              <w:jc w:val="both"/>
              <w:rPr>
                <w:lang w:val="en-US"/>
              </w:rPr>
            </w:pPr>
            <w:r w:rsidRPr="007C7ADB">
              <w:rPr>
                <w:lang w:val="en-US"/>
              </w:rPr>
              <w:t>Anchor counterfactual</w:t>
            </w:r>
          </w:p>
        </w:tc>
      </w:tr>
      <w:tr w:rsidR="004F6BBB" w:rsidRPr="00982027" w14:paraId="7A7B323B" w14:textId="77777777" w:rsidTr="00BA178C">
        <w:tc>
          <w:tcPr>
            <w:tcW w:w="4531" w:type="dxa"/>
          </w:tcPr>
          <w:p w14:paraId="29E3EB9C" w14:textId="740D2F17"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 xml:space="preserve">1 </w:t>
            </w:r>
            <w:proofErr w:type="gramStart"/>
            <w:r w:rsidRPr="007C7ADB">
              <w:rPr>
                <w:b/>
                <w:bCs/>
                <w:i/>
                <w:iCs/>
                <w:lang w:val="en-US"/>
              </w:rPr>
              <w:t>contributors</w:t>
            </w:r>
            <w:proofErr w:type="gramEnd"/>
            <w:r w:rsidRPr="007C7ADB">
              <w:rPr>
                <w:b/>
                <w:bCs/>
                <w:i/>
                <w:iCs/>
                <w:lang w:val="en-US"/>
              </w:rPr>
              <w:t xml:space="preserve"> 93%</w:t>
            </w:r>
            <w:r w:rsidRPr="007C7ADB">
              <w:rPr>
                <w:i/>
                <w:iCs/>
                <w:lang w:val="en-US"/>
              </w:rPr>
              <w:t xml:space="preserve"> of the time when ALL the following rules are true:     </w:t>
            </w:r>
          </w:p>
          <w:p w14:paraId="27D28DAD" w14:textId="77777777" w:rsidR="004F6BBB" w:rsidRPr="007C7ADB" w:rsidRDefault="004F6BBB" w:rsidP="00AA7DFA">
            <w:pPr>
              <w:pStyle w:val="Lijstalinea"/>
              <w:numPr>
                <w:ilvl w:val="0"/>
                <w:numId w:val="11"/>
              </w:numPr>
              <w:jc w:val="both"/>
              <w:rPr>
                <w:i/>
                <w:iCs/>
                <w:lang w:val="en-US"/>
              </w:rPr>
            </w:pPr>
            <w:r w:rsidRPr="007C7ADB">
              <w:rPr>
                <w:i/>
                <w:iCs/>
                <w:lang w:val="en-US"/>
              </w:rPr>
              <w:t>TPOX min. NOC &lt;= 1.00</w:t>
            </w:r>
          </w:p>
          <w:p w14:paraId="5391DCB2"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0.65</w:t>
            </w:r>
          </w:p>
          <w:p w14:paraId="5A0B4B20" w14:textId="2065FAC5" w:rsidR="004F6BBB" w:rsidRPr="007C7ADB" w:rsidRDefault="004F6BBB"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0.29.</w:t>
            </w:r>
          </w:p>
        </w:tc>
        <w:tc>
          <w:tcPr>
            <w:tcW w:w="4531" w:type="dxa"/>
          </w:tcPr>
          <w:p w14:paraId="0EE1BD50" w14:textId="38D487E2"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2 contributors 100%</w:t>
            </w:r>
            <w:r w:rsidRPr="007C7ADB">
              <w:rPr>
                <w:i/>
                <w:iCs/>
                <w:lang w:val="en-US"/>
              </w:rPr>
              <w:t xml:space="preserve"> of the time when ALL the following rules are true:</w:t>
            </w:r>
          </w:p>
          <w:p w14:paraId="05286049"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0.83</w:t>
            </w:r>
          </w:p>
          <w:p w14:paraId="7902892A" w14:textId="77777777" w:rsidR="004F6BBB" w:rsidRPr="007C7ADB" w:rsidRDefault="004F6BBB" w:rsidP="00AA7DFA">
            <w:pPr>
              <w:pStyle w:val="Lijstalinea"/>
              <w:numPr>
                <w:ilvl w:val="0"/>
                <w:numId w:val="11"/>
              </w:numPr>
              <w:jc w:val="both"/>
              <w:rPr>
                <w:i/>
                <w:iCs/>
                <w:lang w:val="en-US"/>
              </w:rPr>
            </w:pPr>
            <w:r w:rsidRPr="007C7ADB">
              <w:rPr>
                <w:i/>
                <w:iCs/>
                <w:lang w:val="en-US"/>
              </w:rPr>
              <w:t>TAC &lt;= 79.00</w:t>
            </w:r>
          </w:p>
          <w:p w14:paraId="7154F662" w14:textId="77777777" w:rsidR="004F6BBB" w:rsidRPr="007C7ADB" w:rsidRDefault="004F6BBB" w:rsidP="00AA7DFA">
            <w:pPr>
              <w:pStyle w:val="Lijstalinea"/>
              <w:numPr>
                <w:ilvl w:val="0"/>
                <w:numId w:val="11"/>
              </w:numPr>
              <w:jc w:val="both"/>
              <w:rPr>
                <w:i/>
                <w:iCs/>
                <w:lang w:val="en-US"/>
              </w:rPr>
            </w:pPr>
            <w:proofErr w:type="spellStart"/>
            <w:r w:rsidRPr="007C7ADB">
              <w:rPr>
                <w:i/>
                <w:iCs/>
                <w:lang w:val="en-US"/>
              </w:rPr>
              <w:t>vWa</w:t>
            </w:r>
            <w:proofErr w:type="spellEnd"/>
            <w:r w:rsidRPr="007C7ADB">
              <w:rPr>
                <w:i/>
                <w:iCs/>
                <w:lang w:val="en-US"/>
              </w:rPr>
              <w:t xml:space="preserve"> peak height std. &gt; 3024.43</w:t>
            </w:r>
          </w:p>
          <w:p w14:paraId="4B9050DE" w14:textId="053076EF" w:rsidR="004F6BBB" w:rsidRPr="007C7ADB" w:rsidRDefault="004F6BBB" w:rsidP="00AA7DFA">
            <w:pPr>
              <w:jc w:val="both"/>
              <w:rPr>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0.01</w:t>
            </w:r>
            <w:r w:rsidR="00D40050" w:rsidRPr="007C7ADB">
              <w:rPr>
                <w:i/>
                <w:iCs/>
                <w:lang w:val="en-US"/>
              </w:rPr>
              <w:t>.</w:t>
            </w:r>
          </w:p>
        </w:tc>
      </w:tr>
    </w:tbl>
    <w:p w14:paraId="63FA5FEE" w14:textId="77777777" w:rsidR="001C3AEF" w:rsidRPr="007C7ADB" w:rsidRDefault="001C3AEF" w:rsidP="00AA7DFA">
      <w:pPr>
        <w:jc w:val="both"/>
        <w:rPr>
          <w:sz w:val="18"/>
          <w:szCs w:val="18"/>
          <w:lang w:val="en-US"/>
        </w:rPr>
      </w:pPr>
    </w:p>
    <w:p w14:paraId="0F816BAC" w14:textId="286B5BFC" w:rsidR="00077D69" w:rsidRPr="007C7ADB" w:rsidRDefault="00077D69" w:rsidP="00AA7DFA">
      <w:pPr>
        <w:jc w:val="both"/>
        <w:rPr>
          <w:sz w:val="18"/>
          <w:szCs w:val="18"/>
          <w:lang w:val="en-US"/>
        </w:rPr>
      </w:pPr>
      <w:bookmarkStart w:id="160" w:name="_Ref72343696"/>
      <w:r w:rsidRPr="007C7ADB">
        <w:rPr>
          <w:sz w:val="18"/>
          <w:szCs w:val="18"/>
          <w:lang w:val="en-US"/>
        </w:rPr>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5</w:t>
      </w:r>
      <w:r w:rsidR="00896D59" w:rsidRPr="007C7ADB">
        <w:rPr>
          <w:sz w:val="18"/>
          <w:szCs w:val="18"/>
          <w:lang w:val="en-US"/>
        </w:rPr>
        <w:fldChar w:fldCharType="end"/>
      </w:r>
      <w:bookmarkEnd w:id="160"/>
      <w:r w:rsidRPr="007C7ADB">
        <w:rPr>
          <w:sz w:val="18"/>
          <w:szCs w:val="18"/>
          <w:lang w:val="en-US"/>
        </w:rPr>
        <w:t>: Changing the input features that do not match the counterfactual Anchor caused the prediction to stay 1.0</w:t>
      </w:r>
    </w:p>
    <w:tbl>
      <w:tblPr>
        <w:tblStyle w:val="Tabelraster"/>
        <w:tblW w:w="0" w:type="auto"/>
        <w:tblLook w:val="04A0" w:firstRow="1" w:lastRow="0" w:firstColumn="1" w:lastColumn="0" w:noHBand="0" w:noVBand="1"/>
      </w:tblPr>
      <w:tblGrid>
        <w:gridCol w:w="3020"/>
        <w:gridCol w:w="3021"/>
        <w:gridCol w:w="3021"/>
      </w:tblGrid>
      <w:tr w:rsidR="004F6BBB" w:rsidRPr="007C7ADB" w14:paraId="049EAA2E" w14:textId="77777777" w:rsidTr="00BA178C">
        <w:tc>
          <w:tcPr>
            <w:tcW w:w="3020" w:type="dxa"/>
          </w:tcPr>
          <w:p w14:paraId="48D5762E" w14:textId="77777777" w:rsidR="004F6BBB" w:rsidRPr="007C7ADB" w:rsidRDefault="004F6BBB" w:rsidP="00AA7DFA">
            <w:pPr>
              <w:jc w:val="both"/>
              <w:rPr>
                <w:lang w:val="en-US"/>
              </w:rPr>
            </w:pPr>
          </w:p>
        </w:tc>
        <w:tc>
          <w:tcPr>
            <w:tcW w:w="3021" w:type="dxa"/>
          </w:tcPr>
          <w:p w14:paraId="40239E33" w14:textId="77777777" w:rsidR="004F6BBB" w:rsidRPr="007C7ADB" w:rsidRDefault="004F6BBB" w:rsidP="00AA7DFA">
            <w:pPr>
              <w:jc w:val="both"/>
              <w:rPr>
                <w:lang w:val="en-US"/>
              </w:rPr>
            </w:pPr>
            <w:r w:rsidRPr="007C7ADB">
              <w:rPr>
                <w:lang w:val="en-US"/>
              </w:rPr>
              <w:t>Input value</w:t>
            </w:r>
          </w:p>
        </w:tc>
        <w:tc>
          <w:tcPr>
            <w:tcW w:w="3021" w:type="dxa"/>
          </w:tcPr>
          <w:p w14:paraId="3178DC0D" w14:textId="77777777" w:rsidR="004F6BBB" w:rsidRPr="007C7ADB" w:rsidRDefault="004F6BBB" w:rsidP="00AA7DFA">
            <w:pPr>
              <w:jc w:val="both"/>
              <w:rPr>
                <w:lang w:val="en-US"/>
              </w:rPr>
            </w:pPr>
            <w:r w:rsidRPr="007C7ADB">
              <w:rPr>
                <w:lang w:val="en-US"/>
              </w:rPr>
              <w:t>New value</w:t>
            </w:r>
          </w:p>
        </w:tc>
      </w:tr>
      <w:tr w:rsidR="004F6BBB" w:rsidRPr="007C7ADB" w14:paraId="2389656A" w14:textId="77777777" w:rsidTr="00BA178C">
        <w:tc>
          <w:tcPr>
            <w:tcW w:w="3020" w:type="dxa"/>
          </w:tcPr>
          <w:p w14:paraId="55F356D0" w14:textId="77221506" w:rsidR="004F6BBB" w:rsidRPr="007C7ADB" w:rsidRDefault="004F6BBB"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73565AED" w14:textId="2FFAB73A" w:rsidR="004F6BBB" w:rsidRPr="007C7ADB" w:rsidRDefault="004F6BBB" w:rsidP="00AA7DFA">
            <w:pPr>
              <w:jc w:val="both"/>
              <w:rPr>
                <w:lang w:val="en-US"/>
              </w:rPr>
            </w:pPr>
            <w:r w:rsidRPr="007C7ADB">
              <w:rPr>
                <w:lang w:val="en-US"/>
              </w:rPr>
              <w:t>108</w:t>
            </w:r>
          </w:p>
        </w:tc>
        <w:tc>
          <w:tcPr>
            <w:tcW w:w="3021" w:type="dxa"/>
          </w:tcPr>
          <w:p w14:paraId="52EB2F7B" w14:textId="555CE8AE" w:rsidR="004F6BBB" w:rsidRPr="007C7ADB" w:rsidRDefault="004F6BBB" w:rsidP="00AA7DFA">
            <w:pPr>
              <w:jc w:val="both"/>
              <w:rPr>
                <w:lang w:val="en-US"/>
              </w:rPr>
            </w:pPr>
            <w:r w:rsidRPr="007C7ADB">
              <w:rPr>
                <w:lang w:val="en-US"/>
              </w:rPr>
              <w:t>5000</w:t>
            </w:r>
            <w:r w:rsidR="00786BC8" w:rsidRPr="007C7ADB">
              <w:rPr>
                <w:lang w:val="en-US"/>
              </w:rPr>
              <w:t xml:space="preserve"> (&gt; 3024)</w:t>
            </w:r>
          </w:p>
        </w:tc>
      </w:tr>
    </w:tbl>
    <w:p w14:paraId="37AAFF75" w14:textId="77777777" w:rsidR="00077D69" w:rsidRPr="007C7ADB" w:rsidRDefault="00077D69" w:rsidP="00AA7DFA">
      <w:pPr>
        <w:jc w:val="both"/>
        <w:rPr>
          <w:lang w:val="en-US"/>
        </w:rPr>
      </w:pPr>
    </w:p>
    <w:p w14:paraId="77E555E5" w14:textId="049C7E11" w:rsidR="003B2D45" w:rsidRPr="007C7ADB" w:rsidRDefault="004F6BBB" w:rsidP="00AA7DFA">
      <w:pPr>
        <w:jc w:val="both"/>
        <w:rPr>
          <w:lang w:val="en-US"/>
        </w:rPr>
      </w:pPr>
      <w:r w:rsidRPr="007C7ADB">
        <w:rPr>
          <w:lang w:val="en-US"/>
        </w:rPr>
        <w:t>So even though the Anchors for the counterfactual prediction were fulfilled, the prediction stayed the same. Perhaps it was caused by the fact that the Anchors for the input also still held.</w:t>
      </w:r>
      <w:r w:rsidR="00CD0537" w:rsidRPr="007C7ADB">
        <w:rPr>
          <w:lang w:val="en-US"/>
        </w:rPr>
        <w:t xml:space="preserve"> </w:t>
      </w:r>
      <w:r w:rsidR="008C0459" w:rsidRPr="007C7ADB">
        <w:rPr>
          <w:lang w:val="en-US"/>
        </w:rPr>
        <w:t>Therefore, we conducted a different experiment</w:t>
      </w:r>
      <w:r w:rsidR="009F6384" w:rsidRPr="007C7ADB">
        <w:rPr>
          <w:lang w:val="en-US"/>
        </w:rPr>
        <w:t>.</w:t>
      </w:r>
    </w:p>
    <w:p w14:paraId="4E07C1B1" w14:textId="58FB18A0" w:rsidR="004F6BBB" w:rsidRPr="007C7ADB" w:rsidRDefault="00DE7FF9" w:rsidP="00AA7DFA">
      <w:pPr>
        <w:pStyle w:val="Kop3"/>
        <w:jc w:val="both"/>
        <w:rPr>
          <w:lang w:val="en-US"/>
        </w:rPr>
      </w:pPr>
      <w:bookmarkStart w:id="161" w:name="_Ref72349025"/>
      <w:bookmarkStart w:id="162" w:name="_Toc72848651"/>
      <w:r>
        <w:rPr>
          <w:lang w:val="en-US"/>
        </w:rPr>
        <w:t>4.2.2 M</w:t>
      </w:r>
      <w:r w:rsidR="005951FB" w:rsidRPr="007C7ADB">
        <w:rPr>
          <w:lang w:val="en-US"/>
        </w:rPr>
        <w:t>ismatching the input Anchor</w:t>
      </w:r>
      <w:bookmarkEnd w:id="161"/>
      <w:bookmarkEnd w:id="162"/>
    </w:p>
    <w:p w14:paraId="6581A79E" w14:textId="39566537" w:rsidR="008C0459" w:rsidRPr="007C7ADB" w:rsidRDefault="005951FB" w:rsidP="00AA7DFA">
      <w:pPr>
        <w:jc w:val="both"/>
        <w:rPr>
          <w:lang w:val="en-US"/>
        </w:rPr>
      </w:pPr>
      <w:r w:rsidRPr="007C7ADB">
        <w:rPr>
          <w:lang w:val="en-US"/>
        </w:rPr>
        <w:t>The procedure is similar to the first experiment with the exception of step 4</w:t>
      </w:r>
      <w:r w:rsidR="00806DEE" w:rsidRPr="007C7ADB">
        <w:rPr>
          <w:lang w:val="en-US"/>
        </w:rPr>
        <w:t>;</w:t>
      </w:r>
      <w:r w:rsidRPr="007C7ADB">
        <w:rPr>
          <w:lang w:val="en-US"/>
        </w:rPr>
        <w:t xml:space="preserve"> here we also want to ensure that the instance no longer matches the input Anchor.</w:t>
      </w:r>
    </w:p>
    <w:p w14:paraId="41379501" w14:textId="77777777" w:rsidR="004F6BBB" w:rsidRPr="007C7ADB" w:rsidRDefault="004F6BBB" w:rsidP="00AA7DFA">
      <w:pPr>
        <w:pStyle w:val="Lijstalinea"/>
        <w:numPr>
          <w:ilvl w:val="0"/>
          <w:numId w:val="12"/>
        </w:numPr>
        <w:jc w:val="both"/>
        <w:rPr>
          <w:lang w:val="en-US"/>
        </w:rPr>
      </w:pPr>
      <w:r w:rsidRPr="007C7ADB">
        <w:rPr>
          <w:lang w:val="en-US"/>
        </w:rPr>
        <w:t>Generate an Anchor for the input.</w:t>
      </w:r>
    </w:p>
    <w:p w14:paraId="0C5C1930" w14:textId="77777777" w:rsidR="004F6BBB" w:rsidRPr="007C7ADB" w:rsidRDefault="004F6BBB" w:rsidP="00AA7DFA">
      <w:pPr>
        <w:pStyle w:val="Lijstalinea"/>
        <w:numPr>
          <w:ilvl w:val="0"/>
          <w:numId w:val="12"/>
        </w:numPr>
        <w:jc w:val="both"/>
        <w:rPr>
          <w:lang w:val="en-US"/>
        </w:rPr>
      </w:pPr>
      <w:r w:rsidRPr="007C7ADB">
        <w:rPr>
          <w:lang w:val="en-US"/>
        </w:rPr>
        <w:t>Find the closest training point with a target prediction to the be counterfactual.</w:t>
      </w:r>
    </w:p>
    <w:p w14:paraId="443F0767" w14:textId="77777777" w:rsidR="004F6BBB" w:rsidRPr="007C7ADB" w:rsidRDefault="004F6BBB" w:rsidP="00AA7DFA">
      <w:pPr>
        <w:pStyle w:val="Lijstalinea"/>
        <w:numPr>
          <w:ilvl w:val="0"/>
          <w:numId w:val="12"/>
        </w:numPr>
        <w:jc w:val="both"/>
        <w:rPr>
          <w:lang w:val="en-US"/>
        </w:rPr>
      </w:pPr>
      <w:r w:rsidRPr="007C7ADB">
        <w:rPr>
          <w:lang w:val="en-US"/>
        </w:rPr>
        <w:t>Generate an Anchor for that counterfactual.</w:t>
      </w:r>
    </w:p>
    <w:p w14:paraId="410BC067" w14:textId="2192F03A" w:rsidR="004F6BBB" w:rsidRPr="007C7ADB" w:rsidRDefault="004F6BBB" w:rsidP="00AA7DFA">
      <w:pPr>
        <w:pStyle w:val="Lijstalinea"/>
        <w:numPr>
          <w:ilvl w:val="0"/>
          <w:numId w:val="12"/>
        </w:numPr>
        <w:jc w:val="both"/>
        <w:rPr>
          <w:lang w:val="en-US"/>
        </w:rPr>
      </w:pPr>
      <w:r w:rsidRPr="007C7ADB">
        <w:rPr>
          <w:lang w:val="en-US"/>
        </w:rPr>
        <w:t>Change the input to match the counterfactual Anchor</w:t>
      </w:r>
      <w:r w:rsidR="00CD0537" w:rsidRPr="007C7ADB">
        <w:rPr>
          <w:lang w:val="en-US"/>
        </w:rPr>
        <w:t xml:space="preserve"> </w:t>
      </w:r>
      <w:r w:rsidR="00CD0537" w:rsidRPr="007C7ADB">
        <w:rPr>
          <w:b/>
          <w:bCs/>
          <w:lang w:val="en-US"/>
        </w:rPr>
        <w:t>and to no longer match the input Anchor.</w:t>
      </w:r>
    </w:p>
    <w:p w14:paraId="7318C517" w14:textId="32FB76E6" w:rsidR="00786BC8" w:rsidRPr="007C7ADB" w:rsidRDefault="004F6BBB" w:rsidP="00AA7DFA">
      <w:pPr>
        <w:pStyle w:val="Lijstalinea"/>
        <w:numPr>
          <w:ilvl w:val="0"/>
          <w:numId w:val="12"/>
        </w:numPr>
        <w:jc w:val="both"/>
        <w:rPr>
          <w:lang w:val="en-US"/>
        </w:rPr>
      </w:pPr>
      <w:r w:rsidRPr="007C7ADB">
        <w:rPr>
          <w:lang w:val="en-US"/>
        </w:rPr>
        <w:t>Check that the prediction changes to the target.</w:t>
      </w:r>
    </w:p>
    <w:p w14:paraId="3D68BF93" w14:textId="2B7805FE" w:rsidR="001C3AEF" w:rsidRPr="007C7ADB" w:rsidRDefault="001C3AEF" w:rsidP="00AA7DFA">
      <w:pPr>
        <w:jc w:val="both"/>
        <w:rPr>
          <w:sz w:val="18"/>
          <w:szCs w:val="18"/>
          <w:lang w:val="en-US"/>
        </w:rPr>
      </w:pPr>
      <w:r w:rsidRPr="007C7ADB">
        <w:rPr>
          <w:sz w:val="18"/>
          <w:szCs w:val="18"/>
          <w:lang w:val="en-US"/>
        </w:rPr>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6</w:t>
      </w:r>
      <w:r w:rsidR="00896D59" w:rsidRPr="007C7ADB">
        <w:rPr>
          <w:sz w:val="18"/>
          <w:szCs w:val="18"/>
          <w:lang w:val="en-US"/>
        </w:rPr>
        <w:fldChar w:fldCharType="end"/>
      </w:r>
      <w:r w:rsidRPr="007C7ADB">
        <w:rPr>
          <w:sz w:val="18"/>
          <w:szCs w:val="18"/>
          <w:lang w:val="en-US"/>
        </w:rPr>
        <w:t>: Changing the input features that do not match the counterfactual Anchor, and did match the original Anchor caused the prediction to be 2.0.</w:t>
      </w:r>
    </w:p>
    <w:tbl>
      <w:tblPr>
        <w:tblStyle w:val="Tabelraster"/>
        <w:tblW w:w="0" w:type="auto"/>
        <w:tblLook w:val="04A0" w:firstRow="1" w:lastRow="0" w:firstColumn="1" w:lastColumn="0" w:noHBand="0" w:noVBand="1"/>
      </w:tblPr>
      <w:tblGrid>
        <w:gridCol w:w="3020"/>
        <w:gridCol w:w="3021"/>
        <w:gridCol w:w="3021"/>
      </w:tblGrid>
      <w:tr w:rsidR="00786BC8" w:rsidRPr="007C7ADB" w14:paraId="0DB73867" w14:textId="77777777" w:rsidTr="00BA178C">
        <w:tc>
          <w:tcPr>
            <w:tcW w:w="3020" w:type="dxa"/>
          </w:tcPr>
          <w:p w14:paraId="184DF8D9" w14:textId="77777777" w:rsidR="00786BC8" w:rsidRPr="007C7ADB" w:rsidRDefault="00786BC8" w:rsidP="00AA7DFA">
            <w:pPr>
              <w:jc w:val="both"/>
              <w:rPr>
                <w:lang w:val="en-US"/>
              </w:rPr>
            </w:pPr>
          </w:p>
        </w:tc>
        <w:tc>
          <w:tcPr>
            <w:tcW w:w="3021" w:type="dxa"/>
          </w:tcPr>
          <w:p w14:paraId="0250491E" w14:textId="77777777" w:rsidR="00786BC8" w:rsidRPr="007C7ADB" w:rsidRDefault="00786BC8" w:rsidP="00AA7DFA">
            <w:pPr>
              <w:jc w:val="both"/>
              <w:rPr>
                <w:lang w:val="en-US"/>
              </w:rPr>
            </w:pPr>
            <w:r w:rsidRPr="007C7ADB">
              <w:rPr>
                <w:lang w:val="en-US"/>
              </w:rPr>
              <w:t>Input value</w:t>
            </w:r>
          </w:p>
        </w:tc>
        <w:tc>
          <w:tcPr>
            <w:tcW w:w="3021" w:type="dxa"/>
          </w:tcPr>
          <w:p w14:paraId="5D11C4C9" w14:textId="77777777" w:rsidR="00786BC8" w:rsidRPr="007C7ADB" w:rsidRDefault="00786BC8" w:rsidP="00AA7DFA">
            <w:pPr>
              <w:jc w:val="both"/>
              <w:rPr>
                <w:lang w:val="en-US"/>
              </w:rPr>
            </w:pPr>
            <w:r w:rsidRPr="007C7ADB">
              <w:rPr>
                <w:lang w:val="en-US"/>
              </w:rPr>
              <w:t>New value</w:t>
            </w:r>
          </w:p>
        </w:tc>
      </w:tr>
      <w:tr w:rsidR="00786BC8" w:rsidRPr="007C7ADB" w14:paraId="20B22F75" w14:textId="77777777" w:rsidTr="00BA178C">
        <w:tc>
          <w:tcPr>
            <w:tcW w:w="3020" w:type="dxa"/>
          </w:tcPr>
          <w:p w14:paraId="48FB88AE" w14:textId="77777777" w:rsidR="00786BC8" w:rsidRPr="007C7ADB" w:rsidRDefault="00786BC8"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74B75D10" w14:textId="77777777" w:rsidR="00786BC8" w:rsidRPr="007C7ADB" w:rsidRDefault="00786BC8" w:rsidP="00AA7DFA">
            <w:pPr>
              <w:jc w:val="both"/>
              <w:rPr>
                <w:lang w:val="en-US"/>
              </w:rPr>
            </w:pPr>
            <w:r w:rsidRPr="007C7ADB">
              <w:rPr>
                <w:lang w:val="en-US"/>
              </w:rPr>
              <w:t>108</w:t>
            </w:r>
          </w:p>
        </w:tc>
        <w:tc>
          <w:tcPr>
            <w:tcW w:w="3021" w:type="dxa"/>
          </w:tcPr>
          <w:p w14:paraId="397A378F" w14:textId="389A1909" w:rsidR="00786BC8" w:rsidRPr="007C7ADB" w:rsidRDefault="00786BC8" w:rsidP="00AA7DFA">
            <w:pPr>
              <w:jc w:val="both"/>
              <w:rPr>
                <w:lang w:val="en-US"/>
              </w:rPr>
            </w:pPr>
            <w:r w:rsidRPr="007C7ADB">
              <w:rPr>
                <w:lang w:val="en-US"/>
              </w:rPr>
              <w:t>5000</w:t>
            </w:r>
            <w:r w:rsidR="005F011F" w:rsidRPr="007C7ADB">
              <w:rPr>
                <w:lang w:val="en-US"/>
              </w:rPr>
              <w:t xml:space="preserve"> (&gt; 3024)</w:t>
            </w:r>
          </w:p>
        </w:tc>
      </w:tr>
      <w:tr w:rsidR="00786BC8" w:rsidRPr="007C7ADB" w14:paraId="51D13D8B" w14:textId="77777777" w:rsidTr="00BA178C">
        <w:tc>
          <w:tcPr>
            <w:tcW w:w="3020" w:type="dxa"/>
          </w:tcPr>
          <w:p w14:paraId="56DA1611" w14:textId="33B4CACC" w:rsidR="00786BC8" w:rsidRPr="007C7ADB" w:rsidRDefault="00786BC8" w:rsidP="00AA7DFA">
            <w:pPr>
              <w:jc w:val="both"/>
              <w:rPr>
                <w:lang w:val="en-US"/>
              </w:rPr>
            </w:pPr>
            <w:r w:rsidRPr="007C7ADB">
              <w:rPr>
                <w:lang w:val="en-US"/>
              </w:rPr>
              <w:t>Allele count std.</w:t>
            </w:r>
          </w:p>
        </w:tc>
        <w:tc>
          <w:tcPr>
            <w:tcW w:w="3021" w:type="dxa"/>
          </w:tcPr>
          <w:p w14:paraId="078D62F8" w14:textId="66A979C5" w:rsidR="00786BC8" w:rsidRPr="007C7ADB" w:rsidRDefault="00786BC8" w:rsidP="00AA7DFA">
            <w:pPr>
              <w:jc w:val="both"/>
              <w:rPr>
                <w:lang w:val="en-US"/>
              </w:rPr>
            </w:pPr>
            <w:r w:rsidRPr="007C7ADB">
              <w:rPr>
                <w:lang w:val="en-US"/>
              </w:rPr>
              <w:t>0.46</w:t>
            </w:r>
          </w:p>
        </w:tc>
        <w:tc>
          <w:tcPr>
            <w:tcW w:w="3021" w:type="dxa"/>
          </w:tcPr>
          <w:p w14:paraId="561A80EF" w14:textId="1258D749" w:rsidR="00786BC8" w:rsidRPr="007C7ADB" w:rsidRDefault="00786BC8" w:rsidP="00AA7DFA">
            <w:pPr>
              <w:jc w:val="both"/>
              <w:rPr>
                <w:lang w:val="en-US"/>
              </w:rPr>
            </w:pPr>
            <w:proofErr w:type="gramStart"/>
            <w:r w:rsidRPr="007C7ADB">
              <w:rPr>
                <w:lang w:val="en-US"/>
              </w:rPr>
              <w:t>0.79</w:t>
            </w:r>
            <w:r w:rsidR="005F011F" w:rsidRPr="007C7ADB">
              <w:rPr>
                <w:lang w:val="en-US"/>
              </w:rPr>
              <w:t xml:space="preserve">  (</w:t>
            </w:r>
            <w:proofErr w:type="gramEnd"/>
            <w:r w:rsidR="005F011F" w:rsidRPr="007C7ADB">
              <w:rPr>
                <w:lang w:val="en-US"/>
              </w:rPr>
              <w:t xml:space="preserve">&lt;= 0.83 </w:t>
            </w:r>
            <w:r w:rsidR="005F011F" w:rsidRPr="007C7ADB">
              <w:rPr>
                <w:b/>
                <w:bCs/>
                <w:lang w:val="en-US"/>
              </w:rPr>
              <w:t>but not &lt;= 0.65</w:t>
            </w:r>
            <w:r w:rsidR="005F011F" w:rsidRPr="007C7ADB">
              <w:rPr>
                <w:lang w:val="en-US"/>
              </w:rPr>
              <w:t>)</w:t>
            </w:r>
          </w:p>
        </w:tc>
      </w:tr>
    </w:tbl>
    <w:p w14:paraId="47B27334" w14:textId="029D067B" w:rsidR="00DB5683" w:rsidRPr="007C7ADB" w:rsidRDefault="00DB5683" w:rsidP="00AA7DFA">
      <w:pPr>
        <w:jc w:val="both"/>
        <w:rPr>
          <w:lang w:val="en-US"/>
        </w:rPr>
      </w:pPr>
    </w:p>
    <w:p w14:paraId="6C87D664" w14:textId="4C9DA611" w:rsidR="001C3AEF" w:rsidRPr="007C7ADB" w:rsidRDefault="001C3AEF" w:rsidP="00AA7DFA">
      <w:pPr>
        <w:jc w:val="both"/>
        <w:rPr>
          <w:sz w:val="18"/>
          <w:szCs w:val="18"/>
          <w:lang w:val="en-US"/>
        </w:rPr>
      </w:pPr>
      <w:r w:rsidRPr="007C7ADB">
        <w:rPr>
          <w:sz w:val="18"/>
          <w:szCs w:val="18"/>
          <w:lang w:val="en-US"/>
        </w:rPr>
        <w:t xml:space="preserve">Table </w:t>
      </w:r>
      <w:r w:rsidR="00896D59" w:rsidRPr="007C7ADB">
        <w:rPr>
          <w:sz w:val="18"/>
          <w:szCs w:val="18"/>
          <w:lang w:val="en-US"/>
        </w:rPr>
        <w:fldChar w:fldCharType="begin"/>
      </w:r>
      <w:r w:rsidR="00896D59" w:rsidRPr="007C7ADB">
        <w:rPr>
          <w:sz w:val="18"/>
          <w:szCs w:val="18"/>
          <w:lang w:val="en-US"/>
        </w:rPr>
        <w:instrText xml:space="preserve"> SEQ Table \* ARABIC </w:instrText>
      </w:r>
      <w:r w:rsidR="00896D59" w:rsidRPr="007C7ADB">
        <w:rPr>
          <w:sz w:val="18"/>
          <w:szCs w:val="18"/>
          <w:lang w:val="en-US"/>
        </w:rPr>
        <w:fldChar w:fldCharType="separate"/>
      </w:r>
      <w:r w:rsidR="00896D59" w:rsidRPr="007C7ADB">
        <w:rPr>
          <w:noProof/>
          <w:sz w:val="18"/>
          <w:szCs w:val="18"/>
          <w:lang w:val="en-US"/>
        </w:rPr>
        <w:t>7</w:t>
      </w:r>
      <w:r w:rsidR="00896D59" w:rsidRPr="007C7ADB">
        <w:rPr>
          <w:sz w:val="18"/>
          <w:szCs w:val="18"/>
          <w:lang w:val="en-US"/>
        </w:rPr>
        <w:fldChar w:fldCharType="end"/>
      </w:r>
      <w:r w:rsidRPr="007C7ADB">
        <w:rPr>
          <w:sz w:val="18"/>
          <w:szCs w:val="18"/>
          <w:lang w:val="en-US"/>
        </w:rPr>
        <w:t>: By changing the value of Allele count std. slightly less that in the previous attempt, the prediction stayed at 1.0.</w:t>
      </w:r>
    </w:p>
    <w:tbl>
      <w:tblPr>
        <w:tblStyle w:val="Tabelraster"/>
        <w:tblW w:w="0" w:type="auto"/>
        <w:tblLook w:val="04A0" w:firstRow="1" w:lastRow="0" w:firstColumn="1" w:lastColumn="0" w:noHBand="0" w:noVBand="1"/>
      </w:tblPr>
      <w:tblGrid>
        <w:gridCol w:w="3020"/>
        <w:gridCol w:w="3021"/>
        <w:gridCol w:w="3021"/>
      </w:tblGrid>
      <w:tr w:rsidR="00DB5683" w:rsidRPr="007C7ADB" w14:paraId="086C3259" w14:textId="77777777" w:rsidTr="00BA178C">
        <w:tc>
          <w:tcPr>
            <w:tcW w:w="3020" w:type="dxa"/>
          </w:tcPr>
          <w:p w14:paraId="23FA7912" w14:textId="77777777" w:rsidR="00DB5683" w:rsidRPr="007C7ADB" w:rsidRDefault="00DB5683" w:rsidP="00AA7DFA">
            <w:pPr>
              <w:jc w:val="both"/>
              <w:rPr>
                <w:lang w:val="en-US"/>
              </w:rPr>
            </w:pPr>
          </w:p>
        </w:tc>
        <w:tc>
          <w:tcPr>
            <w:tcW w:w="3021" w:type="dxa"/>
          </w:tcPr>
          <w:p w14:paraId="5B035F96" w14:textId="77777777" w:rsidR="00DB5683" w:rsidRPr="007C7ADB" w:rsidRDefault="00DB5683" w:rsidP="00AA7DFA">
            <w:pPr>
              <w:jc w:val="both"/>
              <w:rPr>
                <w:lang w:val="en-US"/>
              </w:rPr>
            </w:pPr>
            <w:r w:rsidRPr="007C7ADB">
              <w:rPr>
                <w:lang w:val="en-US"/>
              </w:rPr>
              <w:t>Input value</w:t>
            </w:r>
          </w:p>
        </w:tc>
        <w:tc>
          <w:tcPr>
            <w:tcW w:w="3021" w:type="dxa"/>
          </w:tcPr>
          <w:p w14:paraId="2B76D23D" w14:textId="77777777" w:rsidR="00DB5683" w:rsidRPr="007C7ADB" w:rsidRDefault="00DB5683" w:rsidP="00AA7DFA">
            <w:pPr>
              <w:jc w:val="both"/>
              <w:rPr>
                <w:lang w:val="en-US"/>
              </w:rPr>
            </w:pPr>
            <w:r w:rsidRPr="007C7ADB">
              <w:rPr>
                <w:lang w:val="en-US"/>
              </w:rPr>
              <w:t>New value</w:t>
            </w:r>
          </w:p>
        </w:tc>
      </w:tr>
      <w:tr w:rsidR="00DB5683" w:rsidRPr="007C7ADB" w14:paraId="161FF510" w14:textId="77777777" w:rsidTr="00BA178C">
        <w:tc>
          <w:tcPr>
            <w:tcW w:w="3020" w:type="dxa"/>
          </w:tcPr>
          <w:p w14:paraId="39D43F0C" w14:textId="77777777" w:rsidR="00DB5683" w:rsidRPr="007C7ADB" w:rsidRDefault="00DB5683"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1E838A79" w14:textId="77777777" w:rsidR="00DB5683" w:rsidRPr="007C7ADB" w:rsidRDefault="00DB5683" w:rsidP="00AA7DFA">
            <w:pPr>
              <w:jc w:val="both"/>
              <w:rPr>
                <w:lang w:val="en-US"/>
              </w:rPr>
            </w:pPr>
            <w:r w:rsidRPr="007C7ADB">
              <w:rPr>
                <w:lang w:val="en-US"/>
              </w:rPr>
              <w:t>108</w:t>
            </w:r>
          </w:p>
        </w:tc>
        <w:tc>
          <w:tcPr>
            <w:tcW w:w="3021" w:type="dxa"/>
          </w:tcPr>
          <w:p w14:paraId="37641900" w14:textId="77777777" w:rsidR="00DB5683" w:rsidRPr="007C7ADB" w:rsidRDefault="00DB5683" w:rsidP="00AA7DFA">
            <w:pPr>
              <w:jc w:val="both"/>
              <w:rPr>
                <w:lang w:val="en-US"/>
              </w:rPr>
            </w:pPr>
            <w:r w:rsidRPr="007C7ADB">
              <w:rPr>
                <w:lang w:val="en-US"/>
              </w:rPr>
              <w:t>5000 (&gt; 3024)</w:t>
            </w:r>
          </w:p>
        </w:tc>
      </w:tr>
      <w:tr w:rsidR="00DB5683" w:rsidRPr="007C7ADB" w14:paraId="1E04A0EE" w14:textId="77777777" w:rsidTr="00BA178C">
        <w:tc>
          <w:tcPr>
            <w:tcW w:w="3020" w:type="dxa"/>
          </w:tcPr>
          <w:p w14:paraId="6309150B" w14:textId="77777777" w:rsidR="00DB5683" w:rsidRPr="007C7ADB" w:rsidRDefault="00DB5683" w:rsidP="00AA7DFA">
            <w:pPr>
              <w:jc w:val="both"/>
              <w:rPr>
                <w:lang w:val="en-US"/>
              </w:rPr>
            </w:pPr>
            <w:r w:rsidRPr="007C7ADB">
              <w:rPr>
                <w:lang w:val="en-US"/>
              </w:rPr>
              <w:t>Allele count std.</w:t>
            </w:r>
          </w:p>
        </w:tc>
        <w:tc>
          <w:tcPr>
            <w:tcW w:w="3021" w:type="dxa"/>
          </w:tcPr>
          <w:p w14:paraId="6E79239B" w14:textId="77777777" w:rsidR="00DB5683" w:rsidRPr="007C7ADB" w:rsidRDefault="00DB5683" w:rsidP="00AA7DFA">
            <w:pPr>
              <w:jc w:val="both"/>
              <w:rPr>
                <w:lang w:val="en-US"/>
              </w:rPr>
            </w:pPr>
            <w:r w:rsidRPr="007C7ADB">
              <w:rPr>
                <w:lang w:val="en-US"/>
              </w:rPr>
              <w:t>0.46</w:t>
            </w:r>
          </w:p>
        </w:tc>
        <w:tc>
          <w:tcPr>
            <w:tcW w:w="3021" w:type="dxa"/>
          </w:tcPr>
          <w:p w14:paraId="3857DEA1" w14:textId="6255A7A2" w:rsidR="00DB5683" w:rsidRPr="007C7ADB" w:rsidRDefault="00DB5683" w:rsidP="00AA7DFA">
            <w:pPr>
              <w:jc w:val="both"/>
              <w:rPr>
                <w:lang w:val="en-US"/>
              </w:rPr>
            </w:pPr>
            <w:proofErr w:type="gramStart"/>
            <w:r w:rsidRPr="007C7ADB">
              <w:rPr>
                <w:b/>
                <w:bCs/>
                <w:lang w:val="en-US"/>
              </w:rPr>
              <w:t>0.70</w:t>
            </w:r>
            <w:r w:rsidRPr="007C7ADB">
              <w:rPr>
                <w:lang w:val="en-US"/>
              </w:rPr>
              <w:t xml:space="preserve">  (</w:t>
            </w:r>
            <w:proofErr w:type="gramEnd"/>
            <w:r w:rsidRPr="007C7ADB">
              <w:rPr>
                <w:lang w:val="en-US"/>
              </w:rPr>
              <w:t>&lt;= 0.83 but not &lt;= 0.65)</w:t>
            </w:r>
          </w:p>
        </w:tc>
      </w:tr>
    </w:tbl>
    <w:p w14:paraId="5ABA4F2F" w14:textId="77777777" w:rsidR="00017B5A" w:rsidRPr="007C7ADB" w:rsidRDefault="00017B5A" w:rsidP="00AA7DFA">
      <w:pPr>
        <w:jc w:val="both"/>
        <w:rPr>
          <w:lang w:val="en-US"/>
        </w:rPr>
      </w:pPr>
    </w:p>
    <w:p w14:paraId="3B2FA195" w14:textId="73DC050A" w:rsidR="00DB5683" w:rsidRPr="007C7ADB" w:rsidRDefault="00DB5683" w:rsidP="00AA7DFA">
      <w:pPr>
        <w:jc w:val="both"/>
        <w:rPr>
          <w:lang w:val="en-US"/>
        </w:rPr>
      </w:pPr>
      <w:r w:rsidRPr="007C7ADB">
        <w:rPr>
          <w:lang w:val="en-US"/>
        </w:rPr>
        <w:t xml:space="preserve">Perhaps this has to do with how </w:t>
      </w:r>
      <w:r w:rsidR="00157A33" w:rsidRPr="007C7ADB">
        <w:rPr>
          <w:lang w:val="en-US"/>
        </w:rPr>
        <w:t>A</w:t>
      </w:r>
      <w:r w:rsidRPr="007C7ADB">
        <w:rPr>
          <w:lang w:val="en-US"/>
        </w:rPr>
        <w:t>nchors are binned</w:t>
      </w:r>
      <w:r w:rsidR="00157A33" w:rsidRPr="007C7ADB">
        <w:rPr>
          <w:lang w:val="en-US"/>
        </w:rPr>
        <w:t>; all data is discretized before Anchors are generated</w:t>
      </w:r>
      <w:r w:rsidRPr="007C7ADB">
        <w:rPr>
          <w:lang w:val="en-US"/>
        </w:rPr>
        <w:t xml:space="preserve">. </w:t>
      </w:r>
      <w:r w:rsidR="008C0459" w:rsidRPr="007C7ADB">
        <w:rPr>
          <w:lang w:val="en-US"/>
        </w:rPr>
        <w:t>However,</w:t>
      </w:r>
      <w:r w:rsidRPr="007C7ADB">
        <w:rPr>
          <w:lang w:val="en-US"/>
        </w:rPr>
        <w:t xml:space="preserve"> looking at the bins for feature Allele count std., 0.79 and 0.70 do not belong to a different bin.</w:t>
      </w:r>
    </w:p>
    <w:p w14:paraId="2A615444" w14:textId="77777777" w:rsidR="00DB5683" w:rsidRPr="007C7ADB" w:rsidRDefault="00DB5683" w:rsidP="00AA7DFA">
      <w:pPr>
        <w:pStyle w:val="Lijstalinea"/>
        <w:numPr>
          <w:ilvl w:val="0"/>
          <w:numId w:val="11"/>
        </w:numPr>
        <w:jc w:val="both"/>
        <w:rPr>
          <w:lang w:val="en-US"/>
        </w:rPr>
      </w:pPr>
      <w:r w:rsidRPr="007C7ADB">
        <w:rPr>
          <w:lang w:val="en-US"/>
        </w:rPr>
        <w:t>0:'Allele count std. &lt;= 0.38'</w:t>
      </w:r>
    </w:p>
    <w:p w14:paraId="72EA77B0" w14:textId="77777777" w:rsidR="00DB5683" w:rsidRPr="007C7ADB" w:rsidRDefault="00DB5683" w:rsidP="00AA7DFA">
      <w:pPr>
        <w:pStyle w:val="Lijstalinea"/>
        <w:numPr>
          <w:ilvl w:val="0"/>
          <w:numId w:val="11"/>
        </w:numPr>
        <w:jc w:val="both"/>
        <w:rPr>
          <w:lang w:val="en-US"/>
        </w:rPr>
      </w:pPr>
      <w:r w:rsidRPr="007C7ADB">
        <w:rPr>
          <w:lang w:val="en-US"/>
        </w:rPr>
        <w:t>1:'0.38 &lt; Allele count std. &lt;= 0.45'</w:t>
      </w:r>
    </w:p>
    <w:p w14:paraId="27FE839D" w14:textId="77777777" w:rsidR="00DB5683" w:rsidRPr="007C7ADB" w:rsidRDefault="00DB5683" w:rsidP="00AA7DFA">
      <w:pPr>
        <w:pStyle w:val="Lijstalinea"/>
        <w:numPr>
          <w:ilvl w:val="0"/>
          <w:numId w:val="11"/>
        </w:numPr>
        <w:jc w:val="both"/>
        <w:rPr>
          <w:lang w:val="en-US"/>
        </w:rPr>
      </w:pPr>
      <w:r w:rsidRPr="007C7ADB">
        <w:rPr>
          <w:lang w:val="en-US"/>
        </w:rPr>
        <w:t>2:'0.45 &lt; Allele count std. &lt;= 0.65'</w:t>
      </w:r>
    </w:p>
    <w:p w14:paraId="6A0BEE6E" w14:textId="77777777" w:rsidR="00DB5683" w:rsidRPr="007C7ADB" w:rsidRDefault="00DB5683" w:rsidP="00AA7DFA">
      <w:pPr>
        <w:pStyle w:val="Lijstalinea"/>
        <w:numPr>
          <w:ilvl w:val="0"/>
          <w:numId w:val="11"/>
        </w:numPr>
        <w:jc w:val="both"/>
        <w:rPr>
          <w:b/>
          <w:bCs/>
          <w:lang w:val="en-US"/>
        </w:rPr>
      </w:pPr>
      <w:r w:rsidRPr="007C7ADB">
        <w:rPr>
          <w:b/>
          <w:bCs/>
          <w:lang w:val="en-US"/>
        </w:rPr>
        <w:t>3:'0.65 &lt; Allele count std. &lt;= 0.83'</w:t>
      </w:r>
    </w:p>
    <w:p w14:paraId="66C6EE57" w14:textId="77777777" w:rsidR="00DB5683" w:rsidRPr="007C7ADB" w:rsidRDefault="00DB5683" w:rsidP="00AA7DFA">
      <w:pPr>
        <w:pStyle w:val="Lijstalinea"/>
        <w:numPr>
          <w:ilvl w:val="0"/>
          <w:numId w:val="11"/>
        </w:numPr>
        <w:jc w:val="both"/>
        <w:rPr>
          <w:lang w:val="en-US"/>
        </w:rPr>
      </w:pPr>
      <w:r w:rsidRPr="007C7ADB">
        <w:rPr>
          <w:lang w:val="en-US"/>
        </w:rPr>
        <w:t>4:'0.83 &lt; Allele count std. &lt;= 0.93'</w:t>
      </w:r>
    </w:p>
    <w:p w14:paraId="5075472A" w14:textId="6D03DAE6" w:rsidR="00DB5683" w:rsidRPr="007C7ADB" w:rsidRDefault="00DB5683" w:rsidP="00AA7DFA">
      <w:pPr>
        <w:pStyle w:val="Lijstalinea"/>
        <w:numPr>
          <w:ilvl w:val="0"/>
          <w:numId w:val="11"/>
        </w:numPr>
        <w:jc w:val="both"/>
        <w:rPr>
          <w:lang w:val="en-US"/>
        </w:rPr>
      </w:pPr>
      <w:r w:rsidRPr="007C7ADB">
        <w:rPr>
          <w:lang w:val="en-US"/>
        </w:rPr>
        <w:t>5:'0.93 &lt; Allele count std. &lt;= 1.05'</w:t>
      </w:r>
    </w:p>
    <w:p w14:paraId="34FA84ED" w14:textId="77777777" w:rsidR="00DB5683" w:rsidRPr="007C7ADB" w:rsidRDefault="00DB5683" w:rsidP="00AA7DFA">
      <w:pPr>
        <w:pStyle w:val="Lijstalinea"/>
        <w:numPr>
          <w:ilvl w:val="0"/>
          <w:numId w:val="11"/>
        </w:numPr>
        <w:jc w:val="both"/>
        <w:rPr>
          <w:lang w:val="en-US"/>
        </w:rPr>
      </w:pPr>
      <w:r w:rsidRPr="007C7ADB">
        <w:rPr>
          <w:lang w:val="en-US"/>
        </w:rPr>
        <w:t>6:'1.05 &lt; Allele count std. &lt;= 1.17'</w:t>
      </w:r>
    </w:p>
    <w:p w14:paraId="09CA578F" w14:textId="77777777" w:rsidR="00DB5683" w:rsidRPr="007C7ADB" w:rsidRDefault="00DB5683" w:rsidP="00AA7DFA">
      <w:pPr>
        <w:pStyle w:val="Lijstalinea"/>
        <w:numPr>
          <w:ilvl w:val="0"/>
          <w:numId w:val="11"/>
        </w:numPr>
        <w:jc w:val="both"/>
        <w:rPr>
          <w:lang w:val="en-US"/>
        </w:rPr>
      </w:pPr>
      <w:r w:rsidRPr="007C7ADB">
        <w:rPr>
          <w:lang w:val="en-US"/>
        </w:rPr>
        <w:t>7:'1.17 &lt; Allele count std. &lt;= 1.28'</w:t>
      </w:r>
    </w:p>
    <w:p w14:paraId="328DCC29" w14:textId="77777777" w:rsidR="00DB5683" w:rsidRPr="007C7ADB" w:rsidRDefault="00DB5683" w:rsidP="00AA7DFA">
      <w:pPr>
        <w:pStyle w:val="Lijstalinea"/>
        <w:numPr>
          <w:ilvl w:val="0"/>
          <w:numId w:val="11"/>
        </w:numPr>
        <w:jc w:val="both"/>
        <w:rPr>
          <w:lang w:val="en-US"/>
        </w:rPr>
      </w:pPr>
      <w:r w:rsidRPr="007C7ADB">
        <w:rPr>
          <w:lang w:val="en-US"/>
        </w:rPr>
        <w:t>8:'1.28 &lt; Allele count std. &lt;= 1.44'</w:t>
      </w:r>
    </w:p>
    <w:p w14:paraId="3D5B8608" w14:textId="3D91F10D" w:rsidR="00DB5683" w:rsidRPr="007C7ADB" w:rsidRDefault="00DB5683" w:rsidP="00AA7DFA">
      <w:pPr>
        <w:pStyle w:val="Lijstalinea"/>
        <w:numPr>
          <w:ilvl w:val="0"/>
          <w:numId w:val="11"/>
        </w:numPr>
        <w:jc w:val="both"/>
        <w:rPr>
          <w:lang w:val="en-US"/>
        </w:rPr>
      </w:pPr>
      <w:r w:rsidRPr="007C7ADB">
        <w:rPr>
          <w:lang w:val="en-US"/>
        </w:rPr>
        <w:t>9:'Allele count std. &gt; 1.44'</w:t>
      </w:r>
    </w:p>
    <w:p w14:paraId="6019DA88" w14:textId="5111C6AB" w:rsidR="002B30BC" w:rsidRPr="007C7ADB" w:rsidRDefault="00235EC7" w:rsidP="00AA7DFA">
      <w:pPr>
        <w:jc w:val="both"/>
        <w:rPr>
          <w:lang w:val="en-US"/>
        </w:rPr>
      </w:pPr>
      <w:r w:rsidRPr="007C7ADB">
        <w:rPr>
          <w:lang w:val="en-US"/>
        </w:rPr>
        <w:t>This seemed strange</w:t>
      </w:r>
      <w:r w:rsidR="00DE7FF9">
        <w:rPr>
          <w:lang w:val="en-US"/>
        </w:rPr>
        <w:t>;</w:t>
      </w:r>
      <w:r w:rsidRPr="007C7ADB">
        <w:rPr>
          <w:lang w:val="en-US"/>
        </w:rPr>
        <w:t xml:space="preserve"> the Anchor states that it will predict 2 contributors 100% of the time when</w:t>
      </w:r>
      <w:r w:rsidR="00D40050" w:rsidRPr="007C7ADB">
        <w:rPr>
          <w:lang w:val="en-US"/>
        </w:rPr>
        <w:t xml:space="preserve"> the stated rules are true. This started a suspicion that this does not mean that all other feature values can have any random value. </w:t>
      </w:r>
      <w:r w:rsidR="002B30BC" w:rsidRPr="007C7ADB">
        <w:rPr>
          <w:lang w:val="en-US"/>
        </w:rPr>
        <w:t xml:space="preserve">Considering the </w:t>
      </w:r>
      <w:r w:rsidR="001C3AEF" w:rsidRPr="007C7ADB">
        <w:rPr>
          <w:lang w:val="en-US"/>
        </w:rPr>
        <w:t xml:space="preserve">counterfactual </w:t>
      </w:r>
      <w:r w:rsidR="002B30BC" w:rsidRPr="007C7ADB">
        <w:rPr>
          <w:lang w:val="en-US"/>
        </w:rPr>
        <w:t>Anchor</w:t>
      </w:r>
      <w:r w:rsidR="001C3AEF" w:rsidRPr="007C7ADB">
        <w:rPr>
          <w:lang w:val="en-US"/>
        </w:rPr>
        <w:t xml:space="preserve"> from </w:t>
      </w:r>
      <w:r w:rsidR="001C3AEF" w:rsidRPr="00DE7FF9">
        <w:rPr>
          <w:lang w:val="en-US"/>
        </w:rPr>
        <w:fldChar w:fldCharType="begin"/>
      </w:r>
      <w:r w:rsidR="001C3AEF" w:rsidRPr="00DE7FF9">
        <w:rPr>
          <w:lang w:val="en-US"/>
        </w:rPr>
        <w:instrText xml:space="preserve"> REF _Ref72343695 \h </w:instrText>
      </w:r>
      <w:r w:rsidR="00DE7FF9">
        <w:rPr>
          <w:lang w:val="en-US"/>
        </w:rPr>
        <w:instrText xml:space="preserve"> \* MERGEFORMAT </w:instrText>
      </w:r>
      <w:r w:rsidR="001C3AEF" w:rsidRPr="00DE7FF9">
        <w:rPr>
          <w:lang w:val="en-US"/>
        </w:rPr>
      </w:r>
      <w:r w:rsidR="001C3AEF" w:rsidRPr="00DE7FF9">
        <w:rPr>
          <w:lang w:val="en-US"/>
        </w:rPr>
        <w:fldChar w:fldCharType="separate"/>
      </w:r>
      <w:r w:rsidR="001C3AEF" w:rsidRPr="00DE7FF9">
        <w:rPr>
          <w:lang w:val="en-US"/>
        </w:rPr>
        <w:t xml:space="preserve">Table </w:t>
      </w:r>
      <w:r w:rsidR="001C3AEF" w:rsidRPr="00DE7FF9">
        <w:rPr>
          <w:noProof/>
          <w:lang w:val="en-US"/>
        </w:rPr>
        <w:t>3</w:t>
      </w:r>
      <w:r w:rsidR="001C3AEF" w:rsidRPr="00DE7FF9">
        <w:rPr>
          <w:lang w:val="en-US"/>
        </w:rPr>
        <w:fldChar w:fldCharType="end"/>
      </w:r>
      <w:r w:rsidR="001C3AEF" w:rsidRPr="007C7ADB">
        <w:rPr>
          <w:lang w:val="en-US"/>
        </w:rPr>
        <w:t>, setting</w:t>
      </w:r>
      <w:r w:rsidR="002B30BC" w:rsidRPr="007C7ADB">
        <w:rPr>
          <w:lang w:val="en-US"/>
        </w:rPr>
        <w:t xml:space="preserve"> all other feature values to </w:t>
      </w:r>
      <w:r w:rsidR="006200C9" w:rsidRPr="007C7ADB">
        <w:rPr>
          <w:lang w:val="en-US"/>
        </w:rPr>
        <w:t>zero</w:t>
      </w:r>
      <w:r w:rsidR="002B30BC" w:rsidRPr="007C7ADB">
        <w:rPr>
          <w:lang w:val="en-US"/>
        </w:rPr>
        <w:t xml:space="preserve"> results in a prediction of 1.0</w:t>
      </w:r>
      <w:r w:rsidR="00DA3005" w:rsidRPr="007C7ADB">
        <w:rPr>
          <w:lang w:val="en-US"/>
        </w:rPr>
        <w:t>.</w:t>
      </w:r>
      <w:r w:rsidR="006C2D4A" w:rsidRPr="007C7ADB">
        <w:rPr>
          <w:lang w:val="en-US"/>
        </w:rPr>
        <w:t xml:space="preserve"> The </w:t>
      </w:r>
      <w:r w:rsidR="00A35AFB" w:rsidRPr="007C7ADB">
        <w:rPr>
          <w:lang w:val="en-US"/>
        </w:rPr>
        <w:t>same prediction</w:t>
      </w:r>
      <w:r w:rsidR="006C2D4A" w:rsidRPr="007C7ADB">
        <w:rPr>
          <w:lang w:val="en-US"/>
        </w:rPr>
        <w:t xml:space="preserve"> apparently does not </w:t>
      </w:r>
      <w:r w:rsidR="00A35AFB" w:rsidRPr="007C7ADB">
        <w:rPr>
          <w:lang w:val="en-US"/>
        </w:rPr>
        <w:t>apply</w:t>
      </w:r>
      <w:r w:rsidR="006C2D4A" w:rsidRPr="007C7ADB">
        <w:rPr>
          <w:lang w:val="en-US"/>
        </w:rPr>
        <w:t xml:space="preserve"> </w:t>
      </w:r>
      <w:r w:rsidR="00A35AFB" w:rsidRPr="007C7ADB">
        <w:rPr>
          <w:lang w:val="en-US"/>
        </w:rPr>
        <w:t>when arbitrary values for the features not included in the Anchor’s rules are chosen.</w:t>
      </w:r>
    </w:p>
    <w:p w14:paraId="6B12DAA7" w14:textId="112A8A98" w:rsidR="00DA3005" w:rsidRPr="007C7ADB" w:rsidRDefault="00DE7FF9" w:rsidP="00AA7DFA">
      <w:pPr>
        <w:pStyle w:val="Kop3"/>
        <w:jc w:val="both"/>
        <w:rPr>
          <w:lang w:val="en-US"/>
        </w:rPr>
      </w:pPr>
      <w:bookmarkStart w:id="163" w:name="_Toc72848652"/>
      <w:r>
        <w:rPr>
          <w:lang w:val="en-US"/>
        </w:rPr>
        <w:t xml:space="preserve">4.2.4 </w:t>
      </w:r>
      <w:r w:rsidR="001C3AEF" w:rsidRPr="007C7ADB">
        <w:rPr>
          <w:lang w:val="en-US"/>
        </w:rPr>
        <w:t>Analysis of experiments</w:t>
      </w:r>
      <w:bookmarkEnd w:id="163"/>
    </w:p>
    <w:p w14:paraId="2CD70A77" w14:textId="77777777" w:rsidR="00DE7FF9" w:rsidRDefault="00577A26" w:rsidP="00AA7DFA">
      <w:pPr>
        <w:jc w:val="both"/>
        <w:rPr>
          <w:lang w:val="en-US"/>
        </w:rPr>
      </w:pPr>
      <w:r w:rsidRPr="007C7ADB">
        <w:rPr>
          <w:lang w:val="en-US"/>
        </w:rPr>
        <w:t xml:space="preserve">From the experiments, some information had to be uncovered in some more detail. </w:t>
      </w:r>
    </w:p>
    <w:p w14:paraId="6E48A9A7" w14:textId="77777777" w:rsidR="00DE7FF9" w:rsidRDefault="00577A26" w:rsidP="00AA7DFA">
      <w:pPr>
        <w:jc w:val="both"/>
        <w:rPr>
          <w:lang w:val="en-US"/>
        </w:rPr>
      </w:pPr>
      <w:r w:rsidRPr="007C7ADB">
        <w:rPr>
          <w:lang w:val="en-US"/>
        </w:rPr>
        <w:t xml:space="preserve">First of all, </w:t>
      </w:r>
      <w:r w:rsidR="00A35AFB" w:rsidRPr="007C7ADB">
        <w:rPr>
          <w:lang w:val="en-US"/>
        </w:rPr>
        <w:t>though it is described that when an Anchor holds</w:t>
      </w:r>
      <w:r w:rsidR="002D7E61" w:rsidRPr="007C7ADB">
        <w:rPr>
          <w:lang w:val="en-US"/>
        </w:rPr>
        <w:t xml:space="preserve"> “changes to the rest of the feature values of the instance do not matter” </w:t>
      </w:r>
      <w:r w:rsidR="002D7E61"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2D7E61" w:rsidRPr="007C7ADB">
        <w:rPr>
          <w:lang w:val="en-US"/>
        </w:rPr>
        <w:fldChar w:fldCharType="separate"/>
      </w:r>
      <w:r w:rsidR="00977250" w:rsidRPr="007C7ADB">
        <w:rPr>
          <w:noProof/>
          <w:lang w:val="en-US"/>
        </w:rPr>
        <w:t>[22]</w:t>
      </w:r>
      <w:r w:rsidR="002D7E61" w:rsidRPr="007C7ADB">
        <w:rPr>
          <w:lang w:val="en-US"/>
        </w:rPr>
        <w:fldChar w:fldCharType="end"/>
      </w:r>
      <w:r w:rsidR="002D7E61" w:rsidRPr="007C7ADB">
        <w:rPr>
          <w:lang w:val="en-US"/>
        </w:rPr>
        <w:t xml:space="preserve">, we have seen that is not true for </w:t>
      </w:r>
      <w:r w:rsidR="002D7E61" w:rsidRPr="007C7ADB">
        <w:rPr>
          <w:i/>
          <w:iCs/>
          <w:lang w:val="en-US"/>
        </w:rPr>
        <w:t>all</w:t>
      </w:r>
      <w:r w:rsidR="002D7E61" w:rsidRPr="007C7ADB">
        <w:rPr>
          <w:lang w:val="en-US"/>
        </w:rPr>
        <w:t xml:space="preserve"> of the feature space. Within the more formal description of the method, it is defined that an Anchor only holds for a sampled subspace around the input instance</w:t>
      </w:r>
      <w:r w:rsidR="006200C9" w:rsidRPr="007C7ADB">
        <w:rPr>
          <w:lang w:val="en-US"/>
        </w:rPr>
        <w:t xml:space="preserve">. </w:t>
      </w:r>
    </w:p>
    <w:p w14:paraId="1264BD92" w14:textId="31D19CAE" w:rsidR="00E90969" w:rsidRPr="007C7ADB" w:rsidRDefault="00EA0846" w:rsidP="00AA7DFA">
      <w:pPr>
        <w:jc w:val="both"/>
        <w:rPr>
          <w:lang w:val="en-US"/>
        </w:rPr>
      </w:pPr>
      <w:r w:rsidRPr="007C7ADB">
        <w:rPr>
          <w:lang w:val="en-US"/>
        </w:rPr>
        <w:t>Secondly, t</w:t>
      </w:r>
      <w:r w:rsidR="002D7E61" w:rsidRPr="007C7ADB">
        <w:rPr>
          <w:lang w:val="en-US"/>
        </w:rPr>
        <w:t>his subspace is generated by randomly sampling all feature values not included in the Anchor</w:t>
      </w:r>
      <w:r w:rsidR="006200C9" w:rsidRPr="007C7ADB">
        <w:rPr>
          <w:lang w:val="en-US"/>
        </w:rPr>
        <w:t xml:space="preserve">, </w:t>
      </w:r>
      <w:r w:rsidR="0046161B" w:rsidRPr="007C7ADB">
        <w:rPr>
          <w:lang w:val="en-US"/>
        </w:rPr>
        <w:t>which we only uncovered by analyzing the source code</w:t>
      </w:r>
      <w:r w:rsidR="002D7E61" w:rsidRPr="007C7ADB">
        <w:rPr>
          <w:lang w:val="en-US"/>
        </w:rPr>
        <w:t xml:space="preserve">. </w:t>
      </w:r>
      <w:r w:rsidR="0046161B" w:rsidRPr="007C7ADB">
        <w:rPr>
          <w:lang w:val="en-US"/>
        </w:rPr>
        <w:t>This process likely cannot generate realistic data points for our dataset of highly correlated features.</w:t>
      </w:r>
      <w:r w:rsidR="006200C9" w:rsidRPr="007C7ADB">
        <w:rPr>
          <w:lang w:val="en-US"/>
        </w:rPr>
        <w:t xml:space="preserve"> </w:t>
      </w:r>
      <w:r w:rsidR="0046161B" w:rsidRPr="007C7ADB">
        <w:rPr>
          <w:lang w:val="en-US"/>
        </w:rPr>
        <w:t>The method description does</w:t>
      </w:r>
      <w:r w:rsidR="002D7E61" w:rsidRPr="007C7ADB">
        <w:rPr>
          <w:lang w:val="en-US"/>
        </w:rPr>
        <w:t xml:space="preserve"> not clearly specify </w:t>
      </w:r>
      <w:r w:rsidR="0046161B" w:rsidRPr="007C7ADB">
        <w:rPr>
          <w:lang w:val="en-US"/>
        </w:rPr>
        <w:t>how sampling is done or</w:t>
      </w:r>
      <w:r w:rsidR="002D7E61" w:rsidRPr="007C7ADB">
        <w:rPr>
          <w:lang w:val="en-US"/>
        </w:rPr>
        <w:t xml:space="preserve"> how they determine what is still considered local. It is therefore quite difficult to determine for which part of the data the explanation holds. </w:t>
      </w:r>
      <w:r w:rsidR="006200C9" w:rsidRPr="007C7ADB">
        <w:rPr>
          <w:lang w:val="en-US"/>
        </w:rPr>
        <w:t>This provides the explanation as to why</w:t>
      </w:r>
      <w:r w:rsidR="00DE7FF9">
        <w:rPr>
          <w:lang w:val="en-US"/>
        </w:rPr>
        <w:t xml:space="preserve"> setting all feature values excluded from the Anchor </w:t>
      </w:r>
      <w:r w:rsidR="006C4CC5">
        <w:rPr>
          <w:lang w:val="en-US"/>
        </w:rPr>
        <w:t xml:space="preserve">to zero </w:t>
      </w:r>
      <w:r w:rsidR="00DE7FF9">
        <w:rPr>
          <w:lang w:val="en-US"/>
        </w:rPr>
        <w:t>did not work</w:t>
      </w:r>
      <w:r w:rsidR="006200C9" w:rsidRPr="007C7ADB">
        <w:rPr>
          <w:lang w:val="en-US"/>
        </w:rPr>
        <w:t xml:space="preserve">; an instance where most of the feature values are zero are not part of the local neighborhood of a normal input instance. </w:t>
      </w:r>
      <w:r w:rsidR="001C2F04" w:rsidRPr="007C7ADB">
        <w:rPr>
          <w:lang w:val="en-US"/>
        </w:rPr>
        <w:t>T</w:t>
      </w:r>
      <w:r w:rsidR="002D7E61" w:rsidRPr="007C7ADB">
        <w:rPr>
          <w:lang w:val="en-US"/>
        </w:rPr>
        <w:t xml:space="preserve">he precision and coverage that they denote with each Anchor are also based on this perturbation space. Looking at the counterfactual Anchor in </w:t>
      </w:r>
      <w:r w:rsidR="002D7E61" w:rsidRPr="007C7ADB">
        <w:rPr>
          <w:lang w:val="en-US"/>
        </w:rPr>
        <w:fldChar w:fldCharType="begin"/>
      </w:r>
      <w:r w:rsidR="002D7E61" w:rsidRPr="007C7ADB">
        <w:rPr>
          <w:lang w:val="en-US"/>
        </w:rPr>
        <w:instrText xml:space="preserve"> REF _Ref72343695 \h </w:instrText>
      </w:r>
      <w:r w:rsidR="00BD555B" w:rsidRPr="007C7ADB">
        <w:rPr>
          <w:lang w:val="en-US"/>
        </w:rPr>
        <w:instrText xml:space="preserve"> \* MERGEFORMAT </w:instrText>
      </w:r>
      <w:r w:rsidR="002D7E61" w:rsidRPr="007C7ADB">
        <w:rPr>
          <w:lang w:val="en-US"/>
        </w:rPr>
      </w:r>
      <w:r w:rsidR="002D7E61" w:rsidRPr="007C7ADB">
        <w:rPr>
          <w:lang w:val="en-US"/>
        </w:rPr>
        <w:fldChar w:fldCharType="separate"/>
      </w:r>
      <w:r w:rsidR="002D7E61" w:rsidRPr="007C7ADB">
        <w:rPr>
          <w:lang w:val="en-US"/>
        </w:rPr>
        <w:t>Table 3</w:t>
      </w:r>
      <w:r w:rsidR="002D7E61" w:rsidRPr="007C7ADB">
        <w:rPr>
          <w:lang w:val="en-US"/>
        </w:rPr>
        <w:fldChar w:fldCharType="end"/>
      </w:r>
      <w:r w:rsidR="002D7E61" w:rsidRPr="007C7ADB">
        <w:rPr>
          <w:lang w:val="en-US"/>
        </w:rPr>
        <w:t xml:space="preserve">, it holds with a probability of 0.01 for the sampled data. If that Anchor holds, then the prediction of 2 contributors is 100% certain. </w:t>
      </w:r>
      <w:r w:rsidR="0046161B" w:rsidRPr="007C7ADB">
        <w:rPr>
          <w:lang w:val="en-US"/>
        </w:rPr>
        <w:t>This does not mean that it applies in the same way for the original data.</w:t>
      </w:r>
      <w:r w:rsidRPr="007C7ADB">
        <w:rPr>
          <w:lang w:val="en-US"/>
        </w:rPr>
        <w:t xml:space="preserve"> </w:t>
      </w:r>
      <w:r w:rsidR="00E90969" w:rsidRPr="007C7ADB">
        <w:rPr>
          <w:lang w:val="en-US"/>
        </w:rPr>
        <w:t xml:space="preserve">This could explain why </w:t>
      </w:r>
      <w:r w:rsidR="006C4CC5">
        <w:rPr>
          <w:lang w:val="en-US"/>
        </w:rPr>
        <w:t>the counterfactual Anchors</w:t>
      </w:r>
      <w:r w:rsidR="00E90969" w:rsidRPr="007C7ADB">
        <w:rPr>
          <w:lang w:val="en-US"/>
        </w:rPr>
        <w:t xml:space="preserve"> did not work out:</w:t>
      </w:r>
    </w:p>
    <w:p w14:paraId="3DC94C80" w14:textId="77777777" w:rsidR="00E90969" w:rsidRPr="007C7ADB" w:rsidRDefault="00E90969" w:rsidP="00AA7DFA">
      <w:pPr>
        <w:pStyle w:val="Lijstalinea"/>
        <w:numPr>
          <w:ilvl w:val="0"/>
          <w:numId w:val="11"/>
        </w:numPr>
        <w:jc w:val="both"/>
        <w:rPr>
          <w:lang w:val="en-US"/>
        </w:rPr>
      </w:pPr>
      <w:r w:rsidRPr="007C7ADB">
        <w:rPr>
          <w:lang w:val="en-US"/>
        </w:rPr>
        <w:t>The Anchors for seemingly similar instances did not fall into the same local neighborhood.</w:t>
      </w:r>
    </w:p>
    <w:p w14:paraId="6E88A8C2" w14:textId="77777777" w:rsidR="00E90969" w:rsidRPr="007C7ADB" w:rsidRDefault="00E90969" w:rsidP="00AA7DFA">
      <w:pPr>
        <w:pStyle w:val="Lijstalinea"/>
        <w:numPr>
          <w:ilvl w:val="0"/>
          <w:numId w:val="11"/>
        </w:numPr>
        <w:jc w:val="both"/>
        <w:rPr>
          <w:lang w:val="en-US"/>
        </w:rPr>
      </w:pPr>
      <w:r w:rsidRPr="007C7ADB">
        <w:rPr>
          <w:lang w:val="en-US"/>
        </w:rPr>
        <w:t>Changing the input instance to match the counterfactual Anchor creates an instance that is unrealistic and/or does not match the perturbed data.</w:t>
      </w:r>
    </w:p>
    <w:p w14:paraId="2CA4977A" w14:textId="31A1FCB2" w:rsidR="00E90969" w:rsidRPr="007C7ADB" w:rsidRDefault="00E90969" w:rsidP="00AA7DFA">
      <w:pPr>
        <w:pStyle w:val="Lijstalinea"/>
        <w:numPr>
          <w:ilvl w:val="0"/>
          <w:numId w:val="11"/>
        </w:numPr>
        <w:jc w:val="both"/>
        <w:rPr>
          <w:lang w:val="en-US"/>
        </w:rPr>
      </w:pPr>
      <w:r w:rsidRPr="007C7ADB">
        <w:rPr>
          <w:lang w:val="en-US"/>
        </w:rPr>
        <w:lastRenderedPageBreak/>
        <w:t>The sampled data does not represent the dataset accurately and therefore the specific values of the Anchors do not hold for the dataset.</w:t>
      </w:r>
    </w:p>
    <w:p w14:paraId="2E20FC4D" w14:textId="39444EA4" w:rsidR="006200C9" w:rsidRPr="007C7ADB" w:rsidRDefault="00EA0846" w:rsidP="00AA7DFA">
      <w:pPr>
        <w:jc w:val="both"/>
        <w:rPr>
          <w:lang w:val="en-US"/>
        </w:rPr>
      </w:pPr>
      <w:r w:rsidRPr="007C7ADB">
        <w:rPr>
          <w:lang w:val="en-US"/>
        </w:rPr>
        <w:t>Lastly</w:t>
      </w:r>
      <w:r w:rsidR="002D7E61" w:rsidRPr="007C7ADB">
        <w:rPr>
          <w:lang w:val="en-US"/>
        </w:rPr>
        <w:t xml:space="preserve">, </w:t>
      </w:r>
      <w:r w:rsidR="003A2305" w:rsidRPr="007C7ADB">
        <w:rPr>
          <w:lang w:val="en-US"/>
        </w:rPr>
        <w:t xml:space="preserve">Anchors do not inform the user about the </w:t>
      </w:r>
      <w:r w:rsidR="002D7E61" w:rsidRPr="007C7ADB">
        <w:rPr>
          <w:lang w:val="en-US"/>
        </w:rPr>
        <w:t>most influential features</w:t>
      </w:r>
      <w:r w:rsidR="003A2305" w:rsidRPr="007C7ADB">
        <w:rPr>
          <w:lang w:val="en-US"/>
        </w:rPr>
        <w:t xml:space="preserve"> </w:t>
      </w:r>
      <w:r w:rsidR="002D7E61" w:rsidRPr="007C7ADB">
        <w:rPr>
          <w:lang w:val="en-US"/>
        </w:rPr>
        <w:t>for</w:t>
      </w:r>
      <w:r w:rsidR="003A2305" w:rsidRPr="007C7ADB">
        <w:rPr>
          <w:lang w:val="en-US"/>
        </w:rPr>
        <w:t xml:space="preserve"> the current prediction</w:t>
      </w:r>
      <w:r w:rsidR="00E90969" w:rsidRPr="007C7ADB">
        <w:rPr>
          <w:lang w:val="en-US"/>
        </w:rPr>
        <w:t xml:space="preserve"> which was the initial goal of using Anchors; feature importance with the addition of ranges</w:t>
      </w:r>
      <w:r w:rsidR="003A2305" w:rsidRPr="007C7ADB">
        <w:rPr>
          <w:lang w:val="en-US"/>
        </w:rPr>
        <w:t>.</w:t>
      </w:r>
      <w:r w:rsidR="00E90969" w:rsidRPr="007C7ADB">
        <w:rPr>
          <w:lang w:val="en-US"/>
        </w:rPr>
        <w:t xml:space="preserve"> T</w:t>
      </w:r>
      <w:r w:rsidR="003A2305" w:rsidRPr="007C7ADB">
        <w:rPr>
          <w:lang w:val="en-US"/>
        </w:rPr>
        <w:t>he rules that are included in the Anchor are generated stochastically until a certain precision value is reached. This means that the features included in the Anchor are not necessarily the most important ones, but important enough to reach a certain precision. This means that major contributing features could be excluded from the explanation.</w:t>
      </w:r>
      <w:r w:rsidR="002D7E61" w:rsidRPr="007C7ADB">
        <w:rPr>
          <w:lang w:val="en-US"/>
        </w:rPr>
        <w:t xml:space="preserve"> </w:t>
      </w:r>
    </w:p>
    <w:p w14:paraId="08163373" w14:textId="1AD26C4F" w:rsidR="00D40050" w:rsidRPr="007C7ADB" w:rsidRDefault="006C4CC5" w:rsidP="00AA7DFA">
      <w:pPr>
        <w:pStyle w:val="Kop3"/>
        <w:jc w:val="both"/>
        <w:rPr>
          <w:lang w:val="en-US"/>
        </w:rPr>
      </w:pPr>
      <w:bookmarkStart w:id="164" w:name="_Toc72848653"/>
      <w:r>
        <w:rPr>
          <w:lang w:val="en-US"/>
        </w:rPr>
        <w:t xml:space="preserve">4.2.5 </w:t>
      </w:r>
      <w:r w:rsidR="009328E9" w:rsidRPr="007C7ADB">
        <w:rPr>
          <w:lang w:val="en-US"/>
        </w:rPr>
        <w:t>User interpretation</w:t>
      </w:r>
      <w:bookmarkEnd w:id="164"/>
    </w:p>
    <w:p w14:paraId="4968C498" w14:textId="2729F616" w:rsidR="009328E9" w:rsidRPr="007C7ADB" w:rsidRDefault="009328E9" w:rsidP="00AA7DFA">
      <w:pPr>
        <w:jc w:val="both"/>
        <w:rPr>
          <w:lang w:val="en-US"/>
        </w:rPr>
      </w:pPr>
      <w:r w:rsidRPr="007C7ADB">
        <w:rPr>
          <w:lang w:val="en-US"/>
        </w:rPr>
        <w:t xml:space="preserve">We presented the picture in </w:t>
      </w:r>
      <w:r w:rsidRPr="007C7ADB">
        <w:rPr>
          <w:lang w:val="en-US"/>
        </w:rPr>
        <w:fldChar w:fldCharType="begin"/>
      </w:r>
      <w:r w:rsidRPr="007C7ADB">
        <w:rPr>
          <w:lang w:val="en-US"/>
        </w:rPr>
        <w:instrText xml:space="preserve"> REF _Ref72341438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 xml:space="preserve">Figure </w:t>
      </w:r>
      <w:r w:rsidRPr="007C7ADB">
        <w:rPr>
          <w:noProof/>
          <w:lang w:val="en-US"/>
        </w:rPr>
        <w:t>9</w:t>
      </w:r>
      <w:r w:rsidRPr="007C7ADB">
        <w:rPr>
          <w:lang w:val="en-US"/>
        </w:rPr>
        <w:fldChar w:fldCharType="end"/>
      </w:r>
      <w:r w:rsidRPr="007C7ADB">
        <w:rPr>
          <w:lang w:val="en-US"/>
        </w:rPr>
        <w:t xml:space="preserve"> to the DNA-experts in a brainstorming session about the visualization and asked how they interpreted it. </w:t>
      </w:r>
      <w:r w:rsidR="00316B71" w:rsidRPr="007C7ADB">
        <w:rPr>
          <w:lang w:val="en-US"/>
        </w:rPr>
        <w:t xml:space="preserve">Most users saw the Anchors as the most important features for the current prediction. As we determined, this is not the case due to the stochasticity with which the features are added to be part of an Anchor. This stochasticity has another undesirable effect; if the same profile is explained multiple times in a row, different Anchors will be shown. </w:t>
      </w:r>
      <w:r w:rsidR="006E5933" w:rsidRPr="007C7ADB">
        <w:rPr>
          <w:lang w:val="en-US"/>
        </w:rPr>
        <w:t xml:space="preserve">This </w:t>
      </w:r>
      <w:ins w:id="165" w:author="Benschop, Corina" w:date="2021-05-28T09:29:00Z">
        <w:r w:rsidR="00221697">
          <w:rPr>
            <w:lang w:val="en-US"/>
          </w:rPr>
          <w:t xml:space="preserve">does </w:t>
        </w:r>
      </w:ins>
      <w:r w:rsidR="006E5933" w:rsidRPr="007C7ADB">
        <w:rPr>
          <w:lang w:val="en-US"/>
        </w:rPr>
        <w:t xml:space="preserve">not help with user interpretation. Other users have even interpreted that the Anchors represent the only features that </w:t>
      </w:r>
      <w:r w:rsidR="006E5933" w:rsidRPr="007C7ADB">
        <w:rPr>
          <w:i/>
          <w:iCs/>
          <w:lang w:val="en-US"/>
        </w:rPr>
        <w:t>could</w:t>
      </w:r>
      <w:r w:rsidR="006E5933" w:rsidRPr="007C7ADB">
        <w:rPr>
          <w:lang w:val="en-US"/>
        </w:rPr>
        <w:t xml:space="preserve"> be varied, while others should remain the same. Lastly, the precision of the Anchor was mostly misinterpreted as the certainty of the model’s current prediction.</w:t>
      </w:r>
    </w:p>
    <w:p w14:paraId="090FBEB2" w14:textId="0B6F3F3B" w:rsidR="006E5933" w:rsidRPr="007C7ADB" w:rsidRDefault="006E5933" w:rsidP="00AA7DFA">
      <w:pPr>
        <w:jc w:val="both"/>
        <w:rPr>
          <w:lang w:val="en-US"/>
        </w:rPr>
      </w:pPr>
      <w:r w:rsidRPr="007C7ADB">
        <w:rPr>
          <w:lang w:val="en-US"/>
        </w:rPr>
        <w:t>After attempting to explain how Anchors are generated, we noticed that idea of a local neighborhood cannot be translated to layperson-terms. Since the perturbation space cannot be communicated to the user, the premise of this explanation does not hold.</w:t>
      </w:r>
    </w:p>
    <w:p w14:paraId="061ED436" w14:textId="78E4DB18" w:rsidR="00316B71" w:rsidRPr="007C7ADB" w:rsidRDefault="00316B71" w:rsidP="00AA7DFA">
      <w:pPr>
        <w:jc w:val="both"/>
        <w:rPr>
          <w:lang w:val="en-US"/>
        </w:rPr>
      </w:pPr>
      <w:r w:rsidRPr="007C7ADB">
        <w:rPr>
          <w:lang w:val="en-US"/>
        </w:rPr>
        <w:t xml:space="preserve">The one positive remark about Anchors was the fact that it shows a range. One expert mentioned that in the example of </w:t>
      </w:r>
      <w:r w:rsidRPr="007C7ADB">
        <w:rPr>
          <w:lang w:val="en-US"/>
        </w:rPr>
        <w:fldChar w:fldCharType="begin"/>
      </w:r>
      <w:r w:rsidRPr="007C7ADB">
        <w:rPr>
          <w:lang w:val="en-US"/>
        </w:rPr>
        <w:instrText xml:space="preserve"> REF _Ref72341438 \h </w:instrText>
      </w:r>
      <w:r w:rsidR="002211D5" w:rsidRPr="007C7ADB">
        <w:rPr>
          <w:lang w:val="en-US"/>
        </w:rPr>
        <w:instrText xml:space="preserve"> \* MERGEFORMAT </w:instrText>
      </w:r>
      <w:r w:rsidRPr="007C7ADB">
        <w:rPr>
          <w:lang w:val="en-US"/>
        </w:rPr>
      </w:r>
      <w:r w:rsidRPr="007C7ADB">
        <w:rPr>
          <w:lang w:val="en-US"/>
        </w:rPr>
        <w:fldChar w:fldCharType="separate"/>
      </w:r>
      <w:r w:rsidRPr="007C7ADB">
        <w:rPr>
          <w:lang w:val="en-US"/>
        </w:rPr>
        <w:t xml:space="preserve">Figure </w:t>
      </w:r>
      <w:r w:rsidRPr="007C7ADB">
        <w:rPr>
          <w:noProof/>
          <w:lang w:val="en-US"/>
        </w:rPr>
        <w:t>9</w:t>
      </w:r>
      <w:r w:rsidRPr="007C7ADB">
        <w:rPr>
          <w:lang w:val="en-US"/>
        </w:rPr>
        <w:fldChar w:fldCharType="end"/>
      </w:r>
      <w:r w:rsidRPr="007C7ADB">
        <w:rPr>
          <w:lang w:val="en-US"/>
        </w:rPr>
        <w:t>, if more alleles were by for instance lowering the detection threshold, the TAC would increase. However, as the Anchor specifies that any TAC &gt; 103 holds for this prediction, the same output would occur. This could also be solved by simply inputting a different value into the model, and seeing if the same prediction holds.</w:t>
      </w:r>
    </w:p>
    <w:p w14:paraId="5D848585" w14:textId="5FA94A0F" w:rsidR="006E5933" w:rsidRPr="007C7ADB" w:rsidRDefault="006C4CC5" w:rsidP="00AA7DFA">
      <w:pPr>
        <w:pStyle w:val="Kop3"/>
        <w:jc w:val="both"/>
        <w:rPr>
          <w:lang w:val="en-US"/>
        </w:rPr>
      </w:pPr>
      <w:bookmarkStart w:id="166" w:name="_Toc72848654"/>
      <w:r>
        <w:rPr>
          <w:lang w:val="en-US"/>
        </w:rPr>
        <w:t xml:space="preserve">4.2.6 </w:t>
      </w:r>
      <w:r w:rsidR="006E5933" w:rsidRPr="007C7ADB">
        <w:rPr>
          <w:lang w:val="en-US"/>
        </w:rPr>
        <w:t>Conclusion</w:t>
      </w:r>
      <w:bookmarkEnd w:id="166"/>
    </w:p>
    <w:p w14:paraId="2EFD963D" w14:textId="304D15A0" w:rsidR="006E5933" w:rsidRPr="007C7ADB" w:rsidRDefault="00BE6690" w:rsidP="00AA7DFA">
      <w:pPr>
        <w:jc w:val="both"/>
        <w:rPr>
          <w:lang w:val="en-US"/>
        </w:rPr>
      </w:pPr>
      <w:r w:rsidRPr="007C7ADB">
        <w:rPr>
          <w:lang w:val="en-US"/>
        </w:rPr>
        <w:t>T</w:t>
      </w:r>
      <w:r w:rsidR="006E5933" w:rsidRPr="007C7ADB">
        <w:rPr>
          <w:lang w:val="en-US"/>
        </w:rPr>
        <w:t>he current implementation</w:t>
      </w:r>
      <w:r w:rsidRPr="007C7ADB">
        <w:rPr>
          <w:lang w:val="en-US"/>
        </w:rPr>
        <w:t xml:space="preserve"> of</w:t>
      </w:r>
      <w:r w:rsidR="00DC5134" w:rsidRPr="007C7ADB">
        <w:rPr>
          <w:lang w:val="en-US"/>
        </w:rPr>
        <w:t xml:space="preserve"> Anchors </w:t>
      </w:r>
      <w:r w:rsidRPr="007C7ADB">
        <w:rPr>
          <w:lang w:val="en-US"/>
        </w:rPr>
        <w:t>is</w:t>
      </w:r>
      <w:r w:rsidR="00DC5134" w:rsidRPr="007C7ADB">
        <w:rPr>
          <w:lang w:val="en-US"/>
        </w:rPr>
        <w:t xml:space="preserve"> not very useful</w:t>
      </w:r>
      <w:r w:rsidRPr="007C7ADB">
        <w:rPr>
          <w:lang w:val="en-US"/>
        </w:rPr>
        <w:t xml:space="preserve"> for this problem</w:t>
      </w:r>
      <w:r w:rsidR="00DC5134" w:rsidRPr="007C7ADB">
        <w:rPr>
          <w:lang w:val="en-US"/>
        </w:rPr>
        <w:t>:</w:t>
      </w:r>
    </w:p>
    <w:p w14:paraId="1A597CA5" w14:textId="10A20FE2" w:rsidR="00DC5134" w:rsidRPr="007C7ADB" w:rsidRDefault="009E27D6" w:rsidP="00AA7DFA">
      <w:pPr>
        <w:pStyle w:val="Lijstalinea"/>
        <w:numPr>
          <w:ilvl w:val="0"/>
          <w:numId w:val="11"/>
        </w:numPr>
        <w:jc w:val="both"/>
        <w:rPr>
          <w:lang w:val="en-US"/>
        </w:rPr>
      </w:pPr>
      <w:r w:rsidRPr="007C7ADB">
        <w:rPr>
          <w:lang w:val="en-US"/>
        </w:rPr>
        <w:t>Anchors do not re</w:t>
      </w:r>
      <w:r w:rsidR="00DC5134" w:rsidRPr="007C7ADB">
        <w:rPr>
          <w:lang w:val="en-US"/>
        </w:rPr>
        <w:t xml:space="preserve">present the most important feature values that </w:t>
      </w:r>
      <w:r w:rsidR="00A7592B" w:rsidRPr="007C7ADB">
        <w:rPr>
          <w:lang w:val="en-US"/>
        </w:rPr>
        <w:t xml:space="preserve">have </w:t>
      </w:r>
      <w:r w:rsidR="00DC5134" w:rsidRPr="007C7ADB">
        <w:rPr>
          <w:lang w:val="en-US"/>
        </w:rPr>
        <w:t xml:space="preserve">led </w:t>
      </w:r>
      <w:r w:rsidR="00A7592B" w:rsidRPr="007C7ADB">
        <w:rPr>
          <w:lang w:val="en-US"/>
        </w:rPr>
        <w:t xml:space="preserve">the model </w:t>
      </w:r>
      <w:r w:rsidR="00DC5134" w:rsidRPr="007C7ADB">
        <w:rPr>
          <w:lang w:val="en-US"/>
        </w:rPr>
        <w:t>to the current prediction</w:t>
      </w:r>
      <w:r w:rsidRPr="007C7ADB">
        <w:rPr>
          <w:lang w:val="en-US"/>
        </w:rPr>
        <w:t>, even though user</w:t>
      </w:r>
      <w:r w:rsidR="00AD598C" w:rsidRPr="007C7ADB">
        <w:rPr>
          <w:lang w:val="en-US"/>
        </w:rPr>
        <w:t>s</w:t>
      </w:r>
      <w:r w:rsidRPr="007C7ADB">
        <w:rPr>
          <w:lang w:val="en-US"/>
        </w:rPr>
        <w:t xml:space="preserve"> will interpret it as such.</w:t>
      </w:r>
    </w:p>
    <w:p w14:paraId="5C4EDB37" w14:textId="0E12A657" w:rsidR="009E27D6" w:rsidRPr="007C7ADB" w:rsidRDefault="00AD598C" w:rsidP="00AA7DFA">
      <w:pPr>
        <w:pStyle w:val="Lijstalinea"/>
        <w:numPr>
          <w:ilvl w:val="0"/>
          <w:numId w:val="11"/>
        </w:numPr>
        <w:jc w:val="both"/>
        <w:rPr>
          <w:lang w:val="en-US"/>
        </w:rPr>
      </w:pPr>
      <w:r w:rsidRPr="007C7ADB">
        <w:rPr>
          <w:lang w:val="en-US"/>
        </w:rPr>
        <w:t>A</w:t>
      </w:r>
      <w:r w:rsidR="009E27D6" w:rsidRPr="007C7ADB">
        <w:rPr>
          <w:lang w:val="en-US"/>
        </w:rPr>
        <w:t>nchors can differ between multiple runs,</w:t>
      </w:r>
      <w:r w:rsidRPr="007C7ADB">
        <w:rPr>
          <w:lang w:val="en-US"/>
        </w:rPr>
        <w:t xml:space="preserve"> which is</w:t>
      </w:r>
      <w:r w:rsidR="009E27D6" w:rsidRPr="007C7ADB">
        <w:rPr>
          <w:lang w:val="en-US"/>
        </w:rPr>
        <w:t xml:space="preserve"> confusi</w:t>
      </w:r>
      <w:r w:rsidRPr="007C7ADB">
        <w:rPr>
          <w:lang w:val="en-US"/>
        </w:rPr>
        <w:t>ng</w:t>
      </w:r>
      <w:r w:rsidR="009E27D6" w:rsidRPr="007C7ADB">
        <w:rPr>
          <w:lang w:val="en-US"/>
        </w:rPr>
        <w:t xml:space="preserve"> for users.</w:t>
      </w:r>
    </w:p>
    <w:p w14:paraId="607DE6AA" w14:textId="059819CD" w:rsidR="006E5933" w:rsidRPr="007C7ADB" w:rsidRDefault="006E5933" w:rsidP="00AA7DFA">
      <w:pPr>
        <w:pStyle w:val="Lijstalinea"/>
        <w:numPr>
          <w:ilvl w:val="0"/>
          <w:numId w:val="11"/>
        </w:numPr>
        <w:jc w:val="both"/>
        <w:rPr>
          <w:lang w:val="en-US"/>
        </w:rPr>
      </w:pPr>
      <w:r w:rsidRPr="007C7ADB">
        <w:rPr>
          <w:lang w:val="en-US"/>
        </w:rPr>
        <w:t xml:space="preserve">Anchors do not hold for </w:t>
      </w:r>
      <w:r w:rsidR="009E27D6" w:rsidRPr="007C7ADB">
        <w:rPr>
          <w:lang w:val="en-US"/>
        </w:rPr>
        <w:t xml:space="preserve">a real dataset with correlated features because the random </w:t>
      </w:r>
      <w:r w:rsidRPr="007C7ADB">
        <w:rPr>
          <w:lang w:val="en-US"/>
        </w:rPr>
        <w:t>sampling process</w:t>
      </w:r>
      <w:r w:rsidR="009E27D6" w:rsidRPr="007C7ADB">
        <w:rPr>
          <w:lang w:val="en-US"/>
        </w:rPr>
        <w:t xml:space="preserve"> does not generate realistic data.</w:t>
      </w:r>
    </w:p>
    <w:p w14:paraId="5E7B6579" w14:textId="1441D567" w:rsidR="007315C8" w:rsidRPr="007C7ADB" w:rsidRDefault="004841DC" w:rsidP="00AA7DFA">
      <w:pPr>
        <w:pStyle w:val="Lijstalinea"/>
        <w:numPr>
          <w:ilvl w:val="0"/>
          <w:numId w:val="11"/>
        </w:numPr>
        <w:jc w:val="both"/>
        <w:rPr>
          <w:lang w:val="en-US"/>
        </w:rPr>
      </w:pPr>
      <w:r w:rsidRPr="007C7ADB">
        <w:rPr>
          <w:lang w:val="en-US"/>
        </w:rPr>
        <w:t>Anchors only hold for a local neighborhood, which cannot be</w:t>
      </w:r>
      <w:r w:rsidR="006E5933" w:rsidRPr="007C7ADB">
        <w:rPr>
          <w:lang w:val="en-US"/>
        </w:rPr>
        <w:t xml:space="preserve"> communicated clearly to users.</w:t>
      </w:r>
    </w:p>
    <w:p w14:paraId="59CDC6D2" w14:textId="77777777" w:rsidR="000B032F" w:rsidRPr="007C7ADB" w:rsidRDefault="000B032F" w:rsidP="00AA7DFA">
      <w:pPr>
        <w:jc w:val="both"/>
        <w:rPr>
          <w:rFonts w:asciiTheme="majorHAnsi" w:eastAsiaTheme="majorEastAsia" w:hAnsiTheme="majorHAnsi" w:cstheme="majorBidi"/>
          <w:color w:val="2F5496" w:themeColor="accent1" w:themeShade="BF"/>
          <w:sz w:val="26"/>
          <w:szCs w:val="26"/>
          <w:lang w:val="en-US"/>
        </w:rPr>
      </w:pPr>
      <w:bookmarkStart w:id="167" w:name="_Toc72172064"/>
      <w:r w:rsidRPr="007C7ADB">
        <w:rPr>
          <w:lang w:val="en-US"/>
        </w:rPr>
        <w:br w:type="page"/>
      </w:r>
    </w:p>
    <w:p w14:paraId="2C0F973D" w14:textId="6EE34288" w:rsidR="007930C2" w:rsidRPr="007C7ADB" w:rsidRDefault="006C4CC5" w:rsidP="00AA7DFA">
      <w:pPr>
        <w:pStyle w:val="Kop2"/>
        <w:jc w:val="both"/>
        <w:rPr>
          <w:lang w:val="en-US"/>
        </w:rPr>
      </w:pPr>
      <w:bookmarkStart w:id="168" w:name="_Toc72848655"/>
      <w:r>
        <w:rPr>
          <w:lang w:val="en-US"/>
        </w:rPr>
        <w:lastRenderedPageBreak/>
        <w:t xml:space="preserve">4.3 </w:t>
      </w:r>
      <w:r w:rsidR="00522D6B" w:rsidRPr="007C7ADB">
        <w:rPr>
          <w:lang w:val="en-US"/>
        </w:rPr>
        <w:t>Counterfactuals</w:t>
      </w:r>
      <w:bookmarkEnd w:id="167"/>
      <w:bookmarkEnd w:id="168"/>
    </w:p>
    <w:p w14:paraId="62735A1A" w14:textId="76C4053F" w:rsidR="00F76431" w:rsidRPr="007C7ADB" w:rsidRDefault="00681130" w:rsidP="00AA7DFA">
      <w:pPr>
        <w:jc w:val="both"/>
        <w:rPr>
          <w:lang w:val="en-US"/>
        </w:rPr>
      </w:pPr>
      <w:r w:rsidRPr="007C7ADB">
        <w:rPr>
          <w:lang w:val="en-US"/>
        </w:rPr>
        <w:t>At first, a base counterfactual was implemented. This was simply the closest counterfactual instance from the training data. This instantly uncovered one of the fundamental problems with presenting an instance</w:t>
      </w:r>
      <w:r w:rsidR="00520225" w:rsidRPr="007C7ADB">
        <w:rPr>
          <w:lang w:val="en-US"/>
        </w:rPr>
        <w:t xml:space="preserve"> from the training data</w:t>
      </w:r>
      <w:r w:rsidR="00CA55D6" w:rsidRPr="007C7ADB">
        <w:rPr>
          <w:lang w:val="en-US"/>
        </w:rPr>
        <w:t>;</w:t>
      </w:r>
      <w:r w:rsidR="00520225" w:rsidRPr="007C7ADB">
        <w:rPr>
          <w:lang w:val="en-US"/>
        </w:rPr>
        <w:t xml:space="preserve"> not all of the presented differences are relevant</w:t>
      </w:r>
      <w:r w:rsidR="00514063" w:rsidRPr="007C7ADB">
        <w:rPr>
          <w:lang w:val="en-US"/>
        </w:rPr>
        <w:t>, some might even counteract the prediction</w:t>
      </w:r>
      <w:r w:rsidR="00520225" w:rsidRPr="007C7ADB">
        <w:rPr>
          <w:lang w:val="en-US"/>
        </w:rPr>
        <w:t xml:space="preserve">. For example, in one of the instances it showed to </w:t>
      </w:r>
      <w:r w:rsidR="00520225" w:rsidRPr="007C7ADB">
        <w:rPr>
          <w:i/>
          <w:iCs/>
          <w:lang w:val="en-US"/>
        </w:rPr>
        <w:t>increase</w:t>
      </w:r>
      <w:r w:rsidR="00520225" w:rsidRPr="007C7ADB">
        <w:rPr>
          <w:lang w:val="en-US"/>
        </w:rPr>
        <w:t xml:space="preserve"> the TAC to </w:t>
      </w:r>
      <w:r w:rsidR="00520225" w:rsidRPr="007C7ADB">
        <w:rPr>
          <w:i/>
          <w:iCs/>
          <w:lang w:val="en-US"/>
        </w:rPr>
        <w:t>decrease</w:t>
      </w:r>
      <w:r w:rsidR="00520225" w:rsidRPr="007C7ADB">
        <w:rPr>
          <w:lang w:val="en-US"/>
        </w:rPr>
        <w:t xml:space="preserve"> the NOC. This is counterintuitive since more alleles correspond to more contributors. </w:t>
      </w:r>
      <w:r w:rsidR="001A1046" w:rsidRPr="007C7ADB">
        <w:rPr>
          <w:lang w:val="en-US"/>
        </w:rPr>
        <w:t xml:space="preserve">To solve this issue, we considered several options before landing at the final </w:t>
      </w:r>
      <w:r w:rsidR="00EE0170" w:rsidRPr="007C7ADB">
        <w:rPr>
          <w:lang w:val="en-US"/>
        </w:rPr>
        <w:t xml:space="preserve">ReCo </w:t>
      </w:r>
      <w:r w:rsidR="001A1046" w:rsidRPr="007C7ADB">
        <w:rPr>
          <w:lang w:val="en-US"/>
        </w:rPr>
        <w:t>implementation.</w:t>
      </w:r>
    </w:p>
    <w:p w14:paraId="092BC7F4" w14:textId="3A2C7538" w:rsidR="00F76431" w:rsidRPr="007C7ADB" w:rsidRDefault="006C4CC5" w:rsidP="00AA7DFA">
      <w:pPr>
        <w:pStyle w:val="Kop3"/>
        <w:jc w:val="both"/>
        <w:rPr>
          <w:lang w:val="en-US"/>
        </w:rPr>
      </w:pPr>
      <w:bookmarkStart w:id="169" w:name="_Toc72848656"/>
      <w:r>
        <w:rPr>
          <w:lang w:val="en-US"/>
        </w:rPr>
        <w:t xml:space="preserve">4.3.1 </w:t>
      </w:r>
      <w:r w:rsidR="006345F2" w:rsidRPr="007C7ADB">
        <w:rPr>
          <w:lang w:val="en-US"/>
        </w:rPr>
        <w:t>Existing solutions for counterintuitive counterfactuals</w:t>
      </w:r>
      <w:bookmarkEnd w:id="169"/>
    </w:p>
    <w:p w14:paraId="48F3B590" w14:textId="023DF92F" w:rsidR="00321CE9" w:rsidRPr="007C7ADB" w:rsidRDefault="00520225" w:rsidP="00AA7DFA">
      <w:pPr>
        <w:jc w:val="both"/>
        <w:rPr>
          <w:lang w:val="en-US"/>
        </w:rPr>
      </w:pPr>
      <w:r w:rsidRPr="007C7ADB">
        <w:rPr>
          <w:lang w:val="en-US"/>
        </w:rPr>
        <w:t xml:space="preserve">One way to mitigate </w:t>
      </w:r>
      <w:r w:rsidR="00321CE9" w:rsidRPr="007C7ADB">
        <w:rPr>
          <w:lang w:val="en-US"/>
        </w:rPr>
        <w:t xml:space="preserve">counterintuitive examples, </w:t>
      </w:r>
      <w:r w:rsidRPr="007C7ADB">
        <w:rPr>
          <w:lang w:val="en-US"/>
        </w:rPr>
        <w:t>is to show multiple</w:t>
      </w:r>
      <w:r w:rsidR="00321CE9" w:rsidRPr="007C7ADB">
        <w:rPr>
          <w:lang w:val="en-US"/>
        </w:rPr>
        <w:t xml:space="preserve"> (diverse)</w:t>
      </w:r>
      <w:r w:rsidRPr="007C7ADB">
        <w:rPr>
          <w:lang w:val="en-US"/>
        </w:rPr>
        <w:t xml:space="preserve"> profiles</w:t>
      </w:r>
      <w:r w:rsidR="00321CE9" w:rsidRPr="007C7ADB">
        <w:rPr>
          <w:lang w:val="en-US"/>
        </w:rPr>
        <w:t xml:space="preserve"> so that a more generalized picture is painted to the </w:t>
      </w:r>
      <w:r w:rsidR="00321CE9" w:rsidRPr="007C7ADB">
        <w:rPr>
          <w:rFonts w:cstheme="minorHAnsi"/>
          <w:lang w:val="en-US"/>
        </w:rPr>
        <w:t>user</w:t>
      </w:r>
      <w:r w:rsidR="00340598" w:rsidRPr="007C7ADB">
        <w:rPr>
          <w:rFonts w:cstheme="minorHAnsi"/>
          <w:lang w:val="en-US"/>
        </w:rPr>
        <w:t xml:space="preserve"> </w: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 </w:instrTex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EN.CITE.DATA </w:instrText>
      </w:r>
      <w:r w:rsidR="00340598" w:rsidRPr="007C7ADB">
        <w:rPr>
          <w:rFonts w:cstheme="minorHAnsi"/>
          <w:lang w:val="en-US"/>
        </w:rPr>
      </w:r>
      <w:r w:rsidR="00340598" w:rsidRPr="007C7ADB">
        <w:rPr>
          <w:rFonts w:cstheme="minorHAnsi"/>
          <w:lang w:val="en-US"/>
        </w:rPr>
        <w:fldChar w:fldCharType="end"/>
      </w:r>
      <w:r w:rsidR="00340598" w:rsidRPr="007C7ADB">
        <w:rPr>
          <w:rFonts w:cstheme="minorHAnsi"/>
          <w:lang w:val="en-US"/>
        </w:rPr>
      </w:r>
      <w:r w:rsidR="00340598" w:rsidRPr="007C7ADB">
        <w:rPr>
          <w:rFonts w:cstheme="minorHAnsi"/>
          <w:lang w:val="en-US"/>
        </w:rPr>
        <w:fldChar w:fldCharType="separate"/>
      </w:r>
      <w:r w:rsidR="00340598" w:rsidRPr="007C7ADB">
        <w:rPr>
          <w:rFonts w:cstheme="minorHAnsi"/>
          <w:noProof/>
          <w:lang w:val="en-US"/>
        </w:rPr>
        <w:t>[23-25]</w:t>
      </w:r>
      <w:r w:rsidR="00340598" w:rsidRPr="007C7ADB">
        <w:rPr>
          <w:rFonts w:cstheme="minorHAnsi"/>
          <w:lang w:val="en-US"/>
        </w:rPr>
        <w:fldChar w:fldCharType="end"/>
      </w:r>
      <w:r w:rsidR="00321CE9" w:rsidRPr="007C7ADB">
        <w:rPr>
          <w:lang w:val="en-US"/>
        </w:rPr>
        <w:t>. However, in this way the users are burdened with having to extrapolate which information is relevant by themselves.</w:t>
      </w:r>
    </w:p>
    <w:p w14:paraId="48FA5C16" w14:textId="7B62FC13" w:rsidR="00520225" w:rsidRPr="007C7ADB" w:rsidRDefault="00520225" w:rsidP="00AA7DFA">
      <w:pPr>
        <w:jc w:val="both"/>
        <w:rPr>
          <w:lang w:val="en-US"/>
        </w:rPr>
      </w:pPr>
      <w:r w:rsidRPr="007C7ADB">
        <w:rPr>
          <w:lang w:val="en-US"/>
        </w:rPr>
        <w:t>Similarly, by showing the distribution of multiple profiles you can get the same effect</w:t>
      </w:r>
      <w:r w:rsidR="00340598" w:rsidRPr="007C7ADB">
        <w:rPr>
          <w:lang w:val="en-US"/>
        </w:rPr>
        <w:t xml:space="preserve"> </w:t>
      </w:r>
      <w:r w:rsidR="00AC7BA9" w:rsidRPr="007C7ADB">
        <w:rPr>
          <w:lang w:val="en-US"/>
        </w:rPr>
        <w:fldChar w:fldCharType="begin"/>
      </w:r>
      <w:r w:rsidR="00AC7BA9" w:rsidRPr="007C7ADB">
        <w:rPr>
          <w:lang w:val="en-US"/>
        </w:rPr>
        <w:instrText xml:space="preserve"> ADDIN EN.CITE &lt;EndNote&gt;&lt;Cite&gt;&lt;Author&gt;Gomez&lt;/Author&gt;&lt;Year&gt;2020&lt;/Year&gt;&lt;RecNum&gt;164&lt;/RecNum&gt;&lt;DisplayText&gt;[26]&lt;/DisplayText&gt;&lt;record&gt;&lt;rec-number&gt;164&lt;/rec-number&gt;&lt;foreign-keys&gt;&lt;key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AC7BA9" w:rsidRPr="007C7ADB">
        <w:rPr>
          <w:lang w:val="en-US"/>
        </w:rPr>
        <w:fldChar w:fldCharType="separate"/>
      </w:r>
      <w:r w:rsidR="00AC7BA9" w:rsidRPr="007C7ADB">
        <w:rPr>
          <w:noProof/>
          <w:lang w:val="en-US"/>
        </w:rPr>
        <w:t>[26]</w:t>
      </w:r>
      <w:r w:rsidR="00AC7BA9" w:rsidRPr="007C7ADB">
        <w:rPr>
          <w:lang w:val="en-US"/>
        </w:rPr>
        <w:fldChar w:fldCharType="end"/>
      </w:r>
      <w:r w:rsidRPr="007C7ADB">
        <w:rPr>
          <w:lang w:val="en-US"/>
        </w:rPr>
        <w:t xml:space="preserve">. However, distributions </w:t>
      </w:r>
      <w:r w:rsidR="00AC7BA9" w:rsidRPr="007C7ADB">
        <w:rPr>
          <w:lang w:val="en-US"/>
        </w:rPr>
        <w:t xml:space="preserve">are not informative to </w:t>
      </w:r>
      <w:r w:rsidR="00FF57ED" w:rsidRPr="007C7ADB">
        <w:rPr>
          <w:lang w:val="en-US"/>
        </w:rPr>
        <w:t>users that are not familiar with them</w:t>
      </w:r>
      <w:r w:rsidR="00ED665E">
        <w:rPr>
          <w:lang w:val="en-US"/>
        </w:rPr>
        <w:t xml:space="preserve"> </w:t>
      </w:r>
      <w:r w:rsidR="001B6BDD">
        <w:rPr>
          <w:lang w:val="en-US"/>
        </w:rPr>
        <w:fldChar w:fldCharType="begin"/>
      </w:r>
      <w:r w:rsidR="001B6BDD">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001B6BDD">
        <w:rPr>
          <w:lang w:val="en-US"/>
        </w:rPr>
        <w:fldChar w:fldCharType="separate"/>
      </w:r>
      <w:r w:rsidR="001B6BDD">
        <w:rPr>
          <w:noProof/>
          <w:lang w:val="en-US"/>
        </w:rPr>
        <w:t>[10]</w:t>
      </w:r>
      <w:r w:rsidR="001B6BDD">
        <w:rPr>
          <w:lang w:val="en-US"/>
        </w:rPr>
        <w:fldChar w:fldCharType="end"/>
      </w:r>
      <w:r w:rsidR="00ED665E">
        <w:rPr>
          <w:lang w:val="en-US"/>
        </w:rPr>
        <w:t xml:space="preserve"> </w:t>
      </w:r>
      <w:r w:rsidRPr="007C7ADB">
        <w:rPr>
          <w:lang w:val="en-US"/>
        </w:rPr>
        <w:t>. They can also occlude local effects that are not visible from a global perspective.</w:t>
      </w:r>
    </w:p>
    <w:p w14:paraId="5D6EF842" w14:textId="0338D683" w:rsidR="00321CE9" w:rsidRPr="007C7ADB" w:rsidRDefault="00321CE9" w:rsidP="00AA7DFA">
      <w:pPr>
        <w:jc w:val="both"/>
        <w:rPr>
          <w:lang w:val="en-US"/>
        </w:rPr>
      </w:pPr>
      <w:r w:rsidRPr="007C7ADB">
        <w:rPr>
          <w:lang w:val="en-US"/>
        </w:rPr>
        <w:t xml:space="preserve">Finally, a suggestion was made to enhance sparsity in training data counterfactuals by introducing a matching tolerance </w:t>
      </w:r>
      <w:r w:rsidRPr="007C7ADB">
        <w:rPr>
          <w:lang w:val="en-US"/>
        </w:rPr>
        <w:fldChar w:fldCharType="begin"/>
      </w:r>
      <w:r w:rsidR="00AC7BA9" w:rsidRPr="007C7ADB">
        <w:rPr>
          <w:lang w:val="en-US"/>
        </w:rPr>
        <w:instrText xml:space="preserve"> ADDIN EN.CITE &lt;EndNote&gt;&lt;Cite&gt;&lt;Author&gt;Keane&lt;/Author&gt;&lt;Year&gt;2020&lt;/Year&gt;&lt;RecNum&gt;189&lt;/RecNum&gt;&lt;DisplayText&gt;[27]&lt;/DisplayText&gt;&lt;record&gt;&lt;rec-number&gt;189&lt;/rec-number&gt;&lt;foreign-keys&gt;&lt;key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C7ADB">
        <w:rPr>
          <w:lang w:val="en-US"/>
        </w:rPr>
        <w:fldChar w:fldCharType="separate"/>
      </w:r>
      <w:r w:rsidR="00AC7BA9" w:rsidRPr="007C7ADB">
        <w:rPr>
          <w:noProof/>
          <w:lang w:val="en-US"/>
        </w:rPr>
        <w:t>[27]</w:t>
      </w:r>
      <w:r w:rsidRPr="007C7ADB">
        <w:rPr>
          <w:lang w:val="en-US"/>
        </w:rPr>
        <w:fldChar w:fldCharType="end"/>
      </w:r>
      <w:r w:rsidRPr="007C7ADB">
        <w:rPr>
          <w:lang w:val="en-US"/>
        </w:rPr>
        <w:t xml:space="preserve">. This means that if the difference between a feature value from the input and the counterfactual is small, for example less than 5%, they would be considered equal. However, we argue that this might overlook the exact threshold values on which a model makes a decision. This could thus lead to missing the target prediction. </w:t>
      </w:r>
    </w:p>
    <w:p w14:paraId="335D64C3" w14:textId="42F9D45D" w:rsidR="00520225" w:rsidRPr="007C7ADB" w:rsidRDefault="006C4CC5" w:rsidP="00AA7DFA">
      <w:pPr>
        <w:pStyle w:val="Kop3"/>
        <w:jc w:val="both"/>
        <w:rPr>
          <w:lang w:val="en-US"/>
        </w:rPr>
      </w:pPr>
      <w:bookmarkStart w:id="170" w:name="_Toc72848657"/>
      <w:r>
        <w:rPr>
          <w:lang w:val="en-US"/>
        </w:rPr>
        <w:t xml:space="preserve">4.3.2 </w:t>
      </w:r>
      <w:r w:rsidR="00CA55D6" w:rsidRPr="007C7ADB">
        <w:rPr>
          <w:lang w:val="en-US"/>
        </w:rPr>
        <w:t>Generalized counterfactuals</w:t>
      </w:r>
      <w:bookmarkEnd w:id="170"/>
    </w:p>
    <w:p w14:paraId="03A8B591" w14:textId="1D3943DA" w:rsidR="00CA55D6" w:rsidRPr="007C7ADB" w:rsidRDefault="00CA55D6" w:rsidP="00AA7DFA">
      <w:pPr>
        <w:jc w:val="both"/>
        <w:rPr>
          <w:lang w:val="en-US"/>
        </w:rPr>
      </w:pPr>
      <w:r w:rsidRPr="007C7ADB">
        <w:rPr>
          <w:lang w:val="en-US"/>
        </w:rPr>
        <w:t xml:space="preserve">To counteract the previous issue that </w:t>
      </w:r>
      <w:r w:rsidR="001B6BDD">
        <w:rPr>
          <w:lang w:val="en-US"/>
        </w:rPr>
        <w:t>is</w:t>
      </w:r>
      <w:r w:rsidRPr="007C7ADB">
        <w:rPr>
          <w:lang w:val="en-US"/>
        </w:rPr>
        <w:t xml:space="preserve"> related to presenting an example data point from the training data, we brainstormed some ideas about how to generalize the counterfactuals.</w:t>
      </w:r>
    </w:p>
    <w:p w14:paraId="49735C74" w14:textId="1417C2F8" w:rsidR="00CA55D6" w:rsidRPr="007C7ADB" w:rsidRDefault="00CA55D6" w:rsidP="00AA7DFA">
      <w:pPr>
        <w:jc w:val="both"/>
        <w:rPr>
          <w:lang w:val="en-US"/>
        </w:rPr>
      </w:pPr>
      <w:r w:rsidRPr="007C7ADB">
        <w:rPr>
          <w:lang w:val="en-US"/>
        </w:rPr>
        <w:t xml:space="preserve">The first idea was to </w:t>
      </w:r>
      <w:r w:rsidRPr="007C7ADB">
        <w:rPr>
          <w:b/>
          <w:bCs/>
          <w:lang w:val="en-US"/>
        </w:rPr>
        <w:t>cluster</w:t>
      </w:r>
      <w:r w:rsidRPr="007C7ADB">
        <w:rPr>
          <w:lang w:val="en-US"/>
        </w:rPr>
        <w:t xml:space="preserve"> the training points present the median profile of the closest cluster with respect to the input as a counterfactual. This would have the benefit that since it the median of the cluster, it probably has feature values that are more in consensus with this group of instances, therefore presenting a more generalized counterfactual. However, since there are 19 features per profile, counter-intuitive feature values can still occur. It is also not clear how </w:t>
      </w:r>
      <w:r w:rsidR="00C47AFF" w:rsidRPr="007C7ADB">
        <w:rPr>
          <w:lang w:val="en-US"/>
        </w:rPr>
        <w:t>choose the extra parameters that come with clustering (such as when to stop) obtain an optimal result.</w:t>
      </w:r>
      <w:r w:rsidR="00831EEF" w:rsidRPr="007C7ADB">
        <w:rPr>
          <w:lang w:val="en-US"/>
        </w:rPr>
        <w:t xml:space="preserve"> Lastly, since the counterfactual is in the middle of a cluster, it is likely quite different from the input.</w:t>
      </w:r>
    </w:p>
    <w:p w14:paraId="0FE7284D" w14:textId="6DF88A97" w:rsidR="00CA55D6" w:rsidRPr="007C7ADB" w:rsidRDefault="006349F7" w:rsidP="00AA7DFA">
      <w:pPr>
        <w:jc w:val="both"/>
        <w:rPr>
          <w:lang w:val="en-US"/>
        </w:rPr>
      </w:pPr>
      <w:r w:rsidRPr="007C7ADB">
        <w:rPr>
          <w:lang w:val="en-US"/>
        </w:rPr>
        <w:t xml:space="preserve">Inspired by the clustering idea, </w:t>
      </w:r>
      <w:r w:rsidR="00831EEF" w:rsidRPr="007C7ADB">
        <w:rPr>
          <w:lang w:val="en-US"/>
        </w:rPr>
        <w:t xml:space="preserve">we implemented a </w:t>
      </w:r>
      <w:r w:rsidR="00831EEF" w:rsidRPr="007C7ADB">
        <w:rPr>
          <w:b/>
          <w:bCs/>
          <w:lang w:val="en-US"/>
        </w:rPr>
        <w:t>distance kernel</w:t>
      </w:r>
      <w:r w:rsidR="00831EEF" w:rsidRPr="007C7ADB">
        <w:rPr>
          <w:lang w:val="en-US"/>
        </w:rPr>
        <w:t xml:space="preserve"> approach. What this entails is that </w:t>
      </w:r>
      <w:r w:rsidR="00CE17F7" w:rsidRPr="007C7ADB">
        <w:rPr>
          <w:lang w:val="en-US"/>
        </w:rPr>
        <w:t xml:space="preserve">a new instance is generated by taking </w:t>
      </w:r>
      <w:r w:rsidR="00831EEF" w:rsidRPr="007C7ADB">
        <w:rPr>
          <w:lang w:val="en-US"/>
        </w:rPr>
        <w:t>all training data points</w:t>
      </w:r>
      <w:r w:rsidR="00CE17F7" w:rsidRPr="007C7ADB">
        <w:rPr>
          <w:lang w:val="en-US"/>
        </w:rPr>
        <w:t xml:space="preserve">, </w:t>
      </w:r>
      <w:r w:rsidR="00831EEF" w:rsidRPr="007C7ADB">
        <w:rPr>
          <w:lang w:val="en-US"/>
        </w:rPr>
        <w:t xml:space="preserve">weighted by </w:t>
      </w:r>
      <w:r w:rsidR="00984E87" w:rsidRPr="007C7ADB">
        <w:rPr>
          <w:lang w:val="en-US"/>
        </w:rPr>
        <w:t xml:space="preserve">(1 - </w:t>
      </w:r>
      <w:r w:rsidR="00831EEF" w:rsidRPr="007C7ADB">
        <w:rPr>
          <w:lang w:val="en-US"/>
        </w:rPr>
        <w:t>their distance to the input profile</w:t>
      </w:r>
      <w:r w:rsidR="00984E87" w:rsidRPr="007C7ADB">
        <w:rPr>
          <w:lang w:val="en-US"/>
        </w:rPr>
        <w:t>)</w:t>
      </w:r>
      <w:r w:rsidR="00CE17F7" w:rsidRPr="007C7ADB">
        <w:rPr>
          <w:lang w:val="en-US"/>
        </w:rPr>
        <w:t xml:space="preserve">. In this way, feature values of multiple instances are summarized, but the values of closer instances are incorporated more. This mitigates a lot of the issues with the clustering approach, such as complicated optimization and the distance to the original instance. </w:t>
      </w:r>
      <w:r w:rsidR="00F576F7" w:rsidRPr="007C7ADB">
        <w:rPr>
          <w:lang w:val="en-US"/>
        </w:rPr>
        <w:t>As such, we implemented the distance kernel and compared the results on our training data to those we obtained from the base counterfactuals.</w:t>
      </w:r>
      <w:r w:rsidR="00254AFC" w:rsidRPr="007C7ADB">
        <w:rPr>
          <w:lang w:val="en-US"/>
        </w:rPr>
        <w:t xml:space="preserve"> These results are summarized in </w:t>
      </w:r>
      <w:r w:rsidR="00254AFC" w:rsidRPr="007C7ADB">
        <w:rPr>
          <w:lang w:val="en-US"/>
        </w:rPr>
        <w:fldChar w:fldCharType="begin"/>
      </w:r>
      <w:r w:rsidR="00254AFC" w:rsidRPr="007C7ADB">
        <w:rPr>
          <w:lang w:val="en-US"/>
        </w:rPr>
        <w:instrText xml:space="preserve"> REF _Ref72439122 \h </w:instrText>
      </w:r>
      <w:r w:rsidR="00AA7DFA">
        <w:rPr>
          <w:lang w:val="en-US"/>
        </w:rPr>
        <w:instrText xml:space="preserve"> \* MERGEFORMAT </w:instrText>
      </w:r>
      <w:r w:rsidR="00254AFC" w:rsidRPr="007C7ADB">
        <w:rPr>
          <w:lang w:val="en-US"/>
        </w:rPr>
      </w:r>
      <w:r w:rsidR="00254AFC" w:rsidRPr="007C7ADB">
        <w:rPr>
          <w:lang w:val="en-US"/>
        </w:rPr>
        <w:fldChar w:fldCharType="separate"/>
      </w:r>
      <w:r w:rsidR="00254AFC" w:rsidRPr="007C7ADB">
        <w:rPr>
          <w:lang w:val="en-US"/>
        </w:rPr>
        <w:t xml:space="preserve">Table </w:t>
      </w:r>
      <w:r w:rsidR="00254AFC" w:rsidRPr="007C7ADB">
        <w:rPr>
          <w:noProof/>
          <w:lang w:val="en-US"/>
        </w:rPr>
        <w:t>7</w:t>
      </w:r>
      <w:r w:rsidR="00254AFC" w:rsidRPr="007C7ADB">
        <w:rPr>
          <w:lang w:val="en-US"/>
        </w:rPr>
        <w:fldChar w:fldCharType="end"/>
      </w:r>
      <w:r w:rsidR="005877BE" w:rsidRPr="007C7ADB">
        <w:rPr>
          <w:lang w:val="en-US"/>
        </w:rPr>
        <w:t>.</w:t>
      </w:r>
      <w:r w:rsidR="00F576F7" w:rsidRPr="007C7ADB">
        <w:rPr>
          <w:lang w:val="en-US"/>
        </w:rPr>
        <w:t xml:space="preserve"> </w:t>
      </w:r>
    </w:p>
    <w:p w14:paraId="13E45809" w14:textId="057A7D4D" w:rsidR="00701077" w:rsidRPr="007C7ADB" w:rsidRDefault="00701077" w:rsidP="00AA7DFA">
      <w:pPr>
        <w:pStyle w:val="Bijschrift"/>
        <w:keepNext/>
        <w:jc w:val="both"/>
        <w:rPr>
          <w:lang w:val="en-US"/>
        </w:rPr>
      </w:pPr>
      <w:bookmarkStart w:id="171" w:name="_Ref72439122"/>
      <w:r w:rsidRPr="007C7ADB">
        <w:rPr>
          <w:lang w:val="en-US"/>
        </w:rPr>
        <w:t xml:space="preserve">Table </w:t>
      </w:r>
      <w:r w:rsidR="00896D59" w:rsidRPr="007C7ADB">
        <w:rPr>
          <w:lang w:val="en-US"/>
        </w:rPr>
        <w:fldChar w:fldCharType="begin"/>
      </w:r>
      <w:r w:rsidR="00896D59" w:rsidRPr="007C7ADB">
        <w:rPr>
          <w:lang w:val="en-US"/>
        </w:rPr>
        <w:instrText xml:space="preserve"> SEQ Table \* ARABIC </w:instrText>
      </w:r>
      <w:r w:rsidR="00896D59" w:rsidRPr="007C7ADB">
        <w:rPr>
          <w:lang w:val="en-US"/>
        </w:rPr>
        <w:fldChar w:fldCharType="separate"/>
      </w:r>
      <w:r w:rsidR="00896D59" w:rsidRPr="007C7ADB">
        <w:rPr>
          <w:noProof/>
          <w:lang w:val="en-US"/>
        </w:rPr>
        <w:t>8</w:t>
      </w:r>
      <w:r w:rsidR="00896D59" w:rsidRPr="007C7ADB">
        <w:rPr>
          <w:lang w:val="en-US"/>
        </w:rPr>
        <w:fldChar w:fldCharType="end"/>
      </w:r>
      <w:bookmarkEnd w:id="171"/>
      <w:r w:rsidRPr="007C7ADB">
        <w:rPr>
          <w:lang w:val="en-US"/>
        </w:rPr>
        <w:t xml:space="preserve">: Two metrics measured on the </w:t>
      </w:r>
      <w:r w:rsidR="00F576F7" w:rsidRPr="007C7ADB">
        <w:rPr>
          <w:lang w:val="en-US"/>
        </w:rPr>
        <w:t>training</w:t>
      </w:r>
      <w:r w:rsidRPr="007C7ADB">
        <w:rPr>
          <w:lang w:val="en-US"/>
        </w:rPr>
        <w:t xml:space="preserve"> </w:t>
      </w:r>
      <w:r w:rsidR="00F576F7" w:rsidRPr="007C7ADB">
        <w:rPr>
          <w:lang w:val="en-US"/>
        </w:rPr>
        <w:t>data</w:t>
      </w:r>
      <w:r w:rsidRPr="007C7ADB">
        <w:rPr>
          <w:lang w:val="en-US"/>
        </w:rPr>
        <w:t xml:space="preserve"> from the distance kernel implementation of counterfactuals, in comparison to simply selecting the closest counterfactual training data point (baseline counterfactual).</w:t>
      </w:r>
    </w:p>
    <w:tbl>
      <w:tblPr>
        <w:tblStyle w:val="Tabelraster"/>
        <w:tblW w:w="0" w:type="auto"/>
        <w:tblLook w:val="04A0" w:firstRow="1" w:lastRow="0" w:firstColumn="1" w:lastColumn="0" w:noHBand="0" w:noVBand="1"/>
      </w:tblPr>
      <w:tblGrid>
        <w:gridCol w:w="3539"/>
        <w:gridCol w:w="2761"/>
        <w:gridCol w:w="2762"/>
      </w:tblGrid>
      <w:tr w:rsidR="00701077" w:rsidRPr="007C7ADB" w14:paraId="30968C85" w14:textId="0D47ECE0" w:rsidTr="00701077">
        <w:tc>
          <w:tcPr>
            <w:tcW w:w="3539" w:type="dxa"/>
          </w:tcPr>
          <w:p w14:paraId="470340DC" w14:textId="3ADDBCCD" w:rsidR="00701077" w:rsidRPr="007C7ADB" w:rsidRDefault="00701077" w:rsidP="00AA7DFA">
            <w:pPr>
              <w:jc w:val="both"/>
              <w:rPr>
                <w:b/>
                <w:bCs/>
                <w:lang w:val="en-US"/>
              </w:rPr>
            </w:pPr>
            <w:r w:rsidRPr="007C7ADB">
              <w:rPr>
                <w:b/>
                <w:bCs/>
                <w:lang w:val="en-US"/>
              </w:rPr>
              <w:t>Metric</w:t>
            </w:r>
          </w:p>
        </w:tc>
        <w:tc>
          <w:tcPr>
            <w:tcW w:w="2761" w:type="dxa"/>
          </w:tcPr>
          <w:p w14:paraId="62DC1821" w14:textId="4078DF7D" w:rsidR="00701077" w:rsidRPr="007C7ADB" w:rsidRDefault="00701077" w:rsidP="00AA7DFA">
            <w:pPr>
              <w:jc w:val="both"/>
              <w:rPr>
                <w:b/>
                <w:bCs/>
                <w:lang w:val="en-US"/>
              </w:rPr>
            </w:pPr>
            <w:r w:rsidRPr="007C7ADB">
              <w:rPr>
                <w:b/>
                <w:bCs/>
                <w:lang w:val="en-US"/>
              </w:rPr>
              <w:t>Score distance kernel</w:t>
            </w:r>
          </w:p>
        </w:tc>
        <w:tc>
          <w:tcPr>
            <w:tcW w:w="2762" w:type="dxa"/>
          </w:tcPr>
          <w:p w14:paraId="1B56F910" w14:textId="4A0B8F53" w:rsidR="00701077" w:rsidRPr="007C7ADB" w:rsidRDefault="00701077" w:rsidP="00AA7DFA">
            <w:pPr>
              <w:jc w:val="both"/>
              <w:rPr>
                <w:b/>
                <w:bCs/>
                <w:lang w:val="en-US"/>
              </w:rPr>
            </w:pPr>
            <w:r w:rsidRPr="007C7ADB">
              <w:rPr>
                <w:b/>
                <w:bCs/>
                <w:lang w:val="en-US"/>
              </w:rPr>
              <w:t>Score closest training data</w:t>
            </w:r>
          </w:p>
        </w:tc>
      </w:tr>
      <w:tr w:rsidR="00701077" w:rsidRPr="007C7ADB" w14:paraId="070C306A" w14:textId="729D8A50" w:rsidTr="00701077">
        <w:tc>
          <w:tcPr>
            <w:tcW w:w="3539" w:type="dxa"/>
          </w:tcPr>
          <w:p w14:paraId="1FA1D195" w14:textId="4595030E" w:rsidR="00701077" w:rsidRPr="007C7ADB" w:rsidRDefault="00701077" w:rsidP="00AA7DFA">
            <w:pPr>
              <w:jc w:val="both"/>
              <w:rPr>
                <w:lang w:val="en-US"/>
              </w:rPr>
            </w:pPr>
            <w:r w:rsidRPr="007C7ADB">
              <w:rPr>
                <w:lang w:val="en-US"/>
              </w:rPr>
              <w:t>Mean number of feature differences</w:t>
            </w:r>
          </w:p>
        </w:tc>
        <w:tc>
          <w:tcPr>
            <w:tcW w:w="2761" w:type="dxa"/>
          </w:tcPr>
          <w:p w14:paraId="493811B5" w14:textId="03AE9740" w:rsidR="00701077" w:rsidRPr="007C7ADB" w:rsidRDefault="00701077" w:rsidP="00AA7DFA">
            <w:pPr>
              <w:jc w:val="both"/>
              <w:rPr>
                <w:lang w:val="en-US"/>
              </w:rPr>
            </w:pPr>
            <w:r w:rsidRPr="007C7ADB">
              <w:rPr>
                <w:lang w:val="en-US"/>
              </w:rPr>
              <w:t xml:space="preserve">13    </w:t>
            </w:r>
            <w:proofErr w:type="gramStart"/>
            <w:r w:rsidRPr="007C7ADB">
              <w:rPr>
                <w:lang w:val="en-US"/>
              </w:rPr>
              <w:t xml:space="preserve">   (</w:t>
            </w:r>
            <w:proofErr w:type="gramEnd"/>
            <w:r w:rsidRPr="007C7ADB">
              <w:rPr>
                <w:lang w:val="en-US"/>
              </w:rPr>
              <w:t>/19)</w:t>
            </w:r>
          </w:p>
        </w:tc>
        <w:tc>
          <w:tcPr>
            <w:tcW w:w="2762" w:type="dxa"/>
          </w:tcPr>
          <w:p w14:paraId="20D02569" w14:textId="129211EF" w:rsidR="00701077" w:rsidRPr="007C7ADB" w:rsidRDefault="00701077" w:rsidP="00AA7DFA">
            <w:pPr>
              <w:jc w:val="both"/>
              <w:rPr>
                <w:lang w:val="en-US"/>
              </w:rPr>
            </w:pPr>
            <w:r w:rsidRPr="007C7ADB">
              <w:rPr>
                <w:lang w:val="en-US"/>
              </w:rPr>
              <w:t xml:space="preserve">8      </w:t>
            </w:r>
            <w:proofErr w:type="gramStart"/>
            <w:r w:rsidRPr="007C7ADB">
              <w:rPr>
                <w:lang w:val="en-US"/>
              </w:rPr>
              <w:t xml:space="preserve">   (</w:t>
            </w:r>
            <w:proofErr w:type="gramEnd"/>
            <w:r w:rsidRPr="007C7ADB">
              <w:rPr>
                <w:lang w:val="en-US"/>
              </w:rPr>
              <w:t>/19)</w:t>
            </w:r>
          </w:p>
        </w:tc>
      </w:tr>
      <w:tr w:rsidR="00701077" w:rsidRPr="007C7ADB" w14:paraId="740AADB5" w14:textId="6C37FAD8" w:rsidTr="00701077">
        <w:tc>
          <w:tcPr>
            <w:tcW w:w="3539" w:type="dxa"/>
          </w:tcPr>
          <w:p w14:paraId="6D333786" w14:textId="764C59EB" w:rsidR="00701077" w:rsidRPr="007C7ADB" w:rsidRDefault="00701077" w:rsidP="00AA7DFA">
            <w:pPr>
              <w:jc w:val="both"/>
              <w:rPr>
                <w:lang w:val="en-US"/>
              </w:rPr>
            </w:pPr>
            <w:r w:rsidRPr="007C7ADB">
              <w:rPr>
                <w:lang w:val="en-US"/>
              </w:rPr>
              <w:t>Mean distance to the input</w:t>
            </w:r>
          </w:p>
        </w:tc>
        <w:tc>
          <w:tcPr>
            <w:tcW w:w="2761" w:type="dxa"/>
          </w:tcPr>
          <w:p w14:paraId="60E60996" w14:textId="1123B286" w:rsidR="00701077" w:rsidRPr="007C7ADB" w:rsidRDefault="00701077" w:rsidP="00AA7DFA">
            <w:pPr>
              <w:jc w:val="both"/>
              <w:rPr>
                <w:lang w:val="en-US"/>
              </w:rPr>
            </w:pPr>
            <w:r w:rsidRPr="007C7ADB">
              <w:rPr>
                <w:lang w:val="en-US"/>
              </w:rPr>
              <w:t>0.123 (/1)</w:t>
            </w:r>
          </w:p>
        </w:tc>
        <w:tc>
          <w:tcPr>
            <w:tcW w:w="2762" w:type="dxa"/>
          </w:tcPr>
          <w:p w14:paraId="3A9F182C" w14:textId="39B62EED" w:rsidR="00701077" w:rsidRPr="007C7ADB" w:rsidRDefault="00701077" w:rsidP="00AA7DFA">
            <w:pPr>
              <w:jc w:val="both"/>
              <w:rPr>
                <w:lang w:val="en-US"/>
              </w:rPr>
            </w:pPr>
            <w:r w:rsidRPr="007C7ADB">
              <w:rPr>
                <w:lang w:val="en-US"/>
              </w:rPr>
              <w:t>0.039 (/1)</w:t>
            </w:r>
          </w:p>
        </w:tc>
      </w:tr>
    </w:tbl>
    <w:p w14:paraId="49A2461A" w14:textId="55B1D0E3" w:rsidR="00701077" w:rsidRPr="007C7ADB" w:rsidRDefault="00701077" w:rsidP="00AA7DFA">
      <w:pPr>
        <w:pStyle w:val="Kop3"/>
        <w:jc w:val="both"/>
        <w:rPr>
          <w:lang w:val="en-US"/>
        </w:rPr>
      </w:pPr>
    </w:p>
    <w:p w14:paraId="21A765C4" w14:textId="71C37374" w:rsidR="00F576F7" w:rsidRPr="007C7ADB" w:rsidRDefault="00F576F7" w:rsidP="00AA7DFA">
      <w:pPr>
        <w:jc w:val="both"/>
        <w:rPr>
          <w:lang w:val="en-US"/>
        </w:rPr>
      </w:pPr>
      <w:r w:rsidRPr="007C7ADB">
        <w:rPr>
          <w:lang w:val="en-US"/>
        </w:rPr>
        <w:t xml:space="preserve">We can see that the distance kernel already performs worse than the baseline, since both distance to the input and the number of feature differences between the input and counterfactual are high. </w:t>
      </w:r>
      <w:r w:rsidR="00E35E34" w:rsidRPr="007C7ADB">
        <w:rPr>
          <w:lang w:val="en-US"/>
        </w:rPr>
        <w:t>What we have obtained with the distance kernel is a new data point, which is a summary of multiple other instances. Because it incorporates information from many instances, it is going to have lots of differences in comparison to our input. These many differences also translate into a larger distance.</w:t>
      </w:r>
    </w:p>
    <w:p w14:paraId="48546D7C" w14:textId="38081E07" w:rsidR="008F3B84" w:rsidRPr="007C7ADB" w:rsidRDefault="008F3B84" w:rsidP="00AA7DFA">
      <w:pPr>
        <w:jc w:val="both"/>
        <w:rPr>
          <w:lang w:val="en-US"/>
        </w:rPr>
      </w:pPr>
      <w:r w:rsidRPr="007C7ADB">
        <w:rPr>
          <w:lang w:val="en-US"/>
        </w:rPr>
        <w:t xml:space="preserve">In conclusion, generalized counterfactuals stray too far from the concept of a counterfactual explanation which is to find an </w:t>
      </w:r>
      <w:r w:rsidRPr="007C7ADB">
        <w:rPr>
          <w:i/>
          <w:iCs/>
          <w:lang w:val="en-US"/>
        </w:rPr>
        <w:t>example</w:t>
      </w:r>
      <w:r w:rsidRPr="007C7ADB">
        <w:rPr>
          <w:lang w:val="en-US"/>
        </w:rPr>
        <w:t xml:space="preserve"> which is the most similar to the input. By presenting a data point that is an amalgamation of other instances, we lose the quirks of what makes an example profile unique.</w:t>
      </w:r>
      <w:r w:rsidR="00B17025" w:rsidRPr="007C7ADB">
        <w:rPr>
          <w:lang w:val="en-US"/>
        </w:rPr>
        <w:t xml:space="preserve"> Generalized counterfactuals also stray too far from the input in a literal sense; the distance and number of feature changes</w:t>
      </w:r>
      <w:r w:rsidRPr="007C7ADB">
        <w:rPr>
          <w:lang w:val="en-US"/>
        </w:rPr>
        <w:t xml:space="preserve"> </w:t>
      </w:r>
      <w:r w:rsidR="00B17025" w:rsidRPr="007C7ADB">
        <w:rPr>
          <w:lang w:val="en-US"/>
        </w:rPr>
        <w:t>is larger than the baseline</w:t>
      </w:r>
      <w:r w:rsidR="001B6BDD">
        <w:rPr>
          <w:lang w:val="en-US"/>
        </w:rPr>
        <w:t xml:space="preserve"> counterfactual</w:t>
      </w:r>
      <w:r w:rsidR="00B17025" w:rsidRPr="007C7ADB">
        <w:rPr>
          <w:lang w:val="en-US"/>
        </w:rPr>
        <w:t>. Presenting a counterfactual profile that has similar quirks to the input, even though those do not fit the average, is preferred. The counterintuitive differences must be solved from a different perspective.</w:t>
      </w:r>
    </w:p>
    <w:p w14:paraId="2D878A7C" w14:textId="7C8FE05E" w:rsidR="00D24EFD" w:rsidRPr="007C7ADB" w:rsidRDefault="006C4CC5" w:rsidP="00AA7DFA">
      <w:pPr>
        <w:pStyle w:val="Kop3"/>
        <w:jc w:val="both"/>
        <w:rPr>
          <w:lang w:val="en-US"/>
        </w:rPr>
      </w:pPr>
      <w:bookmarkStart w:id="172" w:name="_Toc72172066"/>
      <w:bookmarkStart w:id="173" w:name="_Toc72848658"/>
      <w:r>
        <w:rPr>
          <w:lang w:val="en-US"/>
        </w:rPr>
        <w:t xml:space="preserve">4.3.3 </w:t>
      </w:r>
      <w:proofErr w:type="gramStart"/>
      <w:r w:rsidR="00D24EFD" w:rsidRPr="007C7ADB">
        <w:rPr>
          <w:lang w:val="en-US"/>
        </w:rPr>
        <w:t>Multi-objective</w:t>
      </w:r>
      <w:proofErr w:type="gramEnd"/>
      <w:r w:rsidR="00D24EFD" w:rsidRPr="007C7ADB">
        <w:rPr>
          <w:lang w:val="en-US"/>
        </w:rPr>
        <w:t xml:space="preserve"> </w:t>
      </w:r>
      <w:bookmarkEnd w:id="172"/>
      <w:r w:rsidR="00D04551" w:rsidRPr="007C7ADB">
        <w:rPr>
          <w:lang w:val="en-US"/>
        </w:rPr>
        <w:t>counterfactuals</w:t>
      </w:r>
      <w:bookmarkEnd w:id="173"/>
    </w:p>
    <w:p w14:paraId="256BB7CA" w14:textId="079CF188" w:rsidR="00D16218" w:rsidRPr="007C7ADB" w:rsidRDefault="00A10137" w:rsidP="00AA7DFA">
      <w:pPr>
        <w:jc w:val="both"/>
        <w:rPr>
          <w:lang w:val="en-US"/>
        </w:rPr>
      </w:pPr>
      <w:r>
        <w:rPr>
          <w:lang w:val="en-US"/>
        </w:rPr>
        <w:t>As a way to find</w:t>
      </w:r>
      <w:r w:rsidR="001B6BDD">
        <w:rPr>
          <w:lang w:val="en-US"/>
        </w:rPr>
        <w:t xml:space="preserve"> sparser </w:t>
      </w:r>
      <w:r>
        <w:rPr>
          <w:lang w:val="en-US"/>
        </w:rPr>
        <w:t xml:space="preserve">training data </w:t>
      </w:r>
      <w:r w:rsidR="001B6BDD">
        <w:rPr>
          <w:lang w:val="en-US"/>
        </w:rPr>
        <w:t xml:space="preserve">counterfactuals, we determined that it could be beneficial to select these instances not only based on distance, but on the number of feature differences as well. Minimizing two scores at the same time </w:t>
      </w:r>
      <w:r>
        <w:rPr>
          <w:lang w:val="en-US"/>
        </w:rPr>
        <w:t>can be solved with</w:t>
      </w:r>
      <w:r w:rsidR="001B6BDD">
        <w:rPr>
          <w:lang w:val="en-US"/>
        </w:rPr>
        <w:t xml:space="preserve"> multi-objective optimization.</w:t>
      </w:r>
      <w:r>
        <w:rPr>
          <w:lang w:val="en-US"/>
        </w:rPr>
        <w:t xml:space="preserve"> </w:t>
      </w:r>
      <w:r w:rsidR="00D16218" w:rsidRPr="007C7ADB">
        <w:rPr>
          <w:lang w:val="en-US"/>
        </w:rPr>
        <w:t>For solving multi-objective optimization problems, there exist several approaches with their own ad</w:t>
      </w:r>
      <w:r w:rsidR="001B6BDD">
        <w:rPr>
          <w:lang w:val="en-US"/>
        </w:rPr>
        <w:t>vantages</w:t>
      </w:r>
      <w:r w:rsidR="00D16218" w:rsidRPr="007C7ADB">
        <w:rPr>
          <w:lang w:val="en-US"/>
        </w:rPr>
        <w:t xml:space="preserve"> and disadvantages. We considered two </w:t>
      </w:r>
      <w:r w:rsidR="001B6BDD">
        <w:rPr>
          <w:lang w:val="en-US"/>
        </w:rPr>
        <w:t>simple</w:t>
      </w:r>
      <w:r w:rsidR="00D16218" w:rsidRPr="007C7ADB">
        <w:rPr>
          <w:lang w:val="en-US"/>
        </w:rPr>
        <w:t xml:space="preserve"> strategies; weighted-sum and </w:t>
      </w:r>
      <w:r w:rsidR="001B2341" w:rsidRPr="007C7ADB">
        <w:rPr>
          <w:lang w:val="en-US"/>
        </w:rPr>
        <w:t>non-dominated.</w:t>
      </w:r>
    </w:p>
    <w:p w14:paraId="6BA4B774" w14:textId="72E9AAC7" w:rsidR="001B2341" w:rsidRPr="007C7ADB" w:rsidRDefault="001B2341" w:rsidP="00AA7DFA">
      <w:pPr>
        <w:jc w:val="both"/>
        <w:rPr>
          <w:lang w:val="en-US"/>
        </w:rPr>
      </w:pPr>
      <w:r w:rsidRPr="007C7ADB">
        <w:rPr>
          <w:lang w:val="en-US"/>
        </w:rPr>
        <w:t>The simplest solution is considered to be the weighted sum in which scores are collapsed into a single objective by adding them together with predefined weights. This method’s main disadvantage is that it is difficult to balance objectives properly. In our case, we only have two objectives; the distance and the number of feature differences. Though both scores lie between zero and one, their medians and variance still differed</w:t>
      </w:r>
      <w:r w:rsidR="00435F4E" w:rsidRPr="007C7ADB">
        <w:rPr>
          <w:lang w:val="en-US"/>
        </w:rPr>
        <w:t xml:space="preserve"> which can be seen in </w:t>
      </w:r>
      <w:r w:rsidR="00B640E8">
        <w:rPr>
          <w:lang w:val="en-US"/>
        </w:rPr>
        <w:fldChar w:fldCharType="begin"/>
      </w:r>
      <w:r w:rsidR="00B640E8">
        <w:rPr>
          <w:lang w:val="en-US"/>
        </w:rPr>
        <w:instrText xml:space="preserve"> REF _Ref72848749 \h </w:instrText>
      </w:r>
      <w:r w:rsidR="00AA7DFA">
        <w:rPr>
          <w:lang w:val="en-US"/>
        </w:rPr>
        <w:instrText xml:space="preserve"> \* MERGEFORMAT </w:instrText>
      </w:r>
      <w:r w:rsidR="00B640E8">
        <w:rPr>
          <w:lang w:val="en-US"/>
        </w:rPr>
      </w:r>
      <w:r w:rsidR="00B640E8">
        <w:rPr>
          <w:lang w:val="en-US"/>
        </w:rPr>
        <w:fldChar w:fldCharType="separate"/>
      </w:r>
      <w:r w:rsidR="00B640E8" w:rsidRPr="007C7ADB">
        <w:rPr>
          <w:lang w:val="en-US"/>
        </w:rPr>
        <w:t xml:space="preserve">Table </w:t>
      </w:r>
      <w:r w:rsidR="00B640E8" w:rsidRPr="007C7ADB">
        <w:rPr>
          <w:noProof/>
          <w:lang w:val="en-US"/>
        </w:rPr>
        <w:t>9</w:t>
      </w:r>
      <w:r w:rsidR="00B640E8">
        <w:rPr>
          <w:lang w:val="en-US"/>
        </w:rPr>
        <w:fldChar w:fldCharType="end"/>
      </w:r>
      <w:r w:rsidRPr="007C7ADB">
        <w:rPr>
          <w:lang w:val="en-US"/>
        </w:rPr>
        <w:t>. Therefore, we thought that it would suffice to assign the weights based on the median of both scores that we obtained from the training data. However, we had no clear perception of how these weights influenced the obtained points. The weighted-sum method has no optimality guarantees. If a new objective was added, or the training data was expanded, the weights would require re-adjusting as well. Even though the method is fast and easy to implement, we did not find it adequate to this problem.</w:t>
      </w:r>
    </w:p>
    <w:p w14:paraId="4E56DBE3" w14:textId="04DC88EA" w:rsidR="00BF4DF5" w:rsidRPr="007C7ADB" w:rsidRDefault="00BF4DF5" w:rsidP="00AA7DFA">
      <w:pPr>
        <w:pStyle w:val="Bijschrift"/>
        <w:keepNext/>
        <w:jc w:val="both"/>
        <w:rPr>
          <w:lang w:val="en-US"/>
        </w:rPr>
      </w:pPr>
      <w:bookmarkStart w:id="174" w:name="_Ref72848749"/>
      <w:r w:rsidRPr="007C7ADB">
        <w:rPr>
          <w:lang w:val="en-US"/>
        </w:rPr>
        <w:t xml:space="preserve">Table </w:t>
      </w:r>
      <w:r w:rsidR="00896D59" w:rsidRPr="007C7ADB">
        <w:rPr>
          <w:lang w:val="en-US"/>
        </w:rPr>
        <w:fldChar w:fldCharType="begin"/>
      </w:r>
      <w:r w:rsidR="00896D59" w:rsidRPr="007C7ADB">
        <w:rPr>
          <w:lang w:val="en-US"/>
        </w:rPr>
        <w:instrText xml:space="preserve"> SEQ Table \* ARABIC </w:instrText>
      </w:r>
      <w:r w:rsidR="00896D59" w:rsidRPr="007C7ADB">
        <w:rPr>
          <w:lang w:val="en-US"/>
        </w:rPr>
        <w:fldChar w:fldCharType="separate"/>
      </w:r>
      <w:r w:rsidR="00896D59" w:rsidRPr="007C7ADB">
        <w:rPr>
          <w:noProof/>
          <w:lang w:val="en-US"/>
        </w:rPr>
        <w:t>9</w:t>
      </w:r>
      <w:r w:rsidR="00896D59" w:rsidRPr="007C7ADB">
        <w:rPr>
          <w:lang w:val="en-US"/>
        </w:rPr>
        <w:fldChar w:fldCharType="end"/>
      </w:r>
      <w:bookmarkEnd w:id="174"/>
      <w:r w:rsidRPr="007C7ADB">
        <w:rPr>
          <w:lang w:val="en-US"/>
        </w:rPr>
        <w:t>: Median, mean, maximum and minimum of the two scores that we want to minimize. These are calculated from the training data.</w:t>
      </w:r>
    </w:p>
    <w:tbl>
      <w:tblPr>
        <w:tblStyle w:val="Tabelraster"/>
        <w:tblW w:w="0" w:type="auto"/>
        <w:tblLook w:val="04A0" w:firstRow="1" w:lastRow="0" w:firstColumn="1" w:lastColumn="0" w:noHBand="0" w:noVBand="1"/>
      </w:tblPr>
      <w:tblGrid>
        <w:gridCol w:w="1696"/>
        <w:gridCol w:w="3683"/>
        <w:gridCol w:w="3683"/>
      </w:tblGrid>
      <w:tr w:rsidR="00435F4E" w:rsidRPr="00982027" w14:paraId="29526341" w14:textId="77777777" w:rsidTr="00BF4DF5">
        <w:tc>
          <w:tcPr>
            <w:tcW w:w="1696" w:type="dxa"/>
          </w:tcPr>
          <w:p w14:paraId="2A58A434" w14:textId="2269059F" w:rsidR="00435F4E" w:rsidRPr="007C7ADB" w:rsidRDefault="00435F4E" w:rsidP="00AA7DFA">
            <w:pPr>
              <w:jc w:val="both"/>
              <w:rPr>
                <w:b/>
                <w:bCs/>
                <w:lang w:val="en-US"/>
              </w:rPr>
            </w:pPr>
          </w:p>
        </w:tc>
        <w:tc>
          <w:tcPr>
            <w:tcW w:w="3683" w:type="dxa"/>
          </w:tcPr>
          <w:p w14:paraId="25A02AA5" w14:textId="2D21FE19" w:rsidR="00435F4E" w:rsidRPr="007C7ADB" w:rsidRDefault="00435F4E" w:rsidP="00AA7DFA">
            <w:pPr>
              <w:jc w:val="both"/>
              <w:rPr>
                <w:b/>
                <w:bCs/>
                <w:lang w:val="en-US"/>
              </w:rPr>
            </w:pPr>
            <w:r w:rsidRPr="007C7ADB">
              <w:rPr>
                <w:b/>
                <w:bCs/>
                <w:lang w:val="en-US"/>
              </w:rPr>
              <w:t>Distance</w:t>
            </w:r>
            <w:r w:rsidR="00BF4DF5" w:rsidRPr="007C7ADB">
              <w:rPr>
                <w:b/>
                <w:bCs/>
                <w:lang w:val="en-US"/>
              </w:rPr>
              <w:t xml:space="preserve"> score</w:t>
            </w:r>
          </w:p>
        </w:tc>
        <w:tc>
          <w:tcPr>
            <w:tcW w:w="3683" w:type="dxa"/>
          </w:tcPr>
          <w:p w14:paraId="0C90C7EC" w14:textId="6E94066B" w:rsidR="00435F4E" w:rsidRPr="007C7ADB" w:rsidRDefault="00435F4E" w:rsidP="00AA7DFA">
            <w:pPr>
              <w:jc w:val="both"/>
              <w:rPr>
                <w:b/>
                <w:bCs/>
                <w:lang w:val="en-US"/>
              </w:rPr>
            </w:pPr>
            <w:r w:rsidRPr="007C7ADB">
              <w:rPr>
                <w:b/>
                <w:bCs/>
                <w:lang w:val="en-US"/>
              </w:rPr>
              <w:t>Num</w:t>
            </w:r>
            <w:r w:rsidR="00BF4DF5" w:rsidRPr="007C7ADB">
              <w:rPr>
                <w:b/>
                <w:bCs/>
                <w:lang w:val="en-US"/>
              </w:rPr>
              <w:t>ber of</w:t>
            </w:r>
            <w:r w:rsidRPr="007C7ADB">
              <w:rPr>
                <w:b/>
                <w:bCs/>
                <w:lang w:val="en-US"/>
              </w:rPr>
              <w:t xml:space="preserve"> feature differences</w:t>
            </w:r>
            <w:r w:rsidR="00BF4DF5" w:rsidRPr="007C7ADB">
              <w:rPr>
                <w:b/>
                <w:bCs/>
                <w:lang w:val="en-US"/>
              </w:rPr>
              <w:t xml:space="preserve"> score</w:t>
            </w:r>
          </w:p>
        </w:tc>
      </w:tr>
      <w:tr w:rsidR="00435F4E" w:rsidRPr="007C7ADB" w14:paraId="207A659F" w14:textId="77777777" w:rsidTr="00BF4DF5">
        <w:tc>
          <w:tcPr>
            <w:tcW w:w="1696" w:type="dxa"/>
          </w:tcPr>
          <w:p w14:paraId="58B68922" w14:textId="483DB10D" w:rsidR="00435F4E" w:rsidRPr="007C7ADB" w:rsidRDefault="00435F4E" w:rsidP="00AA7DFA">
            <w:pPr>
              <w:jc w:val="both"/>
              <w:rPr>
                <w:lang w:val="en-US"/>
              </w:rPr>
            </w:pPr>
            <w:r w:rsidRPr="007C7ADB">
              <w:rPr>
                <w:lang w:val="en-US"/>
              </w:rPr>
              <w:t>Median</w:t>
            </w:r>
          </w:p>
        </w:tc>
        <w:tc>
          <w:tcPr>
            <w:tcW w:w="3683" w:type="dxa"/>
          </w:tcPr>
          <w:p w14:paraId="6DB7B2FE" w14:textId="2C201935" w:rsidR="00435F4E" w:rsidRPr="007C7ADB" w:rsidRDefault="00435F4E" w:rsidP="00AA7DFA">
            <w:pPr>
              <w:jc w:val="both"/>
              <w:rPr>
                <w:lang w:val="en-US"/>
              </w:rPr>
            </w:pPr>
            <w:r w:rsidRPr="007C7ADB">
              <w:rPr>
                <w:lang w:val="en-US"/>
              </w:rPr>
              <w:t>0.12</w:t>
            </w:r>
            <w:r w:rsidR="00BF4DF5" w:rsidRPr="007C7ADB">
              <w:rPr>
                <w:lang w:val="en-US"/>
              </w:rPr>
              <w:t>5</w:t>
            </w:r>
          </w:p>
        </w:tc>
        <w:tc>
          <w:tcPr>
            <w:tcW w:w="3683" w:type="dxa"/>
          </w:tcPr>
          <w:p w14:paraId="3B5AABB7" w14:textId="0C1AA3A6" w:rsidR="00435F4E" w:rsidRPr="007C7ADB" w:rsidRDefault="008B5B30" w:rsidP="00AA7DFA">
            <w:pPr>
              <w:jc w:val="both"/>
              <w:rPr>
                <w:lang w:val="en-US"/>
              </w:rPr>
            </w:pPr>
            <w:r w:rsidRPr="007C7ADB">
              <w:rPr>
                <w:lang w:val="en-US"/>
              </w:rPr>
              <w:t>0.68</w:t>
            </w:r>
            <w:r w:rsidR="00BF4DF5" w:rsidRPr="007C7ADB">
              <w:rPr>
                <w:lang w:val="en-US"/>
              </w:rPr>
              <w:t>4</w:t>
            </w:r>
          </w:p>
        </w:tc>
      </w:tr>
      <w:tr w:rsidR="00435F4E" w:rsidRPr="007C7ADB" w14:paraId="00C86220" w14:textId="77777777" w:rsidTr="00BF4DF5">
        <w:tc>
          <w:tcPr>
            <w:tcW w:w="1696" w:type="dxa"/>
          </w:tcPr>
          <w:p w14:paraId="12994BF2" w14:textId="6A6CD5E0" w:rsidR="00435F4E" w:rsidRPr="007C7ADB" w:rsidRDefault="00435F4E" w:rsidP="00AA7DFA">
            <w:pPr>
              <w:jc w:val="both"/>
              <w:rPr>
                <w:lang w:val="en-US"/>
              </w:rPr>
            </w:pPr>
            <w:r w:rsidRPr="007C7ADB">
              <w:rPr>
                <w:lang w:val="en-US"/>
              </w:rPr>
              <w:t>Mean</w:t>
            </w:r>
          </w:p>
        </w:tc>
        <w:tc>
          <w:tcPr>
            <w:tcW w:w="3683" w:type="dxa"/>
          </w:tcPr>
          <w:p w14:paraId="1E034BD2" w14:textId="0207BCD5" w:rsidR="00435F4E" w:rsidRPr="007C7ADB" w:rsidRDefault="00435F4E" w:rsidP="00AA7DFA">
            <w:pPr>
              <w:jc w:val="both"/>
              <w:rPr>
                <w:lang w:val="en-US"/>
              </w:rPr>
            </w:pPr>
            <w:r w:rsidRPr="007C7ADB">
              <w:rPr>
                <w:lang w:val="en-US"/>
              </w:rPr>
              <w:t>0.12</w:t>
            </w:r>
            <w:r w:rsidR="00BF4DF5" w:rsidRPr="007C7ADB">
              <w:rPr>
                <w:lang w:val="en-US"/>
              </w:rPr>
              <w:t>8</w:t>
            </w:r>
          </w:p>
        </w:tc>
        <w:tc>
          <w:tcPr>
            <w:tcW w:w="3683" w:type="dxa"/>
          </w:tcPr>
          <w:p w14:paraId="7F808702" w14:textId="7504D0C6" w:rsidR="00435F4E" w:rsidRPr="007C7ADB" w:rsidRDefault="00435F4E" w:rsidP="00AA7DFA">
            <w:pPr>
              <w:jc w:val="both"/>
              <w:rPr>
                <w:lang w:val="en-US"/>
              </w:rPr>
            </w:pPr>
            <w:r w:rsidRPr="007C7ADB">
              <w:rPr>
                <w:lang w:val="en-US"/>
              </w:rPr>
              <w:t>0.</w:t>
            </w:r>
            <w:r w:rsidR="008B5B30" w:rsidRPr="007C7ADB">
              <w:rPr>
                <w:lang w:val="en-US"/>
              </w:rPr>
              <w:t>70</w:t>
            </w:r>
            <w:r w:rsidR="00BF4DF5" w:rsidRPr="007C7ADB">
              <w:rPr>
                <w:lang w:val="en-US"/>
              </w:rPr>
              <w:t>4</w:t>
            </w:r>
          </w:p>
        </w:tc>
      </w:tr>
      <w:tr w:rsidR="00BF4DF5" w:rsidRPr="007C7ADB" w14:paraId="77426668" w14:textId="77777777" w:rsidTr="00BF4DF5">
        <w:tc>
          <w:tcPr>
            <w:tcW w:w="1696" w:type="dxa"/>
          </w:tcPr>
          <w:p w14:paraId="6A9B5F03" w14:textId="6F2CC81A" w:rsidR="00BF4DF5" w:rsidRPr="007C7ADB" w:rsidRDefault="00BF4DF5" w:rsidP="00AA7DFA">
            <w:pPr>
              <w:jc w:val="both"/>
              <w:rPr>
                <w:lang w:val="en-US"/>
              </w:rPr>
            </w:pPr>
            <w:r w:rsidRPr="007C7ADB">
              <w:rPr>
                <w:lang w:val="en-US"/>
              </w:rPr>
              <w:t>Maximum</w:t>
            </w:r>
          </w:p>
        </w:tc>
        <w:tc>
          <w:tcPr>
            <w:tcW w:w="3683" w:type="dxa"/>
          </w:tcPr>
          <w:p w14:paraId="6598E774" w14:textId="6F2F75E0" w:rsidR="00BF4DF5" w:rsidRPr="007C7ADB" w:rsidRDefault="00BF4DF5" w:rsidP="00AA7DFA">
            <w:pPr>
              <w:jc w:val="both"/>
              <w:rPr>
                <w:lang w:val="en-US"/>
              </w:rPr>
            </w:pPr>
            <w:r w:rsidRPr="007C7ADB">
              <w:rPr>
                <w:lang w:val="en-US"/>
              </w:rPr>
              <w:t>0.426</w:t>
            </w:r>
          </w:p>
        </w:tc>
        <w:tc>
          <w:tcPr>
            <w:tcW w:w="3683" w:type="dxa"/>
          </w:tcPr>
          <w:p w14:paraId="35F44687" w14:textId="54CA21FB" w:rsidR="00BF4DF5" w:rsidRPr="007C7ADB" w:rsidRDefault="00BF4DF5" w:rsidP="00AA7DFA">
            <w:pPr>
              <w:jc w:val="both"/>
              <w:rPr>
                <w:lang w:val="en-US"/>
              </w:rPr>
            </w:pPr>
            <w:r w:rsidRPr="007C7ADB">
              <w:rPr>
                <w:lang w:val="en-US"/>
              </w:rPr>
              <w:t>1.000</w:t>
            </w:r>
          </w:p>
        </w:tc>
      </w:tr>
      <w:tr w:rsidR="00BF4DF5" w:rsidRPr="007C7ADB" w14:paraId="3EECFE02" w14:textId="77777777" w:rsidTr="00BF4DF5">
        <w:tc>
          <w:tcPr>
            <w:tcW w:w="1696" w:type="dxa"/>
          </w:tcPr>
          <w:p w14:paraId="70F9D47F" w14:textId="18B7B438" w:rsidR="00BF4DF5" w:rsidRPr="007C7ADB" w:rsidRDefault="00BF4DF5" w:rsidP="00AA7DFA">
            <w:pPr>
              <w:jc w:val="both"/>
              <w:rPr>
                <w:lang w:val="en-US"/>
              </w:rPr>
            </w:pPr>
            <w:r w:rsidRPr="007C7ADB">
              <w:rPr>
                <w:lang w:val="en-US"/>
              </w:rPr>
              <w:t>Minimum</w:t>
            </w:r>
          </w:p>
        </w:tc>
        <w:tc>
          <w:tcPr>
            <w:tcW w:w="3683" w:type="dxa"/>
          </w:tcPr>
          <w:p w14:paraId="3B5A09B8" w14:textId="2B092CFE" w:rsidR="00BF4DF5" w:rsidRPr="007C7ADB" w:rsidRDefault="00BF4DF5" w:rsidP="00AA7DFA">
            <w:pPr>
              <w:jc w:val="both"/>
              <w:rPr>
                <w:lang w:val="en-US"/>
              </w:rPr>
            </w:pPr>
            <w:r w:rsidRPr="007C7ADB">
              <w:rPr>
                <w:lang w:val="en-US"/>
              </w:rPr>
              <w:t>0.004</w:t>
            </w:r>
          </w:p>
        </w:tc>
        <w:tc>
          <w:tcPr>
            <w:tcW w:w="3683" w:type="dxa"/>
          </w:tcPr>
          <w:p w14:paraId="08339BCF" w14:textId="3BB310E0" w:rsidR="00BF4DF5" w:rsidRPr="007C7ADB" w:rsidRDefault="00BF4DF5" w:rsidP="00AA7DFA">
            <w:pPr>
              <w:jc w:val="both"/>
              <w:rPr>
                <w:lang w:val="en-US"/>
              </w:rPr>
            </w:pPr>
            <w:r w:rsidRPr="007C7ADB">
              <w:rPr>
                <w:lang w:val="en-US"/>
              </w:rPr>
              <w:t>0.158</w:t>
            </w:r>
          </w:p>
        </w:tc>
      </w:tr>
    </w:tbl>
    <w:p w14:paraId="79B3D021" w14:textId="77777777" w:rsidR="00435F4E" w:rsidRPr="007C7ADB" w:rsidRDefault="00435F4E" w:rsidP="00AA7DFA">
      <w:pPr>
        <w:jc w:val="both"/>
        <w:rPr>
          <w:lang w:val="en-US"/>
        </w:rPr>
      </w:pPr>
    </w:p>
    <w:p w14:paraId="46C1A91D" w14:textId="27523FF9" w:rsidR="00D24EFD" w:rsidRPr="007C7ADB" w:rsidRDefault="001B2341" w:rsidP="00AA7DFA">
      <w:pPr>
        <w:jc w:val="both"/>
        <w:rPr>
          <w:lang w:val="en-US"/>
        </w:rPr>
      </w:pPr>
      <w:r w:rsidRPr="007C7ADB">
        <w:rPr>
          <w:lang w:val="en-US"/>
        </w:rPr>
        <w:t>For this reason, we switched to the non-dominated strategy. Compared to the weighted-sum, this technique</w:t>
      </w:r>
      <w:r w:rsidR="006345F2" w:rsidRPr="007C7ADB">
        <w:rPr>
          <w:lang w:val="en-US"/>
        </w:rPr>
        <w:t xml:space="preserve"> is guaranteed to </w:t>
      </w:r>
      <w:bookmarkStart w:id="175" w:name="_Hlk72501223"/>
      <w:r w:rsidR="006345F2" w:rsidRPr="007C7ADB">
        <w:rPr>
          <w:lang w:val="en-US"/>
        </w:rPr>
        <w:t>find the Pareto-optimum set of solutions</w:t>
      </w:r>
      <w:r w:rsidR="004D49C1" w:rsidRPr="007C7ADB">
        <w:rPr>
          <w:lang w:val="en-US"/>
        </w:rPr>
        <w:t xml:space="preserve"> </w: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 </w:instrTex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EN.CITE.DATA </w:instrText>
      </w:r>
      <w:r w:rsidR="004D49C1" w:rsidRPr="007C7ADB">
        <w:rPr>
          <w:lang w:val="en-US"/>
        </w:rPr>
      </w:r>
      <w:r w:rsidR="004D49C1" w:rsidRPr="007C7ADB">
        <w:rPr>
          <w:lang w:val="en-US"/>
        </w:rPr>
        <w:fldChar w:fldCharType="end"/>
      </w:r>
      <w:r w:rsidR="004D49C1" w:rsidRPr="007C7ADB">
        <w:rPr>
          <w:lang w:val="en-US"/>
        </w:rPr>
      </w:r>
      <w:r w:rsidR="004D49C1" w:rsidRPr="007C7ADB">
        <w:rPr>
          <w:lang w:val="en-US"/>
        </w:rPr>
        <w:fldChar w:fldCharType="separate"/>
      </w:r>
      <w:r w:rsidR="004D49C1" w:rsidRPr="007C7ADB">
        <w:rPr>
          <w:noProof/>
          <w:lang w:val="en-US"/>
        </w:rPr>
        <w:t>[28, 29]</w:t>
      </w:r>
      <w:r w:rsidR="004D49C1" w:rsidRPr="007C7ADB">
        <w:rPr>
          <w:lang w:val="en-US"/>
        </w:rPr>
        <w:fldChar w:fldCharType="end"/>
      </w:r>
      <w:r w:rsidR="006345F2" w:rsidRPr="007C7ADB">
        <w:rPr>
          <w:lang w:val="en-US"/>
        </w:rPr>
        <w:t>.</w:t>
      </w:r>
      <w:bookmarkEnd w:id="175"/>
      <w:r w:rsidR="006345F2" w:rsidRPr="007C7ADB">
        <w:rPr>
          <w:lang w:val="en-US"/>
        </w:rPr>
        <w:t xml:space="preserve"> </w:t>
      </w:r>
      <w:r w:rsidR="00435F4E" w:rsidRPr="007C7ADB">
        <w:rPr>
          <w:lang w:val="en-US"/>
        </w:rPr>
        <w:t>For the sake of the NFI’s future plans, more objectives can also be added.</w:t>
      </w:r>
      <w:r w:rsidR="006345F2" w:rsidRPr="007C7ADB">
        <w:rPr>
          <w:lang w:val="en-US"/>
        </w:rPr>
        <w:t xml:space="preserve"> One disadvantage is the computational effort, since many comparisons need to be made in order to identify the non-dominated set. </w:t>
      </w:r>
    </w:p>
    <w:p w14:paraId="5811B189" w14:textId="74C621DF" w:rsidR="00C62BA8" w:rsidRPr="007C7ADB" w:rsidRDefault="00C62BA8" w:rsidP="00AA7DFA">
      <w:pPr>
        <w:jc w:val="both"/>
        <w:rPr>
          <w:rFonts w:asciiTheme="majorHAnsi" w:eastAsiaTheme="majorEastAsia" w:hAnsiTheme="majorHAnsi" w:cstheme="majorBidi"/>
          <w:color w:val="2F5496" w:themeColor="accent1" w:themeShade="BF"/>
          <w:sz w:val="32"/>
          <w:szCs w:val="32"/>
          <w:lang w:val="en-US"/>
        </w:rPr>
      </w:pPr>
      <w:bookmarkStart w:id="176" w:name="_Toc72172067"/>
      <w:r w:rsidRPr="007C7ADB">
        <w:rPr>
          <w:lang w:val="en-US"/>
        </w:rPr>
        <w:br w:type="page"/>
      </w:r>
    </w:p>
    <w:p w14:paraId="0BE45E13" w14:textId="4C095C0D" w:rsidR="004A6B69" w:rsidRPr="007C7ADB" w:rsidRDefault="006C4CC5" w:rsidP="00AA7DFA">
      <w:pPr>
        <w:pStyle w:val="Kop1"/>
        <w:jc w:val="both"/>
        <w:rPr>
          <w:lang w:val="en-US"/>
        </w:rPr>
      </w:pPr>
      <w:bookmarkStart w:id="177" w:name="_Toc72848661"/>
      <w:r>
        <w:rPr>
          <w:lang w:val="en-US"/>
        </w:rPr>
        <w:lastRenderedPageBreak/>
        <w:t xml:space="preserve">5. </w:t>
      </w:r>
      <w:r w:rsidR="004A6B69" w:rsidRPr="007C7ADB">
        <w:rPr>
          <w:lang w:val="en-US"/>
        </w:rPr>
        <w:t>Final user study</w:t>
      </w:r>
      <w:bookmarkEnd w:id="176"/>
      <w:bookmarkEnd w:id="177"/>
    </w:p>
    <w:p w14:paraId="0DA2F400" w14:textId="06326EA2" w:rsidR="0067345B" w:rsidRPr="007C7ADB" w:rsidRDefault="0067345B" w:rsidP="00AA7DFA">
      <w:pPr>
        <w:jc w:val="both"/>
        <w:rPr>
          <w:lang w:val="en-US"/>
        </w:rPr>
      </w:pPr>
      <w:r w:rsidRPr="007C7ADB">
        <w:rPr>
          <w:lang w:val="en-US"/>
        </w:rPr>
        <w:t xml:space="preserve">It was important to do a soft evaluation </w:t>
      </w:r>
      <w:ins w:id="178" w:author="Benschop, Corina" w:date="2021-05-28T09:30:00Z">
        <w:r w:rsidR="00221697">
          <w:rPr>
            <w:lang w:val="en-US"/>
          </w:rPr>
          <w:t>to obtain</w:t>
        </w:r>
      </w:ins>
      <w:del w:id="179" w:author="Benschop, Corina" w:date="2021-05-28T09:30:00Z">
        <w:r w:rsidRPr="007C7ADB" w:rsidDel="00221697">
          <w:rPr>
            <w:lang w:val="en-US"/>
          </w:rPr>
          <w:delText>get</w:delText>
        </w:r>
      </w:del>
      <w:r w:rsidRPr="007C7ADB">
        <w:rPr>
          <w:lang w:val="en-US"/>
        </w:rPr>
        <w:t xml:space="preserve"> the DNA-experts’ opinion of the final explanation</w:t>
      </w:r>
      <w:r w:rsidR="00D12058" w:rsidRPr="007C7ADB">
        <w:rPr>
          <w:lang w:val="en-US"/>
        </w:rPr>
        <w:t xml:space="preserve">. </w:t>
      </w:r>
      <w:r w:rsidR="00CE5C7A">
        <w:rPr>
          <w:lang w:val="en-US"/>
        </w:rPr>
        <w:t xml:space="preserve">We also wanted to test if our explanation could help users </w:t>
      </w:r>
      <w:r w:rsidR="00634C14">
        <w:rPr>
          <w:lang w:val="en-US"/>
        </w:rPr>
        <w:t xml:space="preserve">gain some insight into how the model makes predictions. </w:t>
      </w:r>
      <w:r w:rsidR="00BA4644" w:rsidRPr="007C7ADB">
        <w:rPr>
          <w:lang w:val="en-US"/>
        </w:rPr>
        <w:t>There were 8 responses in total, of which 7 were useable.</w:t>
      </w:r>
      <w:r w:rsidR="00CE5C7A">
        <w:rPr>
          <w:lang w:val="en-US"/>
        </w:rPr>
        <w:t xml:space="preserve"> The survey was created with Google Forms.</w:t>
      </w:r>
      <w:r w:rsidR="00E72046">
        <w:rPr>
          <w:lang w:val="en-US"/>
        </w:rPr>
        <w:t xml:space="preserve"> </w:t>
      </w:r>
    </w:p>
    <w:p w14:paraId="4A2FC79E" w14:textId="735A0113" w:rsidR="00BA4644" w:rsidRDefault="00111BE1" w:rsidP="00AA7DFA">
      <w:pPr>
        <w:pStyle w:val="Kop2"/>
        <w:jc w:val="both"/>
        <w:rPr>
          <w:lang w:val="en-US"/>
        </w:rPr>
      </w:pPr>
      <w:bookmarkStart w:id="180" w:name="_Toc72848662"/>
      <w:r>
        <w:rPr>
          <w:lang w:val="en-US"/>
        </w:rPr>
        <w:t xml:space="preserve">5.1 </w:t>
      </w:r>
      <w:r w:rsidR="00BA4644" w:rsidRPr="007C7ADB">
        <w:rPr>
          <w:lang w:val="en-US"/>
        </w:rPr>
        <w:t>Set-up</w:t>
      </w:r>
      <w:bookmarkEnd w:id="180"/>
    </w:p>
    <w:p w14:paraId="6BF40A39" w14:textId="421051DF" w:rsidR="00E72046" w:rsidRPr="002A6930" w:rsidRDefault="00E72046" w:rsidP="00AA7DFA">
      <w:pPr>
        <w:jc w:val="both"/>
        <w:rPr>
          <w:lang w:val="en-US"/>
        </w:rPr>
      </w:pPr>
      <w:r>
        <w:rPr>
          <w:lang w:val="en-US"/>
        </w:rPr>
        <w:t>The main goal</w:t>
      </w:r>
      <w:r w:rsidRPr="00E72046">
        <w:rPr>
          <w:lang w:val="en-US"/>
        </w:rPr>
        <w:t xml:space="preserve"> </w:t>
      </w:r>
      <w:r>
        <w:rPr>
          <w:lang w:val="en-US"/>
        </w:rPr>
        <w:t xml:space="preserve">of the survey </w:t>
      </w:r>
      <w:r w:rsidR="00D27E48">
        <w:rPr>
          <w:lang w:val="en-US"/>
        </w:rPr>
        <w:t>was</w:t>
      </w:r>
      <w:r>
        <w:rPr>
          <w:lang w:val="en-US"/>
        </w:rPr>
        <w:t xml:space="preserve"> to establish if our visualization can help users gain insight into how the model makes predictions. By extension, we test</w:t>
      </w:r>
      <w:r w:rsidR="00D27E48">
        <w:rPr>
          <w:lang w:val="en-US"/>
        </w:rPr>
        <w:t>ed</w:t>
      </w:r>
      <w:r>
        <w:rPr>
          <w:lang w:val="en-US"/>
        </w:rPr>
        <w:t xml:space="preserve"> if this information </w:t>
      </w:r>
      <w:r w:rsidR="00D27E48">
        <w:rPr>
          <w:lang w:val="en-US"/>
        </w:rPr>
        <w:t>helps</w:t>
      </w:r>
      <w:r>
        <w:rPr>
          <w:lang w:val="en-US"/>
        </w:rPr>
        <w:t xml:space="preserve"> regulate the users’ trust in the model. This means that when the model is quite sure about a prediction, that this influences the users to trust the prediction more. Conversely, if the model is unsure or incorrect, the explanation influences the users to doubt the model. </w:t>
      </w:r>
      <w:r w:rsidR="00D27E48">
        <w:rPr>
          <w:lang w:val="en-US"/>
        </w:rPr>
        <w:t>Besides this regulation of trust, we also wanted to determine if the visualization is user-friendly. The NFI placed a lot of value on this latter part, as the user need to want to use it, before they would invest more time into it.</w:t>
      </w:r>
    </w:p>
    <w:p w14:paraId="37EE8E64" w14:textId="68FF713B" w:rsidR="00634C14" w:rsidRDefault="00D27E48" w:rsidP="00AA7DFA">
      <w:pPr>
        <w:jc w:val="both"/>
        <w:rPr>
          <w:lang w:val="en-US"/>
        </w:rPr>
      </w:pPr>
      <w:r>
        <w:rPr>
          <w:lang w:val="en-US"/>
        </w:rPr>
        <w:t>The</w:t>
      </w:r>
      <w:r w:rsidR="00634C14">
        <w:rPr>
          <w:lang w:val="en-US"/>
        </w:rPr>
        <w:t xml:space="preserve"> survey was structured into 5 sections:</w:t>
      </w:r>
    </w:p>
    <w:p w14:paraId="5571BD8B" w14:textId="0B5D3107" w:rsidR="00634C14" w:rsidRPr="002A6930" w:rsidRDefault="00634C14" w:rsidP="00AA7DFA">
      <w:pPr>
        <w:pStyle w:val="Lijstalinea"/>
        <w:numPr>
          <w:ilvl w:val="0"/>
          <w:numId w:val="27"/>
        </w:numPr>
        <w:jc w:val="both"/>
        <w:rPr>
          <w:lang w:val="en-US"/>
        </w:rPr>
      </w:pPr>
      <w:r w:rsidRPr="002A6930">
        <w:rPr>
          <w:lang w:val="en-US"/>
        </w:rPr>
        <w:t>Demographics</w:t>
      </w:r>
    </w:p>
    <w:p w14:paraId="112E824F" w14:textId="7ED29879" w:rsidR="00634C14" w:rsidRPr="002A6930" w:rsidRDefault="00634C14" w:rsidP="00AA7DFA">
      <w:pPr>
        <w:pStyle w:val="Lijstalinea"/>
        <w:numPr>
          <w:ilvl w:val="0"/>
          <w:numId w:val="27"/>
        </w:numPr>
        <w:jc w:val="both"/>
        <w:rPr>
          <w:lang w:val="en-US"/>
        </w:rPr>
      </w:pPr>
      <w:r w:rsidRPr="002A6930">
        <w:rPr>
          <w:lang w:val="en-US"/>
        </w:rPr>
        <w:t>Introduction to the different explanations</w:t>
      </w:r>
    </w:p>
    <w:p w14:paraId="09383D8B" w14:textId="60191930" w:rsidR="00634C14" w:rsidRPr="002A6930" w:rsidRDefault="00634C14" w:rsidP="00AA7DFA">
      <w:pPr>
        <w:pStyle w:val="Lijstalinea"/>
        <w:numPr>
          <w:ilvl w:val="0"/>
          <w:numId w:val="27"/>
        </w:numPr>
        <w:jc w:val="both"/>
        <w:rPr>
          <w:lang w:val="en-US"/>
        </w:rPr>
      </w:pPr>
      <w:r w:rsidRPr="002A6930">
        <w:rPr>
          <w:lang w:val="en-US"/>
        </w:rPr>
        <w:t xml:space="preserve">Can our visualization increase trust in the </w:t>
      </w:r>
      <w:r w:rsidR="002A6930" w:rsidRPr="002A6930">
        <w:rPr>
          <w:lang w:val="en-US"/>
        </w:rPr>
        <w:t>prediction when the model seems certain?</w:t>
      </w:r>
    </w:p>
    <w:p w14:paraId="0EFF3230" w14:textId="77302352" w:rsidR="00634C14" w:rsidRPr="002A6930" w:rsidRDefault="00634C14" w:rsidP="00AA7DFA">
      <w:pPr>
        <w:pStyle w:val="Lijstalinea"/>
        <w:numPr>
          <w:ilvl w:val="0"/>
          <w:numId w:val="27"/>
        </w:numPr>
        <w:jc w:val="both"/>
        <w:rPr>
          <w:lang w:val="en-US"/>
        </w:rPr>
      </w:pPr>
      <w:r w:rsidRPr="002A6930">
        <w:rPr>
          <w:lang w:val="en-US"/>
        </w:rPr>
        <w:t xml:space="preserve">Can our visualization decrease trust in the </w:t>
      </w:r>
      <w:r w:rsidR="002A6930" w:rsidRPr="002A6930">
        <w:rPr>
          <w:lang w:val="en-US"/>
        </w:rPr>
        <w:t>prediction when the model seems uncertain or wrong?</w:t>
      </w:r>
    </w:p>
    <w:p w14:paraId="3A5AE4FB" w14:textId="2C1257D9" w:rsidR="00634C14" w:rsidRPr="002A6930" w:rsidRDefault="00634C14" w:rsidP="00AA7DFA">
      <w:pPr>
        <w:pStyle w:val="Lijstalinea"/>
        <w:numPr>
          <w:ilvl w:val="0"/>
          <w:numId w:val="27"/>
        </w:numPr>
        <w:jc w:val="both"/>
        <w:rPr>
          <w:lang w:val="en-US"/>
        </w:rPr>
      </w:pPr>
      <w:r w:rsidRPr="002A6930">
        <w:rPr>
          <w:lang w:val="en-US"/>
        </w:rPr>
        <w:t xml:space="preserve">Which explanation is most user-friendly? </w:t>
      </w:r>
    </w:p>
    <w:p w14:paraId="41CA2917" w14:textId="0A16E707" w:rsidR="00634C14" w:rsidRDefault="00634C14" w:rsidP="00AA7DFA">
      <w:pPr>
        <w:jc w:val="both"/>
        <w:rPr>
          <w:lang w:val="en-US"/>
        </w:rPr>
      </w:pPr>
      <w:r>
        <w:rPr>
          <w:lang w:val="en-US"/>
        </w:rPr>
        <w:t>Demographics are important to help understand the background of each</w:t>
      </w:r>
      <w:r w:rsidR="00D27E48">
        <w:rPr>
          <w:lang w:val="en-US"/>
        </w:rPr>
        <w:t xml:space="preserve"> participant in case this has an influence on the outcome. Section 2 was essential for users to learn what the different visualizations encode and how to interpret them.</w:t>
      </w:r>
      <w:r>
        <w:rPr>
          <w:lang w:val="en-US"/>
        </w:rPr>
        <w:t xml:space="preserve"> </w:t>
      </w:r>
      <w:r w:rsidR="00111BE1">
        <w:rPr>
          <w:lang w:val="en-US"/>
        </w:rPr>
        <w:t xml:space="preserve">Sections 3 and 4 </w:t>
      </w:r>
      <w:proofErr w:type="gramStart"/>
      <w:r w:rsidR="00111BE1">
        <w:rPr>
          <w:lang w:val="en-US"/>
        </w:rPr>
        <w:t>test</w:t>
      </w:r>
      <w:proofErr w:type="gramEnd"/>
      <w:r w:rsidR="00111BE1">
        <w:rPr>
          <w:lang w:val="en-US"/>
        </w:rPr>
        <w:t xml:space="preserve"> if the visualization can regulate trust, and in section 5 user preference was tested.</w:t>
      </w:r>
    </w:p>
    <w:p w14:paraId="49B0F789" w14:textId="77777777" w:rsidR="00111BE1" w:rsidRDefault="00111BE1" w:rsidP="00AA7DFA">
      <w:pPr>
        <w:pStyle w:val="Kop2"/>
        <w:jc w:val="both"/>
        <w:rPr>
          <w:lang w:val="en-US"/>
        </w:rPr>
      </w:pPr>
      <w:r>
        <w:rPr>
          <w:lang w:val="en-US"/>
        </w:rPr>
        <w:t>5.2 Demographics</w:t>
      </w:r>
    </w:p>
    <w:p w14:paraId="23083E27" w14:textId="77777777" w:rsidR="00D0503A" w:rsidRDefault="00111BE1" w:rsidP="00AA7DFA">
      <w:pPr>
        <w:jc w:val="both"/>
        <w:rPr>
          <w:lang w:val="en-US"/>
        </w:rPr>
      </w:pPr>
      <w:r>
        <w:rPr>
          <w:lang w:val="en-US"/>
        </w:rPr>
        <w:t>There were three relevant demographics questions; age, English reading / listening level, and level of openness towards using machine learning in their decision-making process. Age can influence how accustomed someone is towards technology, or how well they can learn new things</w:t>
      </w:r>
      <w:r w:rsidR="00D0503A">
        <w:rPr>
          <w:lang w:val="en-US"/>
        </w:rPr>
        <w:t xml:space="preserve"> </w:t>
      </w:r>
      <w:r w:rsidR="00D0503A">
        <w:rPr>
          <w:lang w:val="en-US"/>
        </w:rPr>
        <w:fldChar w:fldCharType="begin"/>
      </w:r>
      <w:r w:rsidR="00D0503A">
        <w:rPr>
          <w:lang w:val="en-US"/>
        </w:rPr>
        <w:instrText xml:space="preserve"> ADDIN EN.CITE &lt;EndNote&gt;&lt;Cite&gt;&lt;Author&gt;Rojas-Mendez&lt;/Author&gt;&lt;Year&gt;2017&lt;/Year&gt;&lt;RecNum&gt;229&lt;/RecNum&gt;&lt;DisplayText&gt;[30]&lt;/DisplayText&gt;&lt;record&gt;&lt;rec-number&gt;229&lt;/rec-number&gt;&lt;foreign-keys&gt;&lt;key app="EN" db-id="p22005xv5srwpxeed275s99yfvez9tfr995s" timestamp="1622030891"&gt;229&lt;/key&gt;&lt;/foreign-keys&gt;&lt;ref-type name="Journal Article"&gt;17&lt;/ref-type&gt;&lt;contributors&gt;&lt;authors&gt;&lt;author&gt;Rojas-Mendez, Jose&lt;/author&gt;&lt;author&gt;Parasuraman, A.&lt;/author&gt;&lt;author&gt;Papadopoulos, Nicolas&lt;/author&gt;&lt;/authors&gt;&lt;/contributors&gt;&lt;titles&gt;&lt;title&gt;Demographics, attitudes, and technology readiness: A cross-cultural analysis and model validation&lt;/title&gt;&lt;secondary-title&gt;Marketing Intelligence &amp;amp; Planning&lt;/secondary-title&gt;&lt;/titles&gt;&lt;periodical&gt;&lt;full-title&gt;Marketing Intelligence &amp;amp; Planning&lt;/full-title&gt;&lt;/periodical&gt;&lt;pages&gt;18-39&lt;/pages&gt;&lt;volume&gt;35&lt;/volume&gt;&lt;dates&gt;&lt;year&gt;2017&lt;/year&gt;&lt;pub-dates&gt;&lt;date&gt;02/06&lt;/date&gt;&lt;/pub-dates&gt;&lt;/dates&gt;&lt;urls&gt;&lt;/urls&gt;&lt;electronic-resource-num&gt;10.1108/MIP-08-2015-0163&lt;/electronic-resource-num&gt;&lt;/record&gt;&lt;/Cite&gt;&lt;/EndNote&gt;</w:instrText>
      </w:r>
      <w:r w:rsidR="00D0503A">
        <w:rPr>
          <w:lang w:val="en-US"/>
        </w:rPr>
        <w:fldChar w:fldCharType="separate"/>
      </w:r>
      <w:r w:rsidR="00D0503A">
        <w:rPr>
          <w:noProof/>
          <w:lang w:val="en-US"/>
        </w:rPr>
        <w:t>[30]</w:t>
      </w:r>
      <w:r w:rsidR="00D0503A">
        <w:rPr>
          <w:lang w:val="en-US"/>
        </w:rPr>
        <w:fldChar w:fldCharType="end"/>
      </w:r>
      <w:r>
        <w:rPr>
          <w:lang w:val="en-US"/>
        </w:rPr>
        <w:t>.</w:t>
      </w:r>
      <w:r w:rsidR="00D0503A">
        <w:rPr>
          <w:lang w:val="en-US"/>
        </w:rPr>
        <w:t xml:space="preserve"> Therefore, we found it useful to gather this information. The survey was created in English to help with the analysis of the results. We were informed that the users understand English well, as they read scientific literature. To ensure that this is indeed the case, we added a question about their English reading and listening level. Lastly, colleagues remarked that some people might be morally opposed to any sort of AI, and therefore might fill in the survey with a negative attitude. Therefore, we asked about their attitude towards using AI beforehand to map out any bias they might have.</w:t>
      </w:r>
    </w:p>
    <w:p w14:paraId="274A6EE4" w14:textId="77777777" w:rsidR="00ED19A5" w:rsidRDefault="00ED19A5"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1965D1ED" w14:textId="3E0029A5" w:rsidR="00D0503A" w:rsidRDefault="00D0503A" w:rsidP="00AA7DFA">
      <w:pPr>
        <w:pStyle w:val="Kop3"/>
        <w:jc w:val="both"/>
        <w:rPr>
          <w:lang w:val="en-US"/>
        </w:rPr>
      </w:pPr>
      <w:r>
        <w:rPr>
          <w:lang w:val="en-US"/>
        </w:rPr>
        <w:lastRenderedPageBreak/>
        <w:t>5.2.1 Demographics results</w:t>
      </w:r>
    </w:p>
    <w:p w14:paraId="12F9097D" w14:textId="0949921A" w:rsidR="00ED19A5" w:rsidRPr="00AA7DFA" w:rsidRDefault="00ED19A5" w:rsidP="003C17C4">
      <w:pPr>
        <w:pStyle w:val="Geenafstand"/>
      </w:pPr>
      <w:r>
        <w:t>There seems to be a variety of different ages</w:t>
      </w:r>
      <w:r w:rsidR="00DD74F8">
        <w:t xml:space="preserve"> spread over the youngest four groups as can be seen in </w:t>
      </w:r>
      <w:r w:rsidR="00DD74F8">
        <w:fldChar w:fldCharType="begin"/>
      </w:r>
      <w:r w:rsidR="00DD74F8">
        <w:instrText xml:space="preserve"> REF _Ref72932022 \h </w:instrText>
      </w:r>
      <w:r w:rsidR="00AA7DFA">
        <w:instrText xml:space="preserve"> \* MERGEFORMAT </w:instrText>
      </w:r>
      <w:r w:rsidR="00DD74F8">
        <w:fldChar w:fldCharType="separate"/>
      </w:r>
      <w:r w:rsidR="00DD74F8" w:rsidRPr="00DD74F8">
        <w:t xml:space="preserve">Figure </w:t>
      </w:r>
      <w:r w:rsidR="00DD74F8" w:rsidRPr="00DD74F8">
        <w:rPr>
          <w:noProof/>
        </w:rPr>
        <w:t>12</w:t>
      </w:r>
      <w:r w:rsidR="00DD74F8">
        <w:fldChar w:fldCharType="end"/>
      </w:r>
      <w:r w:rsidR="00DD74F8">
        <w:t>.</w:t>
      </w:r>
      <w:r w:rsidRPr="00ED19A5">
        <w:rPr>
          <w:noProof/>
        </w:rPr>
        <w:t xml:space="preserve"> </w:t>
      </w:r>
      <w:r>
        <w:rPr>
          <w:noProof/>
        </w:rPr>
        <w:drawing>
          <wp:inline distT="0" distB="0" distL="0" distR="0" wp14:anchorId="6F2AADFB" wp14:editId="5F2BD727">
            <wp:extent cx="5287471" cy="1606550"/>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483" b="6265"/>
                    <a:stretch/>
                  </pic:blipFill>
                  <pic:spPr bwMode="auto">
                    <a:xfrm>
                      <a:off x="0" y="0"/>
                      <a:ext cx="5296117" cy="1609177"/>
                    </a:xfrm>
                    <a:prstGeom prst="rect">
                      <a:avLst/>
                    </a:prstGeom>
                    <a:noFill/>
                    <a:ln>
                      <a:noFill/>
                    </a:ln>
                    <a:extLst>
                      <a:ext uri="{53640926-AAD7-44D8-BBD7-CCE9431645EC}">
                        <a14:shadowObscured xmlns:a14="http://schemas.microsoft.com/office/drawing/2010/main"/>
                      </a:ext>
                    </a:extLst>
                  </pic:spPr>
                </pic:pic>
              </a:graphicData>
            </a:graphic>
          </wp:inline>
        </w:drawing>
      </w:r>
    </w:p>
    <w:p w14:paraId="75A27B26" w14:textId="430E4A40" w:rsidR="00ED19A5" w:rsidRPr="00DD74F8" w:rsidRDefault="00ED19A5" w:rsidP="00AA7DFA">
      <w:pPr>
        <w:pStyle w:val="Bijschrift"/>
        <w:jc w:val="both"/>
        <w:rPr>
          <w:lang w:val="en-US"/>
        </w:rPr>
      </w:pPr>
      <w:bookmarkStart w:id="181" w:name="_Ref72932022"/>
      <w:r w:rsidRPr="00DD74F8">
        <w:rPr>
          <w:lang w:val="en-US"/>
        </w:rPr>
        <w:t xml:space="preserve">Figure </w:t>
      </w:r>
      <w:r>
        <w:fldChar w:fldCharType="begin"/>
      </w:r>
      <w:r w:rsidRPr="00DD74F8">
        <w:rPr>
          <w:lang w:val="en-US"/>
        </w:rPr>
        <w:instrText xml:space="preserve"> SEQ Figure \* ARABIC </w:instrText>
      </w:r>
      <w:r>
        <w:fldChar w:fldCharType="separate"/>
      </w:r>
      <w:r w:rsidR="00A15B7F">
        <w:rPr>
          <w:noProof/>
          <w:lang w:val="en-US"/>
        </w:rPr>
        <w:t>12</w:t>
      </w:r>
      <w:r>
        <w:fldChar w:fldCharType="end"/>
      </w:r>
      <w:bookmarkEnd w:id="181"/>
      <w:r w:rsidRPr="00DD74F8">
        <w:rPr>
          <w:lang w:val="en-US"/>
        </w:rPr>
        <w:t>: Age demographic answers.</w:t>
      </w:r>
    </w:p>
    <w:p w14:paraId="1ECF9321" w14:textId="6294DCFF" w:rsidR="00DD74F8" w:rsidRPr="00D03216" w:rsidRDefault="00DD74F8" w:rsidP="00AA7DFA">
      <w:pPr>
        <w:jc w:val="both"/>
        <w:rPr>
          <w:lang w:val="en-US"/>
        </w:rPr>
      </w:pPr>
      <w:r w:rsidRPr="00DD74F8">
        <w:rPr>
          <w:lang w:val="en-US"/>
        </w:rPr>
        <w:t>W</w:t>
      </w:r>
      <w:r>
        <w:rPr>
          <w:lang w:val="en-US"/>
        </w:rPr>
        <w:t>hen it comes to English reading and listening ability, every person deems themselves at least above average which we think is suitable for the survey.</w:t>
      </w:r>
      <w:r>
        <w:rPr>
          <w:noProof/>
          <w:lang w:val="en-US"/>
        </w:rPr>
        <w:drawing>
          <wp:inline distT="0" distB="0" distL="0" distR="0" wp14:anchorId="2F93E80F" wp14:editId="4359F40F">
            <wp:extent cx="5394960" cy="22336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954"/>
                    <a:stretch/>
                  </pic:blipFill>
                  <pic:spPr bwMode="auto">
                    <a:xfrm>
                      <a:off x="0" y="0"/>
                      <a:ext cx="5406809" cy="2238534"/>
                    </a:xfrm>
                    <a:prstGeom prst="rect">
                      <a:avLst/>
                    </a:prstGeom>
                    <a:noFill/>
                    <a:ln>
                      <a:noFill/>
                    </a:ln>
                    <a:extLst>
                      <a:ext uri="{53640926-AAD7-44D8-BBD7-CCE9431645EC}">
                        <a14:shadowObscured xmlns:a14="http://schemas.microsoft.com/office/drawing/2010/main"/>
                      </a:ext>
                    </a:extLst>
                  </pic:spPr>
                </pic:pic>
              </a:graphicData>
            </a:graphic>
          </wp:inline>
        </w:drawing>
      </w:r>
    </w:p>
    <w:p w14:paraId="1A06B3E0" w14:textId="01867C5D" w:rsidR="00DD74F8" w:rsidRPr="00DD74F8" w:rsidRDefault="00DD74F8" w:rsidP="00AA7DFA">
      <w:pPr>
        <w:pStyle w:val="Bijschrift"/>
        <w:jc w:val="both"/>
        <w:rPr>
          <w:lang w:val="en-US"/>
        </w:rPr>
      </w:pPr>
      <w:r w:rsidRPr="00DD74F8">
        <w:rPr>
          <w:lang w:val="en-US"/>
        </w:rPr>
        <w:t xml:space="preserve">Figure </w:t>
      </w:r>
      <w:r>
        <w:fldChar w:fldCharType="begin"/>
      </w:r>
      <w:r w:rsidRPr="00DD74F8">
        <w:rPr>
          <w:lang w:val="en-US"/>
        </w:rPr>
        <w:instrText xml:space="preserve"> SEQ Figure \* ARABIC </w:instrText>
      </w:r>
      <w:r>
        <w:fldChar w:fldCharType="separate"/>
      </w:r>
      <w:r w:rsidR="00A15B7F">
        <w:rPr>
          <w:noProof/>
          <w:lang w:val="en-US"/>
        </w:rPr>
        <w:t>13</w:t>
      </w:r>
      <w:r>
        <w:fldChar w:fldCharType="end"/>
      </w:r>
      <w:r w:rsidRPr="00DD74F8">
        <w:rPr>
          <w:lang w:val="en-US"/>
        </w:rPr>
        <w:t>: English level answers.</w:t>
      </w:r>
    </w:p>
    <w:p w14:paraId="3F5615A6" w14:textId="77777777" w:rsidR="00DD74F8" w:rsidRPr="00D03216" w:rsidRDefault="00DD74F8" w:rsidP="00AA7DFA">
      <w:pPr>
        <w:keepNext/>
        <w:jc w:val="both"/>
        <w:rPr>
          <w:lang w:val="en-US"/>
        </w:rPr>
      </w:pPr>
      <w:r>
        <w:rPr>
          <w:lang w:val="en-US"/>
        </w:rPr>
        <w:t>All participants have a positive perception of machine learning as a support tool for their decision-making process, so no upfront negativity was measured.</w:t>
      </w:r>
      <w:r>
        <w:rPr>
          <w:noProof/>
          <w:lang w:val="en-US"/>
        </w:rPr>
        <w:drawing>
          <wp:inline distT="0" distB="0" distL="0" distR="0" wp14:anchorId="72A2FB37" wp14:editId="510F2759">
            <wp:extent cx="5394960" cy="2304990"/>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3" b="11796"/>
                    <a:stretch/>
                  </pic:blipFill>
                  <pic:spPr bwMode="auto">
                    <a:xfrm>
                      <a:off x="0" y="0"/>
                      <a:ext cx="5413724" cy="2313007"/>
                    </a:xfrm>
                    <a:prstGeom prst="rect">
                      <a:avLst/>
                    </a:prstGeom>
                    <a:noFill/>
                    <a:ln>
                      <a:noFill/>
                    </a:ln>
                    <a:extLst>
                      <a:ext uri="{53640926-AAD7-44D8-BBD7-CCE9431645EC}">
                        <a14:shadowObscured xmlns:a14="http://schemas.microsoft.com/office/drawing/2010/main"/>
                      </a:ext>
                    </a:extLst>
                  </pic:spPr>
                </pic:pic>
              </a:graphicData>
            </a:graphic>
          </wp:inline>
        </w:drawing>
      </w:r>
    </w:p>
    <w:p w14:paraId="1EFACAC0" w14:textId="034E08F2" w:rsidR="00DD74F8" w:rsidRDefault="00DD74F8" w:rsidP="00AA7DFA">
      <w:pPr>
        <w:pStyle w:val="Bijschrift"/>
        <w:jc w:val="both"/>
        <w:rPr>
          <w:lang w:val="en-US"/>
        </w:rPr>
      </w:pPr>
      <w:r w:rsidRPr="00DD74F8">
        <w:rPr>
          <w:lang w:val="en-US"/>
        </w:rPr>
        <w:t xml:space="preserve">Figure </w:t>
      </w:r>
      <w:r>
        <w:fldChar w:fldCharType="begin"/>
      </w:r>
      <w:r w:rsidRPr="00DD74F8">
        <w:rPr>
          <w:lang w:val="en-US"/>
        </w:rPr>
        <w:instrText xml:space="preserve"> SEQ Figure \* ARABIC </w:instrText>
      </w:r>
      <w:r>
        <w:fldChar w:fldCharType="separate"/>
      </w:r>
      <w:r w:rsidR="00A15B7F">
        <w:rPr>
          <w:noProof/>
          <w:lang w:val="en-US"/>
        </w:rPr>
        <w:t>14</w:t>
      </w:r>
      <w:r>
        <w:fldChar w:fldCharType="end"/>
      </w:r>
      <w:r w:rsidRPr="00DD74F8">
        <w:rPr>
          <w:lang w:val="en-US"/>
        </w:rPr>
        <w:t>: Attitude towards machine learning answers.</w:t>
      </w:r>
    </w:p>
    <w:p w14:paraId="2BA9A5DA" w14:textId="03EF14D5" w:rsidR="00111BE1" w:rsidRDefault="00111BE1" w:rsidP="00AA7DFA">
      <w:pPr>
        <w:jc w:val="both"/>
        <w:rPr>
          <w:lang w:val="en-US"/>
        </w:rPr>
      </w:pPr>
    </w:p>
    <w:p w14:paraId="5A0EFA58" w14:textId="0E811721" w:rsidR="00111BE1" w:rsidRDefault="00DD74F8" w:rsidP="00AA7DFA">
      <w:pPr>
        <w:pStyle w:val="Kop2"/>
        <w:jc w:val="both"/>
        <w:rPr>
          <w:lang w:val="en-US"/>
        </w:rPr>
      </w:pPr>
      <w:r>
        <w:rPr>
          <w:lang w:val="en-US"/>
        </w:rPr>
        <w:lastRenderedPageBreak/>
        <w:t>5.3 Introduction to explanations</w:t>
      </w:r>
    </w:p>
    <w:p w14:paraId="3007B9EC" w14:textId="58FF76A5" w:rsidR="00914115" w:rsidRDefault="00DD74F8" w:rsidP="00AA7DFA">
      <w:pPr>
        <w:jc w:val="both"/>
        <w:rPr>
          <w:lang w:val="en-US"/>
        </w:rPr>
      </w:pPr>
      <w:r>
        <w:rPr>
          <w:lang w:val="en-US"/>
        </w:rPr>
        <w:t xml:space="preserve">This section </w:t>
      </w:r>
      <w:r w:rsidR="00914115">
        <w:rPr>
          <w:lang w:val="en-US"/>
        </w:rPr>
        <w:t>was used to introduce the SHAP force plot, counterfactual table, and compound explanation to the users. It included two disclaimers.</w:t>
      </w:r>
    </w:p>
    <w:p w14:paraId="7CF5663E" w14:textId="505AE121" w:rsidR="00DD74F8" w:rsidRDefault="00914115" w:rsidP="00AA7DFA">
      <w:pPr>
        <w:jc w:val="both"/>
        <w:rPr>
          <w:lang w:val="en-US"/>
        </w:rPr>
      </w:pPr>
      <w:r>
        <w:rPr>
          <w:lang w:val="en-US"/>
        </w:rPr>
        <w:t>The first concerns the fact that these explanations were meant to be consulted in a standalone fashion. They do not test how well the user can determine the NOC; they test if users can understand the way the machine learning model makes decisions. However, we understood that some users have some aversion to solely rely on the machine learning model and explanations, and might want to look at the profile anyways.</w:t>
      </w:r>
      <w:r w:rsidR="00DD74F8">
        <w:rPr>
          <w:lang w:val="en-US"/>
        </w:rPr>
        <w:t xml:space="preserve"> </w:t>
      </w:r>
      <w:r>
        <w:rPr>
          <w:lang w:val="en-US"/>
        </w:rPr>
        <w:t xml:space="preserve">For these users, we added the profiles in their analysis software </w:t>
      </w:r>
      <w:proofErr w:type="spellStart"/>
      <w:r>
        <w:rPr>
          <w:lang w:val="en-US"/>
        </w:rPr>
        <w:t>DNAxs</w:t>
      </w:r>
      <w:proofErr w:type="spellEnd"/>
      <w:r>
        <w:rPr>
          <w:lang w:val="en-US"/>
        </w:rPr>
        <w:t xml:space="preserve"> and told them they were free to consult the profile if they do so desire.</w:t>
      </w:r>
    </w:p>
    <w:p w14:paraId="1A2EC5B1" w14:textId="497B8874" w:rsidR="00914115" w:rsidRDefault="00914115" w:rsidP="00AA7DFA">
      <w:pPr>
        <w:jc w:val="both"/>
        <w:rPr>
          <w:lang w:val="en-US"/>
        </w:rPr>
      </w:pPr>
      <w:r>
        <w:rPr>
          <w:lang w:val="en-US"/>
        </w:rPr>
        <w:t>Secondly, t</w:t>
      </w:r>
      <w:r w:rsidRPr="007C7ADB">
        <w:rPr>
          <w:lang w:val="en-US"/>
        </w:rPr>
        <w:t xml:space="preserve">he DNA-experts have repeatedly expressed that they do not understand many of the current 19 features, or how they contribute to making a prediction of the NOC. As such, we had to instruct the users to focus only on a few features. Some of the features are familiar to the users; the </w:t>
      </w:r>
      <w:r w:rsidRPr="007C7ADB">
        <w:rPr>
          <w:i/>
          <w:iCs/>
          <w:lang w:val="en-US"/>
        </w:rPr>
        <w:t>TAC</w:t>
      </w:r>
      <w:r w:rsidRPr="007C7ADB">
        <w:rPr>
          <w:lang w:val="en-US"/>
        </w:rPr>
        <w:t xml:space="preserve"> and the </w:t>
      </w:r>
      <w:r w:rsidRPr="007C7ADB">
        <w:rPr>
          <w:i/>
          <w:iCs/>
          <w:lang w:val="en-US"/>
        </w:rPr>
        <w:t>MAC</w:t>
      </w:r>
      <w:r w:rsidRPr="007C7ADB">
        <w:rPr>
          <w:lang w:val="en-US"/>
        </w:rPr>
        <w:t xml:space="preserve">. Others are quite simple to understand, such as </w:t>
      </w:r>
      <w:r w:rsidRPr="007C7ADB">
        <w:rPr>
          <w:i/>
          <w:iCs/>
          <w:lang w:val="en-US"/>
        </w:rPr>
        <w:t>Loci with 5-6 alleles</w:t>
      </w:r>
      <w:r w:rsidRPr="007C7ADB">
        <w:rPr>
          <w:lang w:val="en-US"/>
        </w:rPr>
        <w:t xml:space="preserve">, which represents the number of alleles with 5 or 6 alleles. Some features give an impression of quality of the profile; more </w:t>
      </w:r>
      <w:r w:rsidRPr="007C7ADB">
        <w:rPr>
          <w:i/>
          <w:iCs/>
          <w:lang w:val="en-US"/>
        </w:rPr>
        <w:t xml:space="preserve">Peaks below 800 RFU </w:t>
      </w:r>
      <w:r w:rsidRPr="007C7ADB">
        <w:rPr>
          <w:lang w:val="en-US"/>
        </w:rPr>
        <w:t xml:space="preserve">and </w:t>
      </w:r>
      <w:r w:rsidRPr="007C7ADB">
        <w:rPr>
          <w:i/>
          <w:iCs/>
          <w:lang w:val="en-US"/>
        </w:rPr>
        <w:t>Allele count variation</w:t>
      </w:r>
      <w:r w:rsidRPr="007C7ADB">
        <w:rPr>
          <w:lang w:val="en-US"/>
        </w:rPr>
        <w:t xml:space="preserve"> could indicate lower quality, and/or more drop-out.  For all locus-specific features, we told the users to view all of those as indications of the amount of information at each of those loci.</w:t>
      </w:r>
    </w:p>
    <w:p w14:paraId="232E9F56" w14:textId="319B7CBD" w:rsidR="00914115" w:rsidRDefault="00D04389" w:rsidP="00AA7DFA">
      <w:pPr>
        <w:jc w:val="both"/>
        <w:rPr>
          <w:lang w:val="en-US"/>
        </w:rPr>
      </w:pPr>
      <w:r>
        <w:rPr>
          <w:lang w:val="en-US"/>
        </w:rPr>
        <w:t>After the two disclaimers, users were presented with an introduction of the three explanations. For each type, we presented an image, an explanatory video, and a short summary of bullet points.</w:t>
      </w:r>
    </w:p>
    <w:p w14:paraId="73536310" w14:textId="7C7D9B4D" w:rsidR="00D04389" w:rsidRDefault="00D04389" w:rsidP="00AA7DFA">
      <w:pPr>
        <w:pStyle w:val="Kop3"/>
        <w:jc w:val="both"/>
        <w:rPr>
          <w:lang w:val="en-US"/>
        </w:rPr>
      </w:pPr>
      <w:r>
        <w:rPr>
          <w:lang w:val="en-US"/>
        </w:rPr>
        <w:t>5.3.1 SHAP</w:t>
      </w:r>
    </w:p>
    <w:p w14:paraId="5B5CDE36" w14:textId="6676A205" w:rsidR="00D04389" w:rsidRDefault="00744BFC" w:rsidP="00AA7DFA">
      <w:pPr>
        <w:jc w:val="both"/>
        <w:rPr>
          <w:lang w:val="en-US"/>
        </w:rPr>
      </w:pPr>
      <w:r>
        <w:rPr>
          <w:lang w:val="en-US"/>
        </w:rPr>
        <w:fldChar w:fldCharType="begin"/>
      </w:r>
      <w:r>
        <w:rPr>
          <w:lang w:val="en-US"/>
        </w:rPr>
        <w:instrText xml:space="preserve"> REF _Ref72935042 \h </w:instrText>
      </w:r>
      <w:r w:rsidR="00AA7DFA">
        <w:rPr>
          <w:lang w:val="en-US"/>
        </w:rPr>
        <w:instrText xml:space="preserve"> \* MERGEFORMAT </w:instrText>
      </w:r>
      <w:r>
        <w:rPr>
          <w:lang w:val="en-US"/>
        </w:rPr>
      </w:r>
      <w:r>
        <w:rPr>
          <w:lang w:val="en-US"/>
        </w:rPr>
        <w:fldChar w:fldCharType="separate"/>
      </w:r>
      <w:r w:rsidRPr="00744BFC">
        <w:rPr>
          <w:lang w:val="en-US"/>
        </w:rPr>
        <w:t xml:space="preserve">Figure </w:t>
      </w:r>
      <w:r w:rsidRPr="00744BFC">
        <w:rPr>
          <w:noProof/>
          <w:lang w:val="en-US"/>
        </w:rPr>
        <w:t>15</w:t>
      </w:r>
      <w:r>
        <w:rPr>
          <w:lang w:val="en-US"/>
        </w:rPr>
        <w:fldChar w:fldCharType="end"/>
      </w:r>
      <w:r>
        <w:rPr>
          <w:lang w:val="en-US"/>
        </w:rPr>
        <w:t xml:space="preserve"> shows the SHAP force plot used for introduction.</w:t>
      </w:r>
    </w:p>
    <w:p w14:paraId="6F37EF0E" w14:textId="77777777" w:rsidR="00744BFC" w:rsidRDefault="00744BFC" w:rsidP="00AA7DFA">
      <w:pPr>
        <w:keepNext/>
        <w:jc w:val="both"/>
      </w:pPr>
      <w:r>
        <w:rPr>
          <w:noProof/>
          <w:lang w:val="en-US"/>
        </w:rPr>
        <w:drawing>
          <wp:inline distT="0" distB="0" distL="0" distR="0" wp14:anchorId="1CF3E8EF" wp14:editId="051D0F13">
            <wp:extent cx="5753100" cy="7467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746760"/>
                    </a:xfrm>
                    <a:prstGeom prst="rect">
                      <a:avLst/>
                    </a:prstGeom>
                    <a:noFill/>
                    <a:ln>
                      <a:noFill/>
                    </a:ln>
                  </pic:spPr>
                </pic:pic>
              </a:graphicData>
            </a:graphic>
          </wp:inline>
        </w:drawing>
      </w:r>
    </w:p>
    <w:p w14:paraId="0B0FFF5B" w14:textId="62108A1B" w:rsidR="00371284" w:rsidRDefault="00744BFC" w:rsidP="00AA7DFA">
      <w:pPr>
        <w:pStyle w:val="Bijschrift"/>
        <w:jc w:val="both"/>
        <w:rPr>
          <w:lang w:val="en-US"/>
        </w:rPr>
      </w:pPr>
      <w:bookmarkStart w:id="182" w:name="_Ref72935042"/>
      <w:r w:rsidRPr="00744BFC">
        <w:rPr>
          <w:lang w:val="en-US"/>
        </w:rPr>
        <w:t xml:space="preserve">Figure </w:t>
      </w:r>
      <w:r>
        <w:fldChar w:fldCharType="begin"/>
      </w:r>
      <w:r w:rsidRPr="00744BFC">
        <w:rPr>
          <w:lang w:val="en-US"/>
        </w:rPr>
        <w:instrText xml:space="preserve"> SEQ Figure \* ARABIC </w:instrText>
      </w:r>
      <w:r>
        <w:fldChar w:fldCharType="separate"/>
      </w:r>
      <w:r w:rsidR="00A15B7F">
        <w:rPr>
          <w:noProof/>
          <w:lang w:val="en-US"/>
        </w:rPr>
        <w:t>15</w:t>
      </w:r>
      <w:r>
        <w:fldChar w:fldCharType="end"/>
      </w:r>
      <w:bookmarkEnd w:id="182"/>
      <w:r w:rsidRPr="00744BFC">
        <w:rPr>
          <w:lang w:val="en-US"/>
        </w:rPr>
        <w:t>: SHAP force plot used for introduction.</w:t>
      </w:r>
    </w:p>
    <w:p w14:paraId="07B0492D" w14:textId="0B31FE2F" w:rsidR="00371284" w:rsidRDefault="00371284" w:rsidP="00AA7DFA">
      <w:pPr>
        <w:jc w:val="both"/>
        <w:rPr>
          <w:lang w:val="en-US"/>
        </w:rPr>
      </w:pPr>
      <w:r>
        <w:rPr>
          <w:lang w:val="en-US"/>
        </w:rPr>
        <w:t xml:space="preserve">The </w:t>
      </w:r>
      <w:r w:rsidR="00744BFC">
        <w:rPr>
          <w:lang w:val="en-US"/>
        </w:rPr>
        <w:t xml:space="preserve">introductory </w:t>
      </w:r>
      <w:r>
        <w:rPr>
          <w:lang w:val="en-US"/>
        </w:rPr>
        <w:t xml:space="preserve">video can be watched from this YouTube link: </w:t>
      </w:r>
      <w:r w:rsidR="00BC2B2E">
        <w:fldChar w:fldCharType="begin"/>
      </w:r>
      <w:r w:rsidR="00BC2B2E" w:rsidRPr="00982027">
        <w:rPr>
          <w:lang w:val="en-US"/>
          <w:rPrChange w:id="183" w:author="Marthe Veldhuis" w:date="2021-06-01T15:21:00Z">
            <w:rPr/>
          </w:rPrChange>
        </w:rPr>
        <w:instrText xml:space="preserve"> H</w:instrText>
      </w:r>
      <w:r w:rsidR="00BC2B2E" w:rsidRPr="00982027">
        <w:rPr>
          <w:lang w:val="en-US"/>
          <w:rPrChange w:id="184" w:author="Marthe Veldhuis" w:date="2021-06-01T15:21:00Z">
            <w:rPr/>
          </w:rPrChange>
        </w:rPr>
        <w:instrText xml:space="preserve">YPERLINK "https://www.youtube.com/watch?v=lysnLemJTfg" </w:instrText>
      </w:r>
      <w:r w:rsidR="00BC2B2E">
        <w:fldChar w:fldCharType="separate"/>
      </w:r>
      <w:r w:rsidRPr="007965CA">
        <w:rPr>
          <w:rStyle w:val="Hyperlink"/>
          <w:lang w:val="en-US"/>
        </w:rPr>
        <w:t>https://www.youtube.com/watch?v=lysnLemJTfg</w:t>
      </w:r>
      <w:r w:rsidR="00BC2B2E">
        <w:rPr>
          <w:rStyle w:val="Hyperlink"/>
          <w:lang w:val="en-US"/>
        </w:rPr>
        <w:fldChar w:fldCharType="end"/>
      </w:r>
      <w:r>
        <w:rPr>
          <w:lang w:val="en-US"/>
        </w:rPr>
        <w:t xml:space="preserve"> </w:t>
      </w:r>
      <w:r w:rsidR="00744BFC">
        <w:rPr>
          <w:lang w:val="en-US"/>
        </w:rPr>
        <w:t>.</w:t>
      </w:r>
    </w:p>
    <w:p w14:paraId="18ED4E3A" w14:textId="6A498FCE" w:rsidR="00371284" w:rsidRDefault="00371284" w:rsidP="00AA7DFA">
      <w:pPr>
        <w:jc w:val="both"/>
        <w:rPr>
          <w:lang w:val="en-US"/>
        </w:rPr>
      </w:pPr>
      <w:r>
        <w:rPr>
          <w:lang w:val="en-US"/>
        </w:rPr>
        <w:t>The summary of the SHAP explanation</w:t>
      </w:r>
      <w:r w:rsidR="00744BFC">
        <w:rPr>
          <w:lang w:val="en-US"/>
        </w:rPr>
        <w:t xml:space="preserve"> consists of the following points</w:t>
      </w:r>
      <w:r>
        <w:rPr>
          <w:lang w:val="en-US"/>
        </w:rPr>
        <w:t xml:space="preserve">: </w:t>
      </w:r>
    </w:p>
    <w:p w14:paraId="03C04A2D" w14:textId="77777777" w:rsidR="00371284" w:rsidRDefault="00371284" w:rsidP="00AA7DFA">
      <w:pPr>
        <w:pStyle w:val="Lijstalinea"/>
        <w:numPr>
          <w:ilvl w:val="0"/>
          <w:numId w:val="11"/>
        </w:numPr>
        <w:jc w:val="both"/>
        <w:rPr>
          <w:lang w:val="en-US"/>
        </w:rPr>
      </w:pPr>
      <w:r w:rsidRPr="00371284">
        <w:rPr>
          <w:lang w:val="en-US"/>
        </w:rPr>
        <w:t>Shows which feature values of this profile the NOC tool used to make this prediction.</w:t>
      </w:r>
    </w:p>
    <w:p w14:paraId="2755A22D" w14:textId="77777777" w:rsidR="00371284" w:rsidRDefault="00371284" w:rsidP="00AA7DFA">
      <w:pPr>
        <w:pStyle w:val="Lijstalinea"/>
        <w:numPr>
          <w:ilvl w:val="0"/>
          <w:numId w:val="11"/>
        </w:numPr>
        <w:jc w:val="both"/>
        <w:rPr>
          <w:lang w:val="en-US"/>
        </w:rPr>
      </w:pPr>
      <w:r w:rsidRPr="00371284">
        <w:rPr>
          <w:lang w:val="en-US"/>
        </w:rPr>
        <w:t>Some values push the prediction down towards 1 or 2 (blue bars), while other values push the prediction up towards 4 or 5 (or more) (red bars). This is relation to the base value of 3.</w:t>
      </w:r>
    </w:p>
    <w:p w14:paraId="00B5A6CC" w14:textId="2EC9E088" w:rsidR="00371284" w:rsidRDefault="00371284" w:rsidP="00AA7DFA">
      <w:pPr>
        <w:pStyle w:val="Lijstalinea"/>
        <w:numPr>
          <w:ilvl w:val="0"/>
          <w:numId w:val="11"/>
        </w:numPr>
        <w:jc w:val="both"/>
        <w:rPr>
          <w:lang w:val="en-US"/>
        </w:rPr>
      </w:pPr>
      <w:r>
        <w:rPr>
          <w:lang w:val="en-US"/>
        </w:rPr>
        <w:t>Shows</w:t>
      </w:r>
      <w:r w:rsidRPr="00371284">
        <w:rPr>
          <w:lang w:val="en-US"/>
        </w:rPr>
        <w:t xml:space="preserve"> only information about the current profile and prediction.</w:t>
      </w:r>
    </w:p>
    <w:p w14:paraId="11B791A8" w14:textId="6EAF0F59" w:rsidR="00371284" w:rsidRDefault="00371284" w:rsidP="00AA7DFA">
      <w:pPr>
        <w:jc w:val="both"/>
        <w:rPr>
          <w:lang w:val="en-US"/>
        </w:rPr>
      </w:pPr>
      <w:r>
        <w:rPr>
          <w:lang w:val="en-US"/>
        </w:rPr>
        <w:t>The control question verified that users had read the summary and/or watched the video and understood that the values with red bar</w:t>
      </w:r>
      <w:r w:rsidR="00744BFC">
        <w:rPr>
          <w:lang w:val="en-US"/>
        </w:rPr>
        <w:t>s</w:t>
      </w:r>
      <w:r>
        <w:rPr>
          <w:lang w:val="en-US"/>
        </w:rPr>
        <w:t xml:space="preserve"> push the prediction up.</w:t>
      </w:r>
    </w:p>
    <w:p w14:paraId="33E7A61E" w14:textId="153DF3CD" w:rsidR="00371284" w:rsidRDefault="00371284" w:rsidP="00AA7DFA">
      <w:pPr>
        <w:jc w:val="both"/>
        <w:rPr>
          <w:lang w:val="en-US"/>
        </w:rPr>
      </w:pPr>
      <w:r w:rsidRPr="00371284">
        <w:rPr>
          <w:lang w:val="en-US"/>
        </w:rPr>
        <w:t>What is true about the SHAP explanation example we saw?</w:t>
      </w:r>
    </w:p>
    <w:p w14:paraId="04BEBDE4" w14:textId="2E56C00C" w:rsidR="00371284" w:rsidRPr="00F33DC8" w:rsidRDefault="00371284" w:rsidP="00AA7DFA">
      <w:pPr>
        <w:pStyle w:val="Lijstalinea"/>
        <w:numPr>
          <w:ilvl w:val="0"/>
          <w:numId w:val="29"/>
        </w:numPr>
        <w:jc w:val="both"/>
        <w:rPr>
          <w:b/>
          <w:bCs/>
          <w:lang w:val="en-US"/>
        </w:rPr>
      </w:pPr>
      <w:r w:rsidRPr="00F33DC8">
        <w:rPr>
          <w:b/>
          <w:bCs/>
          <w:lang w:val="en-US"/>
        </w:rPr>
        <w:t>The value of "Allele count variation = 0.9991" of this profile has caused the NOC tool to make a slightly higher prediction.</w:t>
      </w:r>
    </w:p>
    <w:p w14:paraId="51126599" w14:textId="510790F9" w:rsidR="00371284" w:rsidRPr="00371284" w:rsidRDefault="00371284" w:rsidP="00AA7DFA">
      <w:pPr>
        <w:pStyle w:val="Lijstalinea"/>
        <w:numPr>
          <w:ilvl w:val="0"/>
          <w:numId w:val="29"/>
        </w:numPr>
        <w:jc w:val="both"/>
        <w:rPr>
          <w:lang w:val="en-US"/>
        </w:rPr>
      </w:pPr>
      <w:r w:rsidRPr="00371284">
        <w:rPr>
          <w:lang w:val="en-US"/>
        </w:rPr>
        <w:t>The value of "Allele count variation = 0.9991" of this profile has caused the NOC tool to make a slightly lower prediction.</w:t>
      </w:r>
    </w:p>
    <w:p w14:paraId="226DDE5D" w14:textId="77777777" w:rsidR="00744BFC" w:rsidRDefault="00744BFC" w:rsidP="00AA7DFA">
      <w:pPr>
        <w:jc w:val="both"/>
        <w:rPr>
          <w:lang w:val="en-US"/>
        </w:rPr>
      </w:pPr>
      <w:r>
        <w:rPr>
          <w:lang w:val="en-US"/>
        </w:rPr>
        <w:lastRenderedPageBreak/>
        <w:t>All participants answered this question correctly.</w:t>
      </w:r>
    </w:p>
    <w:p w14:paraId="31244B90" w14:textId="77777777" w:rsidR="00744BFC" w:rsidRDefault="00744BFC" w:rsidP="00AA7DFA">
      <w:pPr>
        <w:pStyle w:val="Kop3"/>
        <w:jc w:val="both"/>
        <w:rPr>
          <w:lang w:val="en-US"/>
        </w:rPr>
      </w:pPr>
      <w:r>
        <w:rPr>
          <w:lang w:val="en-US"/>
        </w:rPr>
        <w:t>5.3.2 Counterfactual table</w:t>
      </w:r>
    </w:p>
    <w:p w14:paraId="37A1B2AE" w14:textId="70328AF5" w:rsidR="00744BFC" w:rsidRDefault="00744BFC" w:rsidP="00AA7DFA">
      <w:pPr>
        <w:jc w:val="both"/>
        <w:rPr>
          <w:lang w:val="en-US"/>
        </w:rPr>
      </w:pPr>
      <w:r>
        <w:rPr>
          <w:lang w:val="en-US"/>
        </w:rPr>
        <w:fldChar w:fldCharType="begin"/>
      </w:r>
      <w:r>
        <w:rPr>
          <w:lang w:val="en-US"/>
        </w:rPr>
        <w:instrText xml:space="preserve"> REF _Ref72935229 \h </w:instrText>
      </w:r>
      <w:r w:rsidR="00AA7DFA">
        <w:rPr>
          <w:lang w:val="en-US"/>
        </w:rPr>
        <w:instrText xml:space="preserve"> \* MERGEFORMAT </w:instrText>
      </w:r>
      <w:r>
        <w:rPr>
          <w:lang w:val="en-US"/>
        </w:rPr>
      </w:r>
      <w:r>
        <w:rPr>
          <w:lang w:val="en-US"/>
        </w:rPr>
        <w:fldChar w:fldCharType="separate"/>
      </w:r>
      <w:r w:rsidRPr="00744BFC">
        <w:rPr>
          <w:lang w:val="en-US"/>
        </w:rPr>
        <w:t xml:space="preserve">Figure </w:t>
      </w:r>
      <w:r w:rsidRPr="00744BFC">
        <w:rPr>
          <w:noProof/>
          <w:lang w:val="en-US"/>
        </w:rPr>
        <w:t>16</w:t>
      </w:r>
      <w:r>
        <w:rPr>
          <w:lang w:val="en-US"/>
        </w:rPr>
        <w:fldChar w:fldCharType="end"/>
      </w:r>
      <w:r>
        <w:rPr>
          <w:lang w:val="en-US"/>
        </w:rPr>
        <w:t xml:space="preserve"> shows the counterfactual table used for introduction.</w:t>
      </w:r>
    </w:p>
    <w:p w14:paraId="48FE5DCA" w14:textId="77777777" w:rsidR="00744BFC" w:rsidRDefault="00744BFC" w:rsidP="00AA7DFA">
      <w:pPr>
        <w:keepNext/>
        <w:jc w:val="both"/>
      </w:pPr>
      <w:r>
        <w:rPr>
          <w:noProof/>
          <w:lang w:val="en-US"/>
        </w:rPr>
        <w:drawing>
          <wp:inline distT="0" distB="0" distL="0" distR="0" wp14:anchorId="47FEE48D" wp14:editId="3C7F2669">
            <wp:extent cx="4600074" cy="28346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1346" cy="2841586"/>
                    </a:xfrm>
                    <a:prstGeom prst="rect">
                      <a:avLst/>
                    </a:prstGeom>
                    <a:noFill/>
                    <a:ln>
                      <a:noFill/>
                    </a:ln>
                  </pic:spPr>
                </pic:pic>
              </a:graphicData>
            </a:graphic>
          </wp:inline>
        </w:drawing>
      </w:r>
    </w:p>
    <w:p w14:paraId="6160E12D" w14:textId="01EE503E" w:rsidR="00744BFC" w:rsidRPr="00744BFC" w:rsidRDefault="00744BFC" w:rsidP="00AA7DFA">
      <w:pPr>
        <w:pStyle w:val="Bijschrift"/>
        <w:jc w:val="both"/>
        <w:rPr>
          <w:lang w:val="en-US"/>
        </w:rPr>
      </w:pPr>
      <w:bookmarkStart w:id="185" w:name="_Ref72935229"/>
      <w:r w:rsidRPr="00744BFC">
        <w:rPr>
          <w:lang w:val="en-US"/>
        </w:rPr>
        <w:t xml:space="preserve">Figure </w:t>
      </w:r>
      <w:r>
        <w:fldChar w:fldCharType="begin"/>
      </w:r>
      <w:r w:rsidRPr="00744BFC">
        <w:rPr>
          <w:lang w:val="en-US"/>
        </w:rPr>
        <w:instrText xml:space="preserve"> SEQ Figure \* ARABIC </w:instrText>
      </w:r>
      <w:r>
        <w:fldChar w:fldCharType="separate"/>
      </w:r>
      <w:r w:rsidR="00A15B7F">
        <w:rPr>
          <w:noProof/>
          <w:lang w:val="en-US"/>
        </w:rPr>
        <w:t>16</w:t>
      </w:r>
      <w:r>
        <w:fldChar w:fldCharType="end"/>
      </w:r>
      <w:bookmarkEnd w:id="185"/>
      <w:r w:rsidRPr="00744BFC">
        <w:rPr>
          <w:lang w:val="en-US"/>
        </w:rPr>
        <w:t>: Counterfactual table used for introduction.</w:t>
      </w:r>
    </w:p>
    <w:p w14:paraId="0457BF05" w14:textId="7505097A" w:rsidR="00744BFC" w:rsidRDefault="00744BFC" w:rsidP="00AA7DFA">
      <w:pPr>
        <w:jc w:val="both"/>
        <w:rPr>
          <w:lang w:val="en-US"/>
        </w:rPr>
      </w:pPr>
      <w:r>
        <w:rPr>
          <w:lang w:val="en-US"/>
        </w:rPr>
        <w:t xml:space="preserve">The introductory video can be watched from this YouTube link: </w:t>
      </w:r>
      <w:r w:rsidR="00BC2B2E">
        <w:fldChar w:fldCharType="begin"/>
      </w:r>
      <w:r w:rsidR="00BC2B2E" w:rsidRPr="00982027">
        <w:rPr>
          <w:lang w:val="en-US"/>
          <w:rPrChange w:id="186" w:author="Marthe Veldhuis" w:date="2021-06-01T15:21:00Z">
            <w:rPr/>
          </w:rPrChange>
        </w:rPr>
        <w:instrText xml:space="preserve"> HYPERLINK "https://www.youtube.com/watch?v=-VRIsHA8Sq4" </w:instrText>
      </w:r>
      <w:r w:rsidR="00BC2B2E">
        <w:fldChar w:fldCharType="separate"/>
      </w:r>
      <w:r w:rsidRPr="007965CA">
        <w:rPr>
          <w:rStyle w:val="Hyperlink"/>
          <w:lang w:val="en-US"/>
        </w:rPr>
        <w:t>https://www.youtube.com/watch?v=-VRIsHA8Sq4</w:t>
      </w:r>
      <w:r w:rsidR="00BC2B2E">
        <w:rPr>
          <w:rStyle w:val="Hyperlink"/>
          <w:lang w:val="en-US"/>
        </w:rPr>
        <w:fldChar w:fldCharType="end"/>
      </w:r>
      <w:r>
        <w:rPr>
          <w:lang w:val="en-US"/>
        </w:rPr>
        <w:t xml:space="preserve"> .</w:t>
      </w:r>
    </w:p>
    <w:p w14:paraId="3547C955" w14:textId="284000F8" w:rsidR="00744BFC" w:rsidRDefault="00744BFC" w:rsidP="00AA7DFA">
      <w:pPr>
        <w:jc w:val="both"/>
        <w:rPr>
          <w:lang w:val="en-US"/>
        </w:rPr>
      </w:pPr>
      <w:r>
        <w:rPr>
          <w:lang w:val="en-US"/>
        </w:rPr>
        <w:t xml:space="preserve">The summary of the counterfactual table explanation consists of the following points: </w:t>
      </w:r>
    </w:p>
    <w:p w14:paraId="67FA583E" w14:textId="1625EB40" w:rsidR="00F74E4D" w:rsidRPr="00F74E4D" w:rsidRDefault="00F74E4D" w:rsidP="00AA7DFA">
      <w:pPr>
        <w:pStyle w:val="Lijstalinea"/>
        <w:numPr>
          <w:ilvl w:val="0"/>
          <w:numId w:val="11"/>
        </w:numPr>
        <w:jc w:val="both"/>
        <w:rPr>
          <w:lang w:val="en-US"/>
        </w:rPr>
      </w:pPr>
      <w:r w:rsidRPr="00F74E4D">
        <w:rPr>
          <w:lang w:val="en-US"/>
        </w:rPr>
        <w:t>Shows a comparison of the current profile with a profile that had a different rounded-off prediction.</w:t>
      </w:r>
    </w:p>
    <w:p w14:paraId="0A18279B" w14:textId="2DC15AE7" w:rsidR="00F74E4D" w:rsidRPr="00F74E4D" w:rsidRDefault="00F74E4D" w:rsidP="00AA7DFA">
      <w:pPr>
        <w:pStyle w:val="Lijstalinea"/>
        <w:numPr>
          <w:ilvl w:val="0"/>
          <w:numId w:val="11"/>
        </w:numPr>
        <w:jc w:val="both"/>
        <w:rPr>
          <w:lang w:val="en-US"/>
        </w:rPr>
      </w:pPr>
      <w:r w:rsidRPr="00F74E4D">
        <w:rPr>
          <w:lang w:val="en-US"/>
        </w:rPr>
        <w:t>Differences are highlighted in red boxes.</w:t>
      </w:r>
    </w:p>
    <w:p w14:paraId="0A2C6FD6" w14:textId="594569CB" w:rsidR="00F74E4D" w:rsidRDefault="00F74E4D" w:rsidP="00AA7DFA">
      <w:pPr>
        <w:pStyle w:val="Lijstalinea"/>
        <w:numPr>
          <w:ilvl w:val="0"/>
          <w:numId w:val="11"/>
        </w:numPr>
        <w:jc w:val="both"/>
        <w:rPr>
          <w:lang w:val="en-US"/>
        </w:rPr>
      </w:pPr>
      <w:r w:rsidRPr="00F74E4D">
        <w:rPr>
          <w:lang w:val="en-US"/>
        </w:rPr>
        <w:t>We do not know which differences are relevant to arrive at another prediction.</w:t>
      </w:r>
    </w:p>
    <w:p w14:paraId="0360E419" w14:textId="6EDBB14A" w:rsidR="00744BFC" w:rsidRPr="00F74E4D" w:rsidRDefault="00744BFC" w:rsidP="00AA7DFA">
      <w:pPr>
        <w:jc w:val="both"/>
        <w:rPr>
          <w:lang w:val="en-US"/>
        </w:rPr>
      </w:pPr>
      <w:r w:rsidRPr="00F74E4D">
        <w:rPr>
          <w:lang w:val="en-US"/>
        </w:rPr>
        <w:t xml:space="preserve">The control question verified that users had read the summary and/or watched the video and understood that the values with </w:t>
      </w:r>
      <w:r w:rsidR="00F74E4D" w:rsidRPr="00F74E4D">
        <w:rPr>
          <w:lang w:val="en-US"/>
        </w:rPr>
        <w:t xml:space="preserve">highlighted in red boxes </w:t>
      </w:r>
      <w:r w:rsidR="00F74E4D">
        <w:rPr>
          <w:lang w:val="en-US"/>
        </w:rPr>
        <w:t>are simply the differences between two example profiles and they are not all necessarily relevant to change the prediction.</w:t>
      </w:r>
    </w:p>
    <w:p w14:paraId="417D1FC8" w14:textId="78391771" w:rsidR="00F74E4D" w:rsidRDefault="00F74E4D" w:rsidP="00AA7DFA">
      <w:pPr>
        <w:jc w:val="both"/>
        <w:rPr>
          <w:lang w:val="en-US"/>
        </w:rPr>
      </w:pPr>
      <w:r w:rsidRPr="00F74E4D">
        <w:rPr>
          <w:lang w:val="en-US"/>
        </w:rPr>
        <w:t>What is true about the CF table explanation example we saw?</w:t>
      </w:r>
    </w:p>
    <w:p w14:paraId="41453772" w14:textId="203CABD0" w:rsidR="00F74E4D" w:rsidRDefault="00F74E4D" w:rsidP="00AA7DFA">
      <w:pPr>
        <w:pStyle w:val="Lijstalinea"/>
        <w:numPr>
          <w:ilvl w:val="0"/>
          <w:numId w:val="30"/>
        </w:numPr>
        <w:jc w:val="both"/>
        <w:rPr>
          <w:lang w:val="en-US"/>
        </w:rPr>
      </w:pPr>
      <w:r w:rsidRPr="00F74E4D">
        <w:rPr>
          <w:lang w:val="en-US"/>
        </w:rPr>
        <w:t>The feature values highlighted in red boxes have the most influence to change the prediction from 2 to 3 contributors.</w:t>
      </w:r>
    </w:p>
    <w:p w14:paraId="5298145E" w14:textId="62B05E38" w:rsidR="00F74E4D" w:rsidRPr="00F33DC8" w:rsidRDefault="00F74E4D" w:rsidP="00AA7DFA">
      <w:pPr>
        <w:pStyle w:val="Lijstalinea"/>
        <w:numPr>
          <w:ilvl w:val="0"/>
          <w:numId w:val="30"/>
        </w:numPr>
        <w:jc w:val="both"/>
        <w:rPr>
          <w:b/>
          <w:bCs/>
          <w:lang w:val="en-US"/>
        </w:rPr>
      </w:pPr>
      <w:r w:rsidRPr="00F33DC8">
        <w:rPr>
          <w:b/>
          <w:bCs/>
          <w:lang w:val="en-US"/>
        </w:rPr>
        <w:t>The feature values highlighted in red boxes are differences between two example profiles with a prediction of 2 and 3 contributors.</w:t>
      </w:r>
    </w:p>
    <w:p w14:paraId="2B538692" w14:textId="33917E67" w:rsidR="00744BFC" w:rsidRDefault="00744BFC" w:rsidP="00AA7DFA">
      <w:pPr>
        <w:jc w:val="both"/>
        <w:rPr>
          <w:lang w:val="en-US"/>
        </w:rPr>
      </w:pPr>
      <w:r>
        <w:rPr>
          <w:lang w:val="en-US"/>
        </w:rPr>
        <w:t>All participants answered this question correctly.</w:t>
      </w:r>
    </w:p>
    <w:p w14:paraId="34AA2444" w14:textId="07DD9ED6" w:rsidR="00F74E4D" w:rsidRDefault="00F74E4D" w:rsidP="00AA7DFA">
      <w:pPr>
        <w:pStyle w:val="Kop3"/>
        <w:jc w:val="both"/>
        <w:rPr>
          <w:lang w:val="en-US"/>
        </w:rPr>
      </w:pPr>
      <w:r>
        <w:rPr>
          <w:lang w:val="en-US"/>
        </w:rPr>
        <w:t>5.3.3 Compound visualization</w:t>
      </w:r>
    </w:p>
    <w:p w14:paraId="5C232B5E" w14:textId="5E09BD7B" w:rsidR="00F74E4D" w:rsidRPr="00F74E4D" w:rsidRDefault="00F74E4D" w:rsidP="00AA7DFA">
      <w:pPr>
        <w:jc w:val="both"/>
        <w:rPr>
          <w:lang w:val="en-US"/>
        </w:rPr>
      </w:pPr>
      <w:r>
        <w:rPr>
          <w:lang w:val="en-US"/>
        </w:rPr>
        <w:fldChar w:fldCharType="begin"/>
      </w:r>
      <w:r>
        <w:rPr>
          <w:lang w:val="en-US"/>
        </w:rPr>
        <w:instrText xml:space="preserve"> REF _Ref72935858 \h </w:instrText>
      </w:r>
      <w:r w:rsidR="00AA7DFA">
        <w:rPr>
          <w:lang w:val="en-US"/>
        </w:rPr>
        <w:instrText xml:space="preserve"> \* MERGEFORMAT </w:instrText>
      </w:r>
      <w:r>
        <w:rPr>
          <w:lang w:val="en-US"/>
        </w:rPr>
      </w:r>
      <w:r>
        <w:rPr>
          <w:lang w:val="en-US"/>
        </w:rPr>
        <w:fldChar w:fldCharType="separate"/>
      </w:r>
      <w:r w:rsidRPr="00F74E4D">
        <w:rPr>
          <w:lang w:val="en-US"/>
        </w:rPr>
        <w:t xml:space="preserve">Figure </w:t>
      </w:r>
      <w:r w:rsidRPr="00F74E4D">
        <w:rPr>
          <w:noProof/>
          <w:lang w:val="en-US"/>
        </w:rPr>
        <w:t>17</w:t>
      </w:r>
      <w:r>
        <w:rPr>
          <w:lang w:val="en-US"/>
        </w:rPr>
        <w:fldChar w:fldCharType="end"/>
      </w:r>
      <w:r>
        <w:rPr>
          <w:lang w:val="en-US"/>
        </w:rPr>
        <w:t xml:space="preserve"> shows the compound visualization used for introduction.</w:t>
      </w:r>
    </w:p>
    <w:p w14:paraId="6A65DE14" w14:textId="77777777" w:rsidR="00F74E4D" w:rsidRDefault="00F74E4D" w:rsidP="00AA7DFA">
      <w:pPr>
        <w:keepNext/>
        <w:jc w:val="both"/>
      </w:pPr>
      <w:r>
        <w:rPr>
          <w:noProof/>
          <w:lang w:val="en-US"/>
        </w:rPr>
        <w:lastRenderedPageBreak/>
        <w:drawing>
          <wp:inline distT="0" distB="0" distL="0" distR="0" wp14:anchorId="05996484" wp14:editId="50A5F757">
            <wp:extent cx="5760720" cy="28803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6FAB12C7" w14:textId="21D375DD" w:rsidR="00F74E4D" w:rsidRDefault="00F74E4D" w:rsidP="00AA7DFA">
      <w:pPr>
        <w:pStyle w:val="Bijschrift"/>
        <w:jc w:val="both"/>
        <w:rPr>
          <w:lang w:val="en-US"/>
        </w:rPr>
      </w:pPr>
      <w:bookmarkStart w:id="187" w:name="_Ref72935858"/>
      <w:r w:rsidRPr="00F74E4D">
        <w:rPr>
          <w:lang w:val="en-US"/>
        </w:rPr>
        <w:t xml:space="preserve">Figure </w:t>
      </w:r>
      <w:r>
        <w:fldChar w:fldCharType="begin"/>
      </w:r>
      <w:r w:rsidRPr="00F74E4D">
        <w:rPr>
          <w:lang w:val="en-US"/>
        </w:rPr>
        <w:instrText xml:space="preserve"> SEQ Figure \* ARABIC </w:instrText>
      </w:r>
      <w:r>
        <w:fldChar w:fldCharType="separate"/>
      </w:r>
      <w:r w:rsidR="00A15B7F">
        <w:rPr>
          <w:noProof/>
          <w:lang w:val="en-US"/>
        </w:rPr>
        <w:t>17</w:t>
      </w:r>
      <w:r>
        <w:fldChar w:fldCharType="end"/>
      </w:r>
      <w:bookmarkEnd w:id="187"/>
      <w:r w:rsidRPr="00F74E4D">
        <w:rPr>
          <w:lang w:val="en-US"/>
        </w:rPr>
        <w:t>: Compound visualization used for introduction.</w:t>
      </w:r>
    </w:p>
    <w:p w14:paraId="1B9905BC" w14:textId="0A826D15" w:rsidR="00F74E4D" w:rsidRDefault="00F74E4D" w:rsidP="00AA7DFA">
      <w:pPr>
        <w:jc w:val="both"/>
        <w:rPr>
          <w:lang w:val="en-US"/>
        </w:rPr>
      </w:pPr>
      <w:r>
        <w:rPr>
          <w:lang w:val="en-US"/>
        </w:rPr>
        <w:t xml:space="preserve">The introductory video can be watched from this YouTube link: </w:t>
      </w:r>
      <w:r w:rsidR="00BC2B2E">
        <w:fldChar w:fldCharType="begin"/>
      </w:r>
      <w:r w:rsidR="00BC2B2E" w:rsidRPr="00982027">
        <w:rPr>
          <w:lang w:val="en-US"/>
          <w:rPrChange w:id="188" w:author="Marthe Veldhuis" w:date="2021-06-01T15:21:00Z">
            <w:rPr/>
          </w:rPrChange>
        </w:rPr>
        <w:instrText xml:space="preserve"> HYPERLINK "https://www.youtube.com/watch?v=rz3zm5AQ94c" </w:instrText>
      </w:r>
      <w:r w:rsidR="00BC2B2E">
        <w:fldChar w:fldCharType="separate"/>
      </w:r>
      <w:r w:rsidRPr="007965CA">
        <w:rPr>
          <w:rStyle w:val="Hyperlink"/>
          <w:lang w:val="en-US"/>
        </w:rPr>
        <w:t>https://www.youtube.com/watch?v=rz3zm5AQ94c</w:t>
      </w:r>
      <w:r w:rsidR="00BC2B2E">
        <w:rPr>
          <w:rStyle w:val="Hyperlink"/>
          <w:lang w:val="en-US"/>
        </w:rPr>
        <w:fldChar w:fldCharType="end"/>
      </w:r>
      <w:r>
        <w:rPr>
          <w:lang w:val="en-US"/>
        </w:rPr>
        <w:t xml:space="preserve"> .</w:t>
      </w:r>
    </w:p>
    <w:p w14:paraId="587DB1BF" w14:textId="1D6B58D6" w:rsidR="00F74E4D" w:rsidRDefault="00F74E4D" w:rsidP="00AA7DFA">
      <w:pPr>
        <w:jc w:val="both"/>
        <w:rPr>
          <w:lang w:val="en-US"/>
        </w:rPr>
      </w:pPr>
      <w:r>
        <w:rPr>
          <w:lang w:val="en-US"/>
        </w:rPr>
        <w:t xml:space="preserve">The summary of the compound visualization explanation consists of the following points: </w:t>
      </w:r>
    </w:p>
    <w:p w14:paraId="6A159ED4" w14:textId="40E81A39" w:rsidR="00F74E4D" w:rsidRPr="00F74E4D" w:rsidRDefault="00F74E4D" w:rsidP="00AA7DFA">
      <w:pPr>
        <w:pStyle w:val="Lijstalinea"/>
        <w:numPr>
          <w:ilvl w:val="0"/>
          <w:numId w:val="11"/>
        </w:numPr>
        <w:jc w:val="both"/>
        <w:rPr>
          <w:lang w:val="en-US"/>
        </w:rPr>
      </w:pPr>
      <w:r w:rsidRPr="00F74E4D">
        <w:rPr>
          <w:lang w:val="en-US"/>
        </w:rPr>
        <w:t xml:space="preserve">Consists of two parts; one showing how the feature values have influenced the prediction, one showing the relevant feature value changes needed to reach a different prediction. The only connection the two parts </w:t>
      </w:r>
      <w:proofErr w:type="gramStart"/>
      <w:r w:rsidRPr="00F74E4D">
        <w:rPr>
          <w:lang w:val="en-US"/>
        </w:rPr>
        <w:t>share</w:t>
      </w:r>
      <w:proofErr w:type="gramEnd"/>
      <w:r w:rsidRPr="00F74E4D">
        <w:rPr>
          <w:lang w:val="en-US"/>
        </w:rPr>
        <w:t xml:space="preserve"> are the feature values.</w:t>
      </w:r>
    </w:p>
    <w:p w14:paraId="5A7B0FB8" w14:textId="53398C8B" w:rsidR="00F74E4D" w:rsidRPr="00F74E4D" w:rsidRDefault="00F74E4D" w:rsidP="00AA7DFA">
      <w:pPr>
        <w:pStyle w:val="Lijstalinea"/>
        <w:numPr>
          <w:ilvl w:val="0"/>
          <w:numId w:val="11"/>
        </w:numPr>
        <w:jc w:val="both"/>
        <w:rPr>
          <w:lang w:val="en-US"/>
        </w:rPr>
      </w:pPr>
      <w:r w:rsidRPr="00F74E4D">
        <w:rPr>
          <w:lang w:val="en-US"/>
        </w:rPr>
        <w:t>Shows how high each feature value (change) is in comparison to the total possible range of that feature.</w:t>
      </w:r>
    </w:p>
    <w:p w14:paraId="15E4A839" w14:textId="77777777" w:rsidR="00F74E4D" w:rsidRDefault="00F74E4D" w:rsidP="00AA7DFA">
      <w:pPr>
        <w:pStyle w:val="Lijstalinea"/>
        <w:numPr>
          <w:ilvl w:val="0"/>
          <w:numId w:val="11"/>
        </w:numPr>
        <w:jc w:val="both"/>
        <w:rPr>
          <w:lang w:val="en-US"/>
        </w:rPr>
      </w:pPr>
      <w:r w:rsidRPr="00F74E4D">
        <w:rPr>
          <w:lang w:val="en-US"/>
        </w:rPr>
        <w:t xml:space="preserve">By looking at the right side; seeing how large and relevant the feature value changes are, you could determine how clear the NOC tool is about the prediction. </w:t>
      </w:r>
    </w:p>
    <w:p w14:paraId="01AEE1C3" w14:textId="4589B8FA" w:rsidR="00F74E4D" w:rsidRDefault="00F74E4D" w:rsidP="00AA7DFA">
      <w:pPr>
        <w:jc w:val="both"/>
        <w:rPr>
          <w:lang w:val="en-US"/>
        </w:rPr>
      </w:pPr>
      <w:r w:rsidRPr="00F74E4D">
        <w:rPr>
          <w:lang w:val="en-US"/>
        </w:rPr>
        <w:t>The control question</w:t>
      </w:r>
      <w:r>
        <w:rPr>
          <w:lang w:val="en-US"/>
        </w:rPr>
        <w:t>s</w:t>
      </w:r>
      <w:r w:rsidRPr="00F74E4D">
        <w:rPr>
          <w:lang w:val="en-US"/>
        </w:rPr>
        <w:t xml:space="preserve"> verified that users had read the summary and/or watched the video and understood </w:t>
      </w:r>
      <w:r>
        <w:rPr>
          <w:lang w:val="en-US"/>
        </w:rPr>
        <w:t xml:space="preserve">that the left side consists of the same values as the SHAP explanation, but the right side is different from the counterfactual table, as only relevant feature value changes are shown. </w:t>
      </w:r>
      <w:r w:rsidR="00F33DC8">
        <w:rPr>
          <w:lang w:val="en-US"/>
        </w:rPr>
        <w:t>The two sections are not directly connected; we do not know what happens when we change one value.</w:t>
      </w:r>
    </w:p>
    <w:p w14:paraId="315249F7" w14:textId="1DC061C6" w:rsidR="00F74E4D" w:rsidRDefault="00F74E4D" w:rsidP="00AA7DFA">
      <w:pPr>
        <w:jc w:val="both"/>
        <w:rPr>
          <w:lang w:val="en-US"/>
        </w:rPr>
      </w:pPr>
      <w:r w:rsidRPr="00F74E4D">
        <w:rPr>
          <w:lang w:val="en-US"/>
        </w:rPr>
        <w:t xml:space="preserve">What is true about the </w:t>
      </w:r>
      <w:r w:rsidR="00F33DC8">
        <w:rPr>
          <w:lang w:val="en-US"/>
        </w:rPr>
        <w:t>compound</w:t>
      </w:r>
      <w:r w:rsidRPr="00F74E4D">
        <w:rPr>
          <w:lang w:val="en-US"/>
        </w:rPr>
        <w:t xml:space="preserve"> explanation example we saw?</w:t>
      </w:r>
    </w:p>
    <w:p w14:paraId="0DD1ECFB" w14:textId="77777777" w:rsidR="00F33DC8" w:rsidRPr="00F33DC8" w:rsidRDefault="00F33DC8" w:rsidP="00AA7DFA">
      <w:pPr>
        <w:pStyle w:val="Lijstalinea"/>
        <w:numPr>
          <w:ilvl w:val="0"/>
          <w:numId w:val="31"/>
        </w:numPr>
        <w:jc w:val="both"/>
        <w:rPr>
          <w:b/>
          <w:bCs/>
          <w:lang w:val="en-US"/>
        </w:rPr>
      </w:pPr>
      <w:r w:rsidRPr="00F33DC8">
        <w:rPr>
          <w:b/>
          <w:bCs/>
          <w:lang w:val="en-US"/>
        </w:rPr>
        <w:t>The left side of the explanation shows the same information as the SHAP explanation, but the right side shows only relevant feature value changes, which is different from the Counterfactual table.</w:t>
      </w:r>
    </w:p>
    <w:p w14:paraId="5A0E7BD0" w14:textId="07C4392B" w:rsidR="00F33DC8" w:rsidRPr="00F33DC8" w:rsidRDefault="00F33DC8" w:rsidP="00AA7DFA">
      <w:pPr>
        <w:pStyle w:val="Lijstalinea"/>
        <w:numPr>
          <w:ilvl w:val="0"/>
          <w:numId w:val="31"/>
        </w:numPr>
        <w:jc w:val="both"/>
        <w:rPr>
          <w:lang w:val="en-US"/>
        </w:rPr>
      </w:pPr>
      <w:r w:rsidRPr="00F33DC8">
        <w:rPr>
          <w:lang w:val="en-US"/>
        </w:rPr>
        <w:t>The left side of the explanation shows the same information as the SHAP explanation, and the right side shows the same information as the Counterfactual table explanation.</w:t>
      </w:r>
    </w:p>
    <w:p w14:paraId="5644F2AF" w14:textId="64D7E479" w:rsidR="00F33DC8" w:rsidRDefault="00F33DC8" w:rsidP="00AA7DFA">
      <w:pPr>
        <w:jc w:val="both"/>
        <w:rPr>
          <w:lang w:val="en-US"/>
        </w:rPr>
      </w:pPr>
      <w:r w:rsidRPr="00F33DC8">
        <w:rPr>
          <w:lang w:val="en-US"/>
        </w:rPr>
        <w:t>What is true about the compound explanation example we saw?</w:t>
      </w:r>
    </w:p>
    <w:p w14:paraId="60947BF3" w14:textId="6580BD97" w:rsidR="00F33DC8" w:rsidRPr="00F33DC8" w:rsidRDefault="00F33DC8" w:rsidP="00AA7DFA">
      <w:pPr>
        <w:pStyle w:val="Lijstalinea"/>
        <w:numPr>
          <w:ilvl w:val="0"/>
          <w:numId w:val="32"/>
        </w:numPr>
        <w:jc w:val="both"/>
        <w:rPr>
          <w:lang w:val="en-US"/>
        </w:rPr>
      </w:pPr>
      <w:r w:rsidRPr="00F33DC8">
        <w:rPr>
          <w:lang w:val="en-US"/>
        </w:rPr>
        <w:t xml:space="preserve">If we change the TAC value from 68 to 77, we know for certain that the TAC value's red </w:t>
      </w:r>
      <w:proofErr w:type="spellStart"/>
      <w:r w:rsidRPr="00F33DC8">
        <w:rPr>
          <w:lang w:val="en-US"/>
        </w:rPr>
        <w:t>bar on</w:t>
      </w:r>
      <w:proofErr w:type="spellEnd"/>
      <w:r w:rsidRPr="00F33DC8">
        <w:rPr>
          <w:lang w:val="en-US"/>
        </w:rPr>
        <w:t xml:space="preserve"> left would become blue.</w:t>
      </w:r>
    </w:p>
    <w:p w14:paraId="055B6D19" w14:textId="233E3E62" w:rsidR="00F33DC8" w:rsidRPr="00F33DC8" w:rsidRDefault="00F33DC8" w:rsidP="00AA7DFA">
      <w:pPr>
        <w:pStyle w:val="Lijstalinea"/>
        <w:numPr>
          <w:ilvl w:val="0"/>
          <w:numId w:val="32"/>
        </w:numPr>
        <w:jc w:val="both"/>
        <w:rPr>
          <w:b/>
          <w:bCs/>
          <w:lang w:val="en-US"/>
        </w:rPr>
      </w:pPr>
      <w:r w:rsidRPr="00F33DC8">
        <w:rPr>
          <w:b/>
          <w:bCs/>
          <w:lang w:val="en-US"/>
        </w:rPr>
        <w:t>If we change the TAC value from 68 to 77, we do not know for certain how that will affect the red and blue bars on the left, because they only give information about the current profile's feature values.</w:t>
      </w:r>
    </w:p>
    <w:p w14:paraId="546C83B0" w14:textId="6DBE7902" w:rsidR="00F74E4D" w:rsidRDefault="00F74E4D" w:rsidP="00AA7DFA">
      <w:pPr>
        <w:jc w:val="both"/>
        <w:rPr>
          <w:lang w:val="en-US"/>
        </w:rPr>
      </w:pPr>
      <w:r>
        <w:rPr>
          <w:lang w:val="en-US"/>
        </w:rPr>
        <w:lastRenderedPageBreak/>
        <w:t xml:space="preserve">One participant answered both of these questions wrong, </w:t>
      </w:r>
      <w:r w:rsidR="00F33DC8">
        <w:rPr>
          <w:lang w:val="en-US"/>
        </w:rPr>
        <w:t xml:space="preserve">which means that they did not watch the video and/or read the summary well. We therefore had to remove </w:t>
      </w:r>
      <w:r>
        <w:rPr>
          <w:lang w:val="en-US"/>
        </w:rPr>
        <w:t>their answer from the responses</w:t>
      </w:r>
      <w:r w:rsidR="00F33DC8">
        <w:rPr>
          <w:lang w:val="en-US"/>
        </w:rPr>
        <w:t>. From the open-ended questions in the next section, we could also derive that this participant did not read all the text in the survey; they filled in that they would need to see the profile before they could make any decisions, yet on every page there were instructions on how to look up the profile if they felt inclined to do so.</w:t>
      </w:r>
    </w:p>
    <w:p w14:paraId="3F3522FC" w14:textId="6FCF2752" w:rsidR="00F33DC8" w:rsidRDefault="00F33DC8" w:rsidP="00AA7DFA">
      <w:pPr>
        <w:pStyle w:val="Kop2"/>
        <w:jc w:val="both"/>
        <w:rPr>
          <w:lang w:val="en-US"/>
        </w:rPr>
      </w:pPr>
      <w:r>
        <w:rPr>
          <w:lang w:val="en-US"/>
        </w:rPr>
        <w:t>5.4 Regulate trust</w:t>
      </w:r>
    </w:p>
    <w:p w14:paraId="6419DA69" w14:textId="3AAD0135" w:rsidR="00067F4C" w:rsidRPr="00564341" w:rsidRDefault="00067F4C" w:rsidP="00AA7DFA">
      <w:pPr>
        <w:jc w:val="both"/>
        <w:rPr>
          <w:noProof/>
          <w:lang w:val="en-US"/>
        </w:rPr>
      </w:pPr>
      <w:r>
        <w:rPr>
          <w:lang w:val="en-US"/>
        </w:rPr>
        <w:t xml:space="preserve">At the end of the introduction, we presented the users with the overview in </w:t>
      </w:r>
      <w:r>
        <w:rPr>
          <w:lang w:val="en-US"/>
        </w:rPr>
        <w:fldChar w:fldCharType="begin"/>
      </w:r>
      <w:r>
        <w:rPr>
          <w:lang w:val="en-US"/>
        </w:rPr>
        <w:instrText xml:space="preserve"> REF _Ref72937561 \h </w:instrText>
      </w:r>
      <w:r w:rsidR="00AA7DFA">
        <w:rPr>
          <w:lang w:val="en-US"/>
        </w:rPr>
        <w:instrText xml:space="preserve"> \* MERGEFORMAT </w:instrText>
      </w:r>
      <w:r>
        <w:rPr>
          <w:lang w:val="en-US"/>
        </w:rPr>
      </w:r>
      <w:r>
        <w:rPr>
          <w:lang w:val="en-US"/>
        </w:rPr>
        <w:fldChar w:fldCharType="separate"/>
      </w:r>
      <w:r w:rsidRPr="00067F4C">
        <w:rPr>
          <w:lang w:val="en-US"/>
        </w:rPr>
        <w:t xml:space="preserve">Figure </w:t>
      </w:r>
      <w:r w:rsidRPr="00067F4C">
        <w:rPr>
          <w:noProof/>
          <w:lang w:val="en-US"/>
        </w:rPr>
        <w:t>18</w:t>
      </w:r>
      <w:r>
        <w:rPr>
          <w:lang w:val="en-US"/>
        </w:rPr>
        <w:fldChar w:fldCharType="end"/>
      </w:r>
      <w:r>
        <w:rPr>
          <w:lang w:val="en-US"/>
        </w:rPr>
        <w:t xml:space="preserve"> to help them understand this section of the survey. The schematic shows that two profiles will be presented. These two profiles correspond to the two use-cases we described before; </w:t>
      </w:r>
      <w:r w:rsidR="00564341">
        <w:rPr>
          <w:lang w:val="en-US"/>
        </w:rPr>
        <w:t xml:space="preserve">one profile was </w:t>
      </w:r>
      <w:r w:rsidR="00564341" w:rsidRPr="007C7ADB">
        <w:rPr>
          <w:lang w:val="en-US"/>
        </w:rPr>
        <w:t xml:space="preserve">fairly </w:t>
      </w:r>
      <w:r w:rsidR="00564341">
        <w:rPr>
          <w:lang w:val="en-US"/>
        </w:rPr>
        <w:t>simple</w:t>
      </w:r>
      <w:r w:rsidR="00564341" w:rsidRPr="007C7ADB">
        <w:rPr>
          <w:lang w:val="en-US"/>
        </w:rPr>
        <w:t xml:space="preserve"> for the model</w:t>
      </w:r>
      <w:r w:rsidR="00564341">
        <w:rPr>
          <w:lang w:val="en-US"/>
        </w:rPr>
        <w:t xml:space="preserve"> to predict and thus the explanation could show this to the user. On the other hand, the second profile was difficult to the model and even led to an incorrect prediction. Per profile, the prediction from the model is presented. This prediction serves as the baseline; there is no explanation. Then, two explanations are presented. For both of these profiles, we will show our compound visualization and another state-of-the-art explanation that is fit for each use case. For profile 1, we compare against a SHAP force plot, while for </w:t>
      </w:r>
      <w:r w:rsidR="003C17C4">
        <w:rPr>
          <w:lang w:val="en-US"/>
        </w:rPr>
        <w:t>profile</w:t>
      </w:r>
      <w:r w:rsidR="00564341">
        <w:rPr>
          <w:lang w:val="en-US"/>
        </w:rPr>
        <w:t xml:space="preserve"> 2 a c</w:t>
      </w:r>
      <w:r w:rsidR="00564341" w:rsidRPr="007C7ADB">
        <w:rPr>
          <w:lang w:val="en-US"/>
        </w:rPr>
        <w:t xml:space="preserve">ounterfactual table was used for comparison. </w:t>
      </w:r>
      <w:r w:rsidR="00564341">
        <w:rPr>
          <w:lang w:val="en-US"/>
        </w:rPr>
        <w:t>Initially, we had planned to compare our visualization against both the SHAP plot and the counterfactual table</w:t>
      </w:r>
      <w:r w:rsidR="003C17C4">
        <w:rPr>
          <w:lang w:val="en-US"/>
        </w:rPr>
        <w:t xml:space="preserve"> for each profile</w:t>
      </w:r>
      <w:r w:rsidR="00564341">
        <w:rPr>
          <w:lang w:val="en-US"/>
        </w:rPr>
        <w:t>, but the survey became too long. As SHAP is originally designed to understand “</w:t>
      </w:r>
      <w:r w:rsidR="00564341" w:rsidRPr="00564341">
        <w:rPr>
          <w:lang w:val="en-US"/>
        </w:rPr>
        <w:t>why a model makes a certain prediction</w:t>
      </w:r>
      <w:r w:rsidR="00564341">
        <w:rPr>
          <w:lang w:val="en-US"/>
        </w:rPr>
        <w:t xml:space="preserve">” </w:t>
      </w:r>
      <w:r w:rsidR="00564341">
        <w:rPr>
          <w:lang w:val="en-US"/>
        </w:rPr>
        <w:fldChar w:fldCharType="begin"/>
      </w:r>
      <w:r w:rsidR="00564341">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564341">
        <w:rPr>
          <w:lang w:val="en-US"/>
        </w:rPr>
        <w:fldChar w:fldCharType="separate"/>
      </w:r>
      <w:r w:rsidR="00564341">
        <w:rPr>
          <w:noProof/>
          <w:lang w:val="en-US"/>
        </w:rPr>
        <w:t>[21]</w:t>
      </w:r>
      <w:r w:rsidR="00564341">
        <w:rPr>
          <w:lang w:val="en-US"/>
        </w:rPr>
        <w:fldChar w:fldCharType="end"/>
      </w:r>
      <w:r w:rsidR="00564341">
        <w:rPr>
          <w:lang w:val="en-US"/>
        </w:rPr>
        <w:t xml:space="preserve">, we deemed it fit for the goal of increasing trust. In contrast, counterfactuals show </w:t>
      </w:r>
      <w:r w:rsidR="00757F57">
        <w:rPr>
          <w:lang w:val="en-US"/>
        </w:rPr>
        <w:t>how a different prediction can be reached. If little change is required for that change to occur, this can decrease trust in the original prediction.</w:t>
      </w:r>
    </w:p>
    <w:p w14:paraId="20C4092C" w14:textId="1EDB74BB" w:rsidR="00067F4C" w:rsidRDefault="00067F4C" w:rsidP="00AA7DFA">
      <w:pPr>
        <w:keepNext/>
        <w:jc w:val="both"/>
      </w:pPr>
      <w:r>
        <w:rPr>
          <w:noProof/>
          <w:lang w:val="en-US"/>
        </w:rPr>
        <w:drawing>
          <wp:inline distT="0" distB="0" distL="0" distR="0" wp14:anchorId="24C4E8C5" wp14:editId="6ED32F3B">
            <wp:extent cx="4002765" cy="1310640"/>
            <wp:effectExtent l="0" t="0" r="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18123" r="22090"/>
                    <a:stretch/>
                  </pic:blipFill>
                  <pic:spPr bwMode="auto">
                    <a:xfrm>
                      <a:off x="0" y="0"/>
                      <a:ext cx="4012944" cy="1313973"/>
                    </a:xfrm>
                    <a:prstGeom prst="rect">
                      <a:avLst/>
                    </a:prstGeom>
                    <a:noFill/>
                    <a:ln>
                      <a:noFill/>
                    </a:ln>
                    <a:extLst>
                      <a:ext uri="{53640926-AAD7-44D8-BBD7-CCE9431645EC}">
                        <a14:shadowObscured xmlns:a14="http://schemas.microsoft.com/office/drawing/2010/main"/>
                      </a:ext>
                    </a:extLst>
                  </pic:spPr>
                </pic:pic>
              </a:graphicData>
            </a:graphic>
          </wp:inline>
        </w:drawing>
      </w:r>
    </w:p>
    <w:p w14:paraId="3153C8C8" w14:textId="1C580A8E" w:rsidR="00600F97" w:rsidRPr="003C17C4" w:rsidRDefault="00067F4C" w:rsidP="003C17C4">
      <w:pPr>
        <w:pStyle w:val="Bijschrift"/>
        <w:jc w:val="both"/>
        <w:rPr>
          <w:lang w:val="en-US"/>
        </w:rPr>
      </w:pPr>
      <w:bookmarkStart w:id="189" w:name="_Ref72937561"/>
      <w:r w:rsidRPr="00067F4C">
        <w:rPr>
          <w:lang w:val="en-US"/>
        </w:rPr>
        <w:t xml:space="preserve">Figure </w:t>
      </w:r>
      <w:r>
        <w:fldChar w:fldCharType="begin"/>
      </w:r>
      <w:r w:rsidRPr="00067F4C">
        <w:rPr>
          <w:lang w:val="en-US"/>
        </w:rPr>
        <w:instrText xml:space="preserve"> SEQ Figure \* ARABIC </w:instrText>
      </w:r>
      <w:r>
        <w:fldChar w:fldCharType="separate"/>
      </w:r>
      <w:r w:rsidR="00A15B7F">
        <w:rPr>
          <w:noProof/>
          <w:lang w:val="en-US"/>
        </w:rPr>
        <w:t>18</w:t>
      </w:r>
      <w:r>
        <w:fldChar w:fldCharType="end"/>
      </w:r>
      <w:bookmarkEnd w:id="189"/>
      <w:r w:rsidRPr="00067F4C">
        <w:rPr>
          <w:lang w:val="en-US"/>
        </w:rPr>
        <w:t>: Overview of the survey.</w:t>
      </w:r>
      <w:bookmarkStart w:id="190" w:name="_Toc72848663"/>
    </w:p>
    <w:p w14:paraId="2CB5B9C9" w14:textId="5F59EA5C" w:rsidR="00C26D01" w:rsidRPr="007C7ADB" w:rsidRDefault="00616BF4" w:rsidP="00AA7DFA">
      <w:pPr>
        <w:pStyle w:val="Kop3"/>
        <w:jc w:val="both"/>
        <w:rPr>
          <w:lang w:val="en-US"/>
        </w:rPr>
      </w:pPr>
      <w:r>
        <w:rPr>
          <w:lang w:val="en-US"/>
        </w:rPr>
        <w:t xml:space="preserve">5.4.1 </w:t>
      </w:r>
      <w:r w:rsidR="00AA7DFA">
        <w:rPr>
          <w:lang w:val="en-US"/>
        </w:rPr>
        <w:t>Questions: increase</w:t>
      </w:r>
      <w:r>
        <w:rPr>
          <w:lang w:val="en-US"/>
        </w:rPr>
        <w:t xml:space="preserve"> trust </w:t>
      </w:r>
      <w:bookmarkEnd w:id="190"/>
    </w:p>
    <w:p w14:paraId="17AD35D7" w14:textId="5F6D7165" w:rsidR="00C26D01" w:rsidRDefault="00616BF4" w:rsidP="00AA7DFA">
      <w:pPr>
        <w:jc w:val="both"/>
        <w:rPr>
          <w:lang w:val="en-US"/>
        </w:rPr>
      </w:pPr>
      <w:r>
        <w:rPr>
          <w:lang w:val="en-US"/>
        </w:rPr>
        <w:t>The first use-case that we put to the test</w:t>
      </w:r>
      <w:r w:rsidR="00757F57">
        <w:rPr>
          <w:lang w:val="en-US"/>
        </w:rPr>
        <w:t xml:space="preserve"> was to see if our visualization can increase trust in the prediction when the model seems fairly certain. For this aim, we chose to show p</w:t>
      </w:r>
      <w:r w:rsidRPr="007C7ADB">
        <w:rPr>
          <w:lang w:val="en-US"/>
        </w:rPr>
        <w:t>rofile 1_6</w:t>
      </w:r>
      <w:proofErr w:type="gramStart"/>
      <w:r w:rsidRPr="007C7ADB">
        <w:rPr>
          <w:lang w:val="en-US"/>
        </w:rPr>
        <w:t>B.Trace</w:t>
      </w:r>
      <w:proofErr w:type="gramEnd"/>
      <w:r w:rsidRPr="007C7ADB">
        <w:rPr>
          <w:lang w:val="en-US"/>
        </w:rPr>
        <w:t>#01</w:t>
      </w:r>
      <w:r w:rsidR="00757F57">
        <w:rPr>
          <w:lang w:val="en-US"/>
        </w:rPr>
        <w:t xml:space="preserve">. </w:t>
      </w:r>
      <w:r w:rsidR="00C26D01" w:rsidRPr="007C7ADB">
        <w:rPr>
          <w:lang w:val="en-US"/>
        </w:rPr>
        <w:t xml:space="preserve">This profile was chosen because </w:t>
      </w:r>
      <w:r w:rsidR="00786E65" w:rsidRPr="007C7ADB">
        <w:rPr>
          <w:lang w:val="en-US"/>
        </w:rPr>
        <w:t>it was difficult in an old</w:t>
      </w:r>
      <w:r w:rsidR="00757F57">
        <w:rPr>
          <w:lang w:val="en-US"/>
        </w:rPr>
        <w:t xml:space="preserve"> NOC interpretation</w:t>
      </w:r>
      <w:r w:rsidR="00786E65" w:rsidRPr="007C7ADB">
        <w:rPr>
          <w:lang w:val="en-US"/>
        </w:rPr>
        <w:t xml:space="preserve"> training</w:t>
      </w:r>
      <w:r w:rsidR="00757F57">
        <w:rPr>
          <w:lang w:val="en-US"/>
        </w:rPr>
        <w:t xml:space="preserve"> by the NFI</w:t>
      </w:r>
      <w:r w:rsidR="00786E65" w:rsidRPr="007C7ADB">
        <w:rPr>
          <w:lang w:val="en-US"/>
        </w:rPr>
        <w:t xml:space="preserve">; DNA-experts would define this profile as 2/3, 3, 3/4, 4, 4/5. It has </w:t>
      </w:r>
      <w:r w:rsidR="00DB4A97" w:rsidRPr="007C7ADB">
        <w:rPr>
          <w:lang w:val="en-US"/>
        </w:rPr>
        <w:t>a lot of missing alleles, which is why it proved difficult.</w:t>
      </w:r>
      <w:r w:rsidR="00905491">
        <w:rPr>
          <w:lang w:val="en-US"/>
        </w:rPr>
        <w:t xml:space="preserve"> However, the model correctly identifies it as a 3-person mixture.</w:t>
      </w:r>
    </w:p>
    <w:p w14:paraId="74848904" w14:textId="31DA0452" w:rsidR="00FD6052" w:rsidRPr="007C7ADB" w:rsidRDefault="00FD6052" w:rsidP="00AA7DFA">
      <w:pPr>
        <w:jc w:val="both"/>
        <w:rPr>
          <w:lang w:val="en-US"/>
        </w:rPr>
      </w:pPr>
      <w:r>
        <w:rPr>
          <w:lang w:val="en-US"/>
        </w:rPr>
        <w:t>The following questions were asked:</w:t>
      </w:r>
    </w:p>
    <w:p w14:paraId="4DEA8163" w14:textId="6115D3FC" w:rsidR="00757F57" w:rsidRPr="00600F97"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after seeing a prediction of 3 (3.22).</w:t>
      </w:r>
    </w:p>
    <w:p w14:paraId="711B3508" w14:textId="34E55C7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4FE81820" w14:textId="2ECE612F" w:rsidR="002062D2"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this explanation (SHAP). Do you consider the same, or less options than in question 1?</w:t>
      </w:r>
    </w:p>
    <w:p w14:paraId="3461EC97" w14:textId="77777777" w:rsidR="00600F97" w:rsidRDefault="00600F97" w:rsidP="00AA7DFA">
      <w:pPr>
        <w:keepNext/>
        <w:jc w:val="both"/>
      </w:pPr>
      <w:r>
        <w:rPr>
          <w:noProof/>
          <w:sz w:val="18"/>
          <w:szCs w:val="18"/>
          <w:lang w:val="en-US"/>
        </w:rPr>
        <w:drawing>
          <wp:inline distT="0" distB="0" distL="0" distR="0" wp14:anchorId="7FC21CD6" wp14:editId="79643FE1">
            <wp:extent cx="5749925" cy="533400"/>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33400"/>
                    </a:xfrm>
                    <a:prstGeom prst="rect">
                      <a:avLst/>
                    </a:prstGeom>
                    <a:noFill/>
                    <a:ln>
                      <a:noFill/>
                    </a:ln>
                  </pic:spPr>
                </pic:pic>
              </a:graphicData>
            </a:graphic>
          </wp:inline>
        </w:drawing>
      </w:r>
    </w:p>
    <w:p w14:paraId="3E730BF6" w14:textId="0E3FA69D" w:rsidR="00600F97" w:rsidRPr="00600F97" w:rsidRDefault="00600F97" w:rsidP="00AA7DFA">
      <w:pPr>
        <w:pStyle w:val="Bijschrift"/>
        <w:jc w:val="both"/>
        <w:rPr>
          <w:lang w:val="en-US"/>
        </w:rPr>
      </w:pPr>
      <w:r w:rsidRPr="00600F97">
        <w:rPr>
          <w:lang w:val="en-US"/>
        </w:rPr>
        <w:t xml:space="preserve">Figure </w:t>
      </w:r>
      <w:r>
        <w:fldChar w:fldCharType="begin"/>
      </w:r>
      <w:r w:rsidRPr="00600F97">
        <w:rPr>
          <w:lang w:val="en-US"/>
        </w:rPr>
        <w:instrText xml:space="preserve"> SEQ Figure \* ARABIC </w:instrText>
      </w:r>
      <w:r>
        <w:fldChar w:fldCharType="separate"/>
      </w:r>
      <w:r w:rsidR="00A15B7F">
        <w:rPr>
          <w:noProof/>
          <w:lang w:val="en-US"/>
        </w:rPr>
        <w:t>19</w:t>
      </w:r>
      <w:r>
        <w:fldChar w:fldCharType="end"/>
      </w:r>
      <w:r w:rsidRPr="00600F97">
        <w:rPr>
          <w:lang w:val="en-US"/>
        </w:rPr>
        <w:t>: SHAP explanation for profile 1_6</w:t>
      </w:r>
      <w:proofErr w:type="gramStart"/>
      <w:r w:rsidRPr="00600F97">
        <w:rPr>
          <w:lang w:val="en-US"/>
        </w:rPr>
        <w:t>B.</w:t>
      </w:r>
      <w:r>
        <w:rPr>
          <w:lang w:val="en-US"/>
        </w:rPr>
        <w:t>Trace</w:t>
      </w:r>
      <w:proofErr w:type="gramEnd"/>
      <w:r>
        <w:rPr>
          <w:lang w:val="en-US"/>
        </w:rPr>
        <w:t>#01 used in the final survey for question 3.</w:t>
      </w:r>
    </w:p>
    <w:p w14:paraId="29C306D3" w14:textId="17FFEB0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lastRenderedPageBreak/>
        <w:t>Do you think the prediction of 3 (3.22) is correct?</w:t>
      </w:r>
    </w:p>
    <w:p w14:paraId="34F55C01" w14:textId="76C0FCAE"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Can you explain why you have answered questions 3 and 4 differently (or not) than questions 1 and 2 after looking at the SHAP explanation, in comparison to only seeing the prediction of 3 (3.22)?</w:t>
      </w:r>
    </w:p>
    <w:p w14:paraId="3C3F1E94" w14:textId="3A7E62A1" w:rsidR="00EC52D6"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the explanation (Compound explanation). Do you consider the same, or less options than in question 1? Note: we are comparing with predictions of 2 and 4 donors. Normally, you would be able to choose which comparison you would like to make.</w:t>
      </w:r>
    </w:p>
    <w:p w14:paraId="21D814D8" w14:textId="77777777" w:rsidR="00600F97" w:rsidRDefault="00600F97" w:rsidP="00AA7DFA">
      <w:pPr>
        <w:keepNext/>
        <w:jc w:val="both"/>
      </w:pPr>
      <w:r>
        <w:rPr>
          <w:i/>
          <w:iCs/>
          <w:noProof/>
          <w:sz w:val="18"/>
          <w:szCs w:val="18"/>
          <w:lang w:val="en-US"/>
        </w:rPr>
        <w:drawing>
          <wp:inline distT="0" distB="0" distL="0" distR="0" wp14:anchorId="5AFE5A50" wp14:editId="4A865445">
            <wp:extent cx="5756275" cy="27501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486CC90A" w14:textId="56A4FBB0" w:rsidR="00600F97" w:rsidRPr="00DF7712" w:rsidRDefault="00600F97" w:rsidP="00AA7DFA">
      <w:pPr>
        <w:pStyle w:val="Bijschrift"/>
        <w:jc w:val="both"/>
        <w:rPr>
          <w:lang w:val="en-US"/>
        </w:rPr>
      </w:pPr>
      <w:r w:rsidRPr="00DF7712">
        <w:rPr>
          <w:lang w:val="en-US"/>
        </w:rPr>
        <w:t xml:space="preserve">Figure </w:t>
      </w:r>
      <w:r>
        <w:fldChar w:fldCharType="begin"/>
      </w:r>
      <w:r w:rsidRPr="00DF7712">
        <w:rPr>
          <w:lang w:val="en-US"/>
        </w:rPr>
        <w:instrText xml:space="preserve"> SEQ Figure \* ARABIC </w:instrText>
      </w:r>
      <w:r>
        <w:fldChar w:fldCharType="separate"/>
      </w:r>
      <w:r w:rsidR="00A15B7F">
        <w:rPr>
          <w:noProof/>
          <w:lang w:val="en-US"/>
        </w:rPr>
        <w:t>20</w:t>
      </w:r>
      <w:r>
        <w:fldChar w:fldCharType="end"/>
      </w:r>
      <w:r w:rsidRPr="00DF7712">
        <w:rPr>
          <w:lang w:val="en-US"/>
        </w:rPr>
        <w:t>: Our visualization for profile 1_6</w:t>
      </w:r>
      <w:proofErr w:type="gramStart"/>
      <w:r w:rsidRPr="00DF7712">
        <w:rPr>
          <w:lang w:val="en-US"/>
        </w:rPr>
        <w:t>B.Trace</w:t>
      </w:r>
      <w:proofErr w:type="gramEnd"/>
      <w:r w:rsidRPr="00DF7712">
        <w:rPr>
          <w:lang w:val="en-US"/>
        </w:rPr>
        <w:t>#01, comparing to a NOC of 2, used in the final survey for question 6.</w:t>
      </w:r>
    </w:p>
    <w:p w14:paraId="43910D53" w14:textId="77777777" w:rsidR="00600F97" w:rsidRDefault="00600F97" w:rsidP="00AA7DFA">
      <w:pPr>
        <w:keepNext/>
        <w:jc w:val="both"/>
      </w:pPr>
      <w:r>
        <w:rPr>
          <w:noProof/>
          <w:lang w:val="en-US"/>
        </w:rPr>
        <w:drawing>
          <wp:inline distT="0" distB="0" distL="0" distR="0" wp14:anchorId="187E697F" wp14:editId="05AB6E66">
            <wp:extent cx="5756275" cy="275018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248F8AA9" w14:textId="0625F83A" w:rsidR="00600F97" w:rsidRPr="00600F97" w:rsidRDefault="00600F97" w:rsidP="00AA7DFA">
      <w:pPr>
        <w:pStyle w:val="Bijschrift"/>
        <w:jc w:val="both"/>
        <w:rPr>
          <w:lang w:val="en-US"/>
        </w:rPr>
      </w:pPr>
      <w:r w:rsidRPr="00DF7712">
        <w:rPr>
          <w:lang w:val="en-US"/>
        </w:rPr>
        <w:t xml:space="preserve">Figure </w:t>
      </w:r>
      <w:r>
        <w:fldChar w:fldCharType="begin"/>
      </w:r>
      <w:r w:rsidRPr="00DF7712">
        <w:rPr>
          <w:lang w:val="en-US"/>
        </w:rPr>
        <w:instrText xml:space="preserve"> SEQ Figure \* ARABIC </w:instrText>
      </w:r>
      <w:r>
        <w:fldChar w:fldCharType="separate"/>
      </w:r>
      <w:r w:rsidR="00A15B7F">
        <w:rPr>
          <w:noProof/>
          <w:lang w:val="en-US"/>
        </w:rPr>
        <w:t>21</w:t>
      </w:r>
      <w:r>
        <w:fldChar w:fldCharType="end"/>
      </w:r>
      <w:r w:rsidRPr="00DF7712">
        <w:rPr>
          <w:lang w:val="en-US"/>
        </w:rPr>
        <w:t>: Our visualization for profile 1_6</w:t>
      </w:r>
      <w:proofErr w:type="gramStart"/>
      <w:r w:rsidRPr="00DF7712">
        <w:rPr>
          <w:lang w:val="en-US"/>
        </w:rPr>
        <w:t>B.Trace</w:t>
      </w:r>
      <w:proofErr w:type="gramEnd"/>
      <w:r w:rsidRPr="00DF7712">
        <w:rPr>
          <w:lang w:val="en-US"/>
        </w:rPr>
        <w:t>#01, comparing to a NOC of 4, used in the final survey for question 6.</w:t>
      </w:r>
    </w:p>
    <w:p w14:paraId="09E9E6FC" w14:textId="5C84DD32" w:rsidR="00EC52D6" w:rsidRPr="00600F97" w:rsidRDefault="00EC52D6"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18490FC5" w14:textId="4E544864" w:rsidR="00DB4A97" w:rsidRPr="00600F97" w:rsidRDefault="00EC52D6" w:rsidP="00AA7DFA">
      <w:pPr>
        <w:pStyle w:val="Lijstalinea"/>
        <w:numPr>
          <w:ilvl w:val="0"/>
          <w:numId w:val="23"/>
        </w:numPr>
        <w:jc w:val="both"/>
        <w:rPr>
          <w:i/>
          <w:iCs/>
          <w:sz w:val="18"/>
          <w:szCs w:val="18"/>
          <w:lang w:val="en-US"/>
        </w:rPr>
      </w:pPr>
      <w:r w:rsidRPr="00600F97">
        <w:rPr>
          <w:i/>
          <w:iCs/>
          <w:sz w:val="18"/>
          <w:szCs w:val="18"/>
          <w:lang w:val="en-US"/>
        </w:rPr>
        <w:t xml:space="preserve">Can you explain why you have answered questions </w:t>
      </w:r>
      <w:r w:rsidR="00600F97" w:rsidRPr="00600F97">
        <w:rPr>
          <w:i/>
          <w:iCs/>
          <w:sz w:val="18"/>
          <w:szCs w:val="18"/>
          <w:lang w:val="en-US"/>
        </w:rPr>
        <w:t>6</w:t>
      </w:r>
      <w:r w:rsidRPr="00600F97">
        <w:rPr>
          <w:i/>
          <w:iCs/>
          <w:sz w:val="18"/>
          <w:szCs w:val="18"/>
          <w:lang w:val="en-US"/>
        </w:rPr>
        <w:t xml:space="preserve"> and </w:t>
      </w:r>
      <w:r w:rsidR="00600F97" w:rsidRPr="00600F97">
        <w:rPr>
          <w:i/>
          <w:iCs/>
          <w:sz w:val="18"/>
          <w:szCs w:val="18"/>
          <w:lang w:val="en-US"/>
        </w:rPr>
        <w:t>7</w:t>
      </w:r>
      <w:r w:rsidRPr="00600F97">
        <w:rPr>
          <w:i/>
          <w:iCs/>
          <w:sz w:val="18"/>
          <w:szCs w:val="18"/>
          <w:lang w:val="en-US"/>
        </w:rPr>
        <w:t xml:space="preserve"> differently (or not) than questions 1 and 2 after looking at the Compound explanation, in comparison to only seeing the prediction of 3 (3.22)?</w:t>
      </w:r>
    </w:p>
    <w:p w14:paraId="335BC223" w14:textId="3A27AF1B" w:rsidR="00AA7DFA" w:rsidRPr="00AA7DFA" w:rsidRDefault="00AA7DFA" w:rsidP="00AA7DFA">
      <w:pPr>
        <w:pStyle w:val="Kop3"/>
        <w:jc w:val="both"/>
        <w:rPr>
          <w:lang w:val="en-US"/>
        </w:rPr>
      </w:pPr>
      <w:r>
        <w:rPr>
          <w:lang w:val="en-US"/>
        </w:rPr>
        <w:t>5.4.2 Answers</w:t>
      </w:r>
      <w:r w:rsidR="00B46886">
        <w:rPr>
          <w:lang w:val="en-US"/>
        </w:rPr>
        <w:t>:</w:t>
      </w:r>
      <w:r>
        <w:rPr>
          <w:lang w:val="en-US"/>
        </w:rPr>
        <w:t xml:space="preserve"> increase trust </w:t>
      </w:r>
    </w:p>
    <w:p w14:paraId="3E395C66" w14:textId="246471CF" w:rsidR="003C17C4" w:rsidRPr="003C17C4" w:rsidRDefault="003C17C4" w:rsidP="00AA7DFA">
      <w:pPr>
        <w:jc w:val="both"/>
        <w:rPr>
          <w:lang w:val="en-US"/>
        </w:rPr>
      </w:pPr>
      <w:r>
        <w:rPr>
          <w:lang w:val="en-US"/>
        </w:rPr>
        <w:t xml:space="preserve">We want to see if our visualization can take away some doubt about the prediction. We compare this with the SHAP explanation. </w:t>
      </w:r>
      <w:r w:rsidR="00B67D9E">
        <w:rPr>
          <w:lang w:val="en-US"/>
        </w:rPr>
        <w:t xml:space="preserve">Increased </w:t>
      </w:r>
      <w:r>
        <w:rPr>
          <w:lang w:val="en-US"/>
        </w:rPr>
        <w:t>trust means that less options for the NOC are considered</w:t>
      </w:r>
      <w:r w:rsidR="00B67D9E">
        <w:rPr>
          <w:lang w:val="en-US"/>
        </w:rPr>
        <w:t>, and that users think the prediction is correct.</w:t>
      </w:r>
    </w:p>
    <w:p w14:paraId="3FDF9055" w14:textId="28348A58" w:rsidR="00A12C76" w:rsidRDefault="00FD6052" w:rsidP="00AA7DFA">
      <w:pPr>
        <w:jc w:val="both"/>
        <w:rPr>
          <w:lang w:val="en-US"/>
        </w:rPr>
      </w:pPr>
      <w:r>
        <w:rPr>
          <w:lang w:val="en-US"/>
        </w:rPr>
        <w:lastRenderedPageBreak/>
        <w:t xml:space="preserve">The </w:t>
      </w:r>
      <w:r w:rsidR="00446C54">
        <w:rPr>
          <w:lang w:val="en-US"/>
        </w:rPr>
        <w:t xml:space="preserve">answers to questions 1, 3, and </w:t>
      </w:r>
      <w:r w:rsidR="00600F97">
        <w:rPr>
          <w:lang w:val="en-US"/>
        </w:rPr>
        <w:t>6</w:t>
      </w:r>
      <w:r w:rsidR="00446C54">
        <w:rPr>
          <w:lang w:val="en-US"/>
        </w:rPr>
        <w:t xml:space="preserve"> are summarized in</w:t>
      </w:r>
      <w:r w:rsidR="00A12C76">
        <w:rPr>
          <w:lang w:val="en-US"/>
        </w:rPr>
        <w:t xml:space="preserve"> </w:t>
      </w:r>
      <w:r w:rsidR="00A12C76">
        <w:rPr>
          <w:lang w:val="en-US"/>
        </w:rPr>
        <w:fldChar w:fldCharType="begin"/>
      </w:r>
      <w:r w:rsidR="00A12C76">
        <w:rPr>
          <w:lang w:val="en-US"/>
        </w:rPr>
        <w:instrText xml:space="preserve"> REF _Ref72946349 \h </w:instrText>
      </w:r>
      <w:r w:rsidR="00AA7DFA">
        <w:rPr>
          <w:lang w:val="en-US"/>
        </w:rPr>
        <w:instrText xml:space="preserve"> \* MERGEFORMAT </w:instrText>
      </w:r>
      <w:r w:rsidR="00A12C76">
        <w:rPr>
          <w:lang w:val="en-US"/>
        </w:rPr>
      </w:r>
      <w:r w:rsidR="00A12C76">
        <w:rPr>
          <w:lang w:val="en-US"/>
        </w:rPr>
        <w:fldChar w:fldCharType="separate"/>
      </w:r>
      <w:r w:rsidR="00A12C76" w:rsidRPr="00446C54">
        <w:rPr>
          <w:lang w:val="en-US"/>
        </w:rPr>
        <w:t xml:space="preserve">Figure </w:t>
      </w:r>
      <w:r w:rsidR="00A12C76">
        <w:rPr>
          <w:noProof/>
          <w:lang w:val="en-US"/>
        </w:rPr>
        <w:t>22</w:t>
      </w:r>
      <w:r w:rsidR="00A12C76">
        <w:rPr>
          <w:lang w:val="en-US"/>
        </w:rPr>
        <w:fldChar w:fldCharType="end"/>
      </w:r>
      <w:r w:rsidR="00446C54">
        <w:rPr>
          <w:lang w:val="en-US"/>
        </w:rPr>
        <w:t>.</w:t>
      </w:r>
      <w:r w:rsidR="00A12C76">
        <w:rPr>
          <w:lang w:val="en-US"/>
        </w:rPr>
        <w:t xml:space="preserve"> The influence that the SHAP explanation has on which NOC is considered is shown in the top graph. We can see that most people switched from considering 2, 3 and 4 contributors, to only 3 and 4. The others stayed with the same as what they chose after only seeing the prediction, or even started to consider 2 after previously only considering 3 and 4. There </w:t>
      </w:r>
      <w:r w:rsidR="00B67D9E">
        <w:rPr>
          <w:lang w:val="en-US"/>
        </w:rPr>
        <w:t>is quite a range of different answers.</w:t>
      </w:r>
    </w:p>
    <w:p w14:paraId="3DEB9175" w14:textId="63F39473" w:rsidR="00600F97" w:rsidRDefault="00A12C76" w:rsidP="00AA7DFA">
      <w:pPr>
        <w:jc w:val="both"/>
        <w:rPr>
          <w:lang w:val="en-US"/>
        </w:rPr>
      </w:pPr>
      <w:r>
        <w:rPr>
          <w:lang w:val="en-US"/>
        </w:rPr>
        <w:t>Similarly, the influence of our visualization on which NOC is considered is shown in the bottom graph. Most people switched from considering 2, 3 and 4 contributors, to only 3 and 4. The others stayed with their original consideration</w:t>
      </w:r>
      <w:r w:rsidR="00B67D9E">
        <w:rPr>
          <w:lang w:val="en-US"/>
        </w:rPr>
        <w:t xml:space="preserve"> which lies close to the prediction.</w:t>
      </w:r>
    </w:p>
    <w:p w14:paraId="39379FE7" w14:textId="11381D35" w:rsidR="006030B5" w:rsidRDefault="006030B5" w:rsidP="00AA7DFA">
      <w:pPr>
        <w:jc w:val="both"/>
      </w:pPr>
      <w:r>
        <w:rPr>
          <w:noProof/>
          <w:lang w:val="en-US"/>
        </w:rPr>
        <w:drawing>
          <wp:inline distT="0" distB="0" distL="0" distR="0" wp14:anchorId="38FEA93E" wp14:editId="6861DC9F">
            <wp:extent cx="4170219" cy="2905582"/>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155" cy="2914595"/>
                    </a:xfrm>
                    <a:prstGeom prst="rect">
                      <a:avLst/>
                    </a:prstGeom>
                    <a:noFill/>
                    <a:ln>
                      <a:noFill/>
                    </a:ln>
                  </pic:spPr>
                </pic:pic>
              </a:graphicData>
            </a:graphic>
          </wp:inline>
        </w:drawing>
      </w:r>
    </w:p>
    <w:p w14:paraId="232F4D53" w14:textId="2B7E975A" w:rsidR="006030B5" w:rsidRDefault="006030B5" w:rsidP="00AA7DFA">
      <w:pPr>
        <w:pStyle w:val="Bijschrift"/>
        <w:jc w:val="both"/>
        <w:rPr>
          <w:noProof/>
          <w:lang w:val="en-US"/>
        </w:rPr>
      </w:pPr>
      <w:bookmarkStart w:id="191" w:name="_Ref72946349"/>
      <w:r w:rsidRPr="00446C54">
        <w:rPr>
          <w:lang w:val="en-US"/>
        </w:rPr>
        <w:t xml:space="preserve">Figure </w:t>
      </w:r>
      <w:r>
        <w:fldChar w:fldCharType="begin"/>
      </w:r>
      <w:r w:rsidRPr="00446C54">
        <w:rPr>
          <w:lang w:val="en-US"/>
        </w:rPr>
        <w:instrText xml:space="preserve"> SEQ Figure \* ARABIC </w:instrText>
      </w:r>
      <w:r>
        <w:fldChar w:fldCharType="separate"/>
      </w:r>
      <w:r w:rsidR="00A15B7F">
        <w:rPr>
          <w:noProof/>
          <w:lang w:val="en-US"/>
        </w:rPr>
        <w:t>22</w:t>
      </w:r>
      <w:r>
        <w:fldChar w:fldCharType="end"/>
      </w:r>
      <w:bookmarkEnd w:id="191"/>
      <w:r w:rsidRPr="00446C54">
        <w:rPr>
          <w:lang w:val="en-US"/>
        </w:rPr>
        <w:t xml:space="preserve">: Changes in answers from questions 1 to 3 in the top </w:t>
      </w:r>
      <w:r w:rsidR="00446C54" w:rsidRPr="00446C54">
        <w:rPr>
          <w:lang w:val="en-US"/>
        </w:rPr>
        <w:t>graph</w:t>
      </w:r>
      <w:r w:rsidR="000B03D5">
        <w:rPr>
          <w:lang w:val="en-US"/>
        </w:rPr>
        <w:t xml:space="preserve"> (prediction to SHAP)</w:t>
      </w:r>
      <w:r w:rsidRPr="00446C54">
        <w:rPr>
          <w:lang w:val="en-US"/>
        </w:rPr>
        <w:t xml:space="preserve"> and from questions 1 to </w:t>
      </w:r>
      <w:r w:rsidR="00600F97">
        <w:rPr>
          <w:lang w:val="en-US"/>
        </w:rPr>
        <w:t>6</w:t>
      </w:r>
      <w:r w:rsidRPr="00446C54">
        <w:rPr>
          <w:lang w:val="en-US"/>
        </w:rPr>
        <w:t xml:space="preserve"> in the bottom graph</w:t>
      </w:r>
      <w:r w:rsidR="000B03D5">
        <w:rPr>
          <w:lang w:val="en-US"/>
        </w:rPr>
        <w:t xml:space="preserve"> (prediction to visualization)</w:t>
      </w:r>
      <w:r w:rsidR="00446C54" w:rsidRPr="00446C54">
        <w:rPr>
          <w:lang w:val="en-US"/>
        </w:rPr>
        <w:t>.</w:t>
      </w:r>
    </w:p>
    <w:p w14:paraId="15A6A150" w14:textId="0DFD0CF2" w:rsidR="00A12C76" w:rsidRDefault="00337AC7" w:rsidP="00AA7DFA">
      <w:pPr>
        <w:jc w:val="both"/>
        <w:rPr>
          <w:lang w:val="en-US"/>
        </w:rPr>
      </w:pPr>
      <w:r>
        <w:rPr>
          <w:lang w:val="en-US"/>
        </w:rPr>
        <w:t xml:space="preserve">A similar trend can be seen in </w:t>
      </w:r>
      <w:r>
        <w:rPr>
          <w:lang w:val="en-US"/>
        </w:rPr>
        <w:fldChar w:fldCharType="begin"/>
      </w:r>
      <w:r>
        <w:rPr>
          <w:lang w:val="en-US"/>
        </w:rPr>
        <w:instrText xml:space="preserve"> REF _Ref72942151 \h </w:instrText>
      </w:r>
      <w:r w:rsidR="00AA7DFA">
        <w:rPr>
          <w:lang w:val="en-US"/>
        </w:rPr>
        <w:instrText xml:space="preserve"> \* MERGEFORMAT </w:instrText>
      </w:r>
      <w:r>
        <w:rPr>
          <w:lang w:val="en-US"/>
        </w:rPr>
      </w:r>
      <w:r>
        <w:rPr>
          <w:lang w:val="en-US"/>
        </w:rPr>
        <w:fldChar w:fldCharType="separate"/>
      </w:r>
      <w:r w:rsidRPr="00951D3E">
        <w:rPr>
          <w:lang w:val="en-US"/>
        </w:rPr>
        <w:t xml:space="preserve">Figure </w:t>
      </w:r>
      <w:r>
        <w:rPr>
          <w:noProof/>
          <w:lang w:val="en-US"/>
        </w:rPr>
        <w:t>23</w:t>
      </w:r>
      <w:r>
        <w:rPr>
          <w:lang w:val="en-US"/>
        </w:rPr>
        <w:fldChar w:fldCharType="end"/>
      </w:r>
      <w:r>
        <w:rPr>
          <w:lang w:val="en-US"/>
        </w:rPr>
        <w:t xml:space="preserve"> for questions 2, 4 and 7. </w:t>
      </w:r>
      <w:r w:rsidR="00FE63FC">
        <w:rPr>
          <w:lang w:val="en-US"/>
        </w:rPr>
        <w:t xml:space="preserve">In general, more people seem to think the prediction is correct after seeing the SHAP explanation (going from the first to the second pie chart). Our visualization has </w:t>
      </w:r>
      <w:r w:rsidR="0061167A">
        <w:rPr>
          <w:lang w:val="en-US"/>
        </w:rPr>
        <w:t xml:space="preserve">the same </w:t>
      </w:r>
      <w:r w:rsidR="00FE63FC">
        <w:rPr>
          <w:lang w:val="en-US"/>
        </w:rPr>
        <w:t>effect</w:t>
      </w:r>
      <w:r w:rsidR="00AA7DFA">
        <w:rPr>
          <w:lang w:val="en-US"/>
        </w:rPr>
        <w:t xml:space="preserve"> (</w:t>
      </w:r>
      <w:r w:rsidR="0061167A">
        <w:rPr>
          <w:lang w:val="en-US"/>
        </w:rPr>
        <w:t xml:space="preserve">going from the first to </w:t>
      </w:r>
      <w:r w:rsidR="00AA7DFA">
        <w:rPr>
          <w:lang w:val="en-US"/>
        </w:rPr>
        <w:t>the third pie chart)</w:t>
      </w:r>
      <w:r w:rsidR="00FE63FC">
        <w:rPr>
          <w:lang w:val="en-US"/>
        </w:rPr>
        <w:t>.</w:t>
      </w:r>
    </w:p>
    <w:p w14:paraId="3FE64993" w14:textId="77777777" w:rsidR="00F05305" w:rsidRDefault="00F05305" w:rsidP="00AA7DFA">
      <w:pPr>
        <w:jc w:val="both"/>
        <w:rPr>
          <w:lang w:val="en-US"/>
        </w:rPr>
      </w:pPr>
    </w:p>
    <w:p w14:paraId="6499A436" w14:textId="111D7578" w:rsidR="00951D3E" w:rsidRDefault="00951D3E" w:rsidP="00AA7DFA">
      <w:pPr>
        <w:jc w:val="both"/>
      </w:pPr>
      <w:r>
        <w:rPr>
          <w:noProof/>
          <w:lang w:val="en-US"/>
        </w:rPr>
        <w:drawing>
          <wp:inline distT="0" distB="0" distL="0" distR="0" wp14:anchorId="28C6E462" wp14:editId="4231F1FE">
            <wp:extent cx="5624638" cy="12446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l="6186" t="17076"/>
                    <a:stretch/>
                  </pic:blipFill>
                  <pic:spPr bwMode="auto">
                    <a:xfrm>
                      <a:off x="0" y="0"/>
                      <a:ext cx="5626202" cy="1244946"/>
                    </a:xfrm>
                    <a:prstGeom prst="rect">
                      <a:avLst/>
                    </a:prstGeom>
                    <a:noFill/>
                    <a:ln>
                      <a:noFill/>
                    </a:ln>
                    <a:extLst>
                      <a:ext uri="{53640926-AAD7-44D8-BBD7-CCE9431645EC}">
                        <a14:shadowObscured xmlns:a14="http://schemas.microsoft.com/office/drawing/2010/main"/>
                      </a:ext>
                    </a:extLst>
                  </pic:spPr>
                </pic:pic>
              </a:graphicData>
            </a:graphic>
          </wp:inline>
        </w:drawing>
      </w:r>
    </w:p>
    <w:p w14:paraId="24B6DA1B" w14:textId="1C0A2E3A" w:rsidR="00FD6052" w:rsidRDefault="00951D3E" w:rsidP="00AA7DFA">
      <w:pPr>
        <w:pStyle w:val="Bijschrift"/>
        <w:jc w:val="both"/>
        <w:rPr>
          <w:lang w:val="en-US"/>
        </w:rPr>
      </w:pPr>
      <w:bookmarkStart w:id="192" w:name="_Ref72942151"/>
      <w:r w:rsidRPr="00951D3E">
        <w:rPr>
          <w:lang w:val="en-US"/>
        </w:rPr>
        <w:t xml:space="preserve">Figure </w:t>
      </w:r>
      <w:r>
        <w:fldChar w:fldCharType="begin"/>
      </w:r>
      <w:r w:rsidRPr="00951D3E">
        <w:rPr>
          <w:lang w:val="en-US"/>
        </w:rPr>
        <w:instrText xml:space="preserve"> SEQ Figure \* ARABIC </w:instrText>
      </w:r>
      <w:r>
        <w:fldChar w:fldCharType="separate"/>
      </w:r>
      <w:r w:rsidR="00A15B7F">
        <w:rPr>
          <w:noProof/>
          <w:lang w:val="en-US"/>
        </w:rPr>
        <w:t>23</w:t>
      </w:r>
      <w:r>
        <w:fldChar w:fldCharType="end"/>
      </w:r>
      <w:bookmarkEnd w:id="192"/>
      <w:r w:rsidRPr="00951D3E">
        <w:rPr>
          <w:lang w:val="en-US"/>
        </w:rPr>
        <w:t>: Do participants think that the prediction of 3 (3.22) is correct after question 2</w:t>
      </w:r>
      <w:r w:rsidR="00337AC7">
        <w:rPr>
          <w:lang w:val="en-US"/>
        </w:rPr>
        <w:t xml:space="preserve"> (only the prediction)</w:t>
      </w:r>
      <w:r w:rsidRPr="00951D3E">
        <w:rPr>
          <w:lang w:val="en-US"/>
        </w:rPr>
        <w:t>,</w:t>
      </w:r>
      <w:r w:rsidR="00F05305" w:rsidRPr="00F05305">
        <w:rPr>
          <w:lang w:val="en-US"/>
        </w:rPr>
        <w:t xml:space="preserve"> </w:t>
      </w:r>
      <w:r w:rsidR="00F05305" w:rsidRPr="00951D3E">
        <w:rPr>
          <w:lang w:val="en-US"/>
        </w:rPr>
        <w:t>question</w:t>
      </w:r>
      <w:r w:rsidRPr="00951D3E">
        <w:rPr>
          <w:lang w:val="en-US"/>
        </w:rPr>
        <w:t xml:space="preserve"> 4</w:t>
      </w:r>
      <w:r w:rsidR="00337AC7">
        <w:rPr>
          <w:lang w:val="en-US"/>
        </w:rPr>
        <w:t xml:space="preserve"> (SHAP)</w:t>
      </w:r>
      <w:r w:rsidRPr="00951D3E">
        <w:rPr>
          <w:lang w:val="en-US"/>
        </w:rPr>
        <w:t xml:space="preserve"> and</w:t>
      </w:r>
      <w:r w:rsidR="00F05305" w:rsidRPr="00F05305">
        <w:rPr>
          <w:lang w:val="en-US"/>
        </w:rPr>
        <w:t xml:space="preserve"> </w:t>
      </w:r>
      <w:r w:rsidR="00F05305" w:rsidRPr="00951D3E">
        <w:rPr>
          <w:lang w:val="en-US"/>
        </w:rPr>
        <w:t>question</w:t>
      </w:r>
      <w:r w:rsidRPr="00951D3E">
        <w:rPr>
          <w:lang w:val="en-US"/>
        </w:rPr>
        <w:t xml:space="preserve"> </w:t>
      </w:r>
      <w:r w:rsidR="00600F97">
        <w:rPr>
          <w:lang w:val="en-US"/>
        </w:rPr>
        <w:t>7</w:t>
      </w:r>
      <w:r w:rsidR="00337AC7">
        <w:rPr>
          <w:lang w:val="en-US"/>
        </w:rPr>
        <w:t xml:space="preserve"> (compound visualization)</w:t>
      </w:r>
      <w:r w:rsidRPr="00951D3E">
        <w:rPr>
          <w:lang w:val="en-US"/>
        </w:rPr>
        <w:t>.</w:t>
      </w:r>
    </w:p>
    <w:p w14:paraId="0BCBBD4C" w14:textId="77777777" w:rsidR="00F05305" w:rsidRDefault="00F05305" w:rsidP="00AA7DFA">
      <w:pPr>
        <w:jc w:val="both"/>
        <w:rPr>
          <w:lang w:val="en-US"/>
        </w:rPr>
      </w:pPr>
    </w:p>
    <w:p w14:paraId="38FCA3AC" w14:textId="77777777" w:rsidR="00F05305" w:rsidRDefault="00F05305" w:rsidP="00AA7DFA">
      <w:pPr>
        <w:jc w:val="both"/>
        <w:rPr>
          <w:lang w:val="en-US"/>
        </w:rPr>
      </w:pPr>
    </w:p>
    <w:p w14:paraId="101C24CA" w14:textId="77777777" w:rsidR="00F05305" w:rsidRDefault="00F05305" w:rsidP="00AA7DFA">
      <w:pPr>
        <w:jc w:val="both"/>
        <w:rPr>
          <w:lang w:val="en-US"/>
        </w:rPr>
      </w:pPr>
    </w:p>
    <w:p w14:paraId="09F27EC2" w14:textId="77777777" w:rsidR="00F05305" w:rsidRDefault="00F05305" w:rsidP="00AA7DFA">
      <w:pPr>
        <w:jc w:val="both"/>
        <w:rPr>
          <w:lang w:val="en-US"/>
        </w:rPr>
      </w:pPr>
    </w:p>
    <w:p w14:paraId="0593BAFB" w14:textId="6B0D2ADD" w:rsidR="00F05305" w:rsidRDefault="00F05305" w:rsidP="00F05305">
      <w:pPr>
        <w:pStyle w:val="Kop3"/>
        <w:jc w:val="both"/>
        <w:rPr>
          <w:lang w:val="en-US"/>
        </w:rPr>
      </w:pPr>
      <w:r>
        <w:rPr>
          <w:lang w:val="en-US"/>
        </w:rPr>
        <w:lastRenderedPageBreak/>
        <w:t>5.4.</w:t>
      </w:r>
      <w:r w:rsidR="00905491">
        <w:rPr>
          <w:lang w:val="en-US"/>
        </w:rPr>
        <w:t>3</w:t>
      </w:r>
      <w:r>
        <w:rPr>
          <w:lang w:val="en-US"/>
        </w:rPr>
        <w:t xml:space="preserve"> Analysis SHAP</w:t>
      </w:r>
    </w:p>
    <w:p w14:paraId="4DCB11BD" w14:textId="36F58FA0" w:rsidR="0061167A" w:rsidRDefault="0061167A" w:rsidP="00AA7DFA">
      <w:pPr>
        <w:jc w:val="both"/>
        <w:rPr>
          <w:lang w:val="en-US"/>
        </w:rPr>
      </w:pPr>
      <w:r>
        <w:rPr>
          <w:lang w:val="en-US"/>
        </w:rPr>
        <w:t xml:space="preserve">The motivations that the participants gave in question 5 concern why they considered different answers after seeing the SHAP explanation in </w:t>
      </w:r>
      <w:r w:rsidR="00951D3E">
        <w:rPr>
          <w:lang w:val="en-US"/>
        </w:rPr>
        <w:t>comparison to no explanation</w:t>
      </w:r>
      <w:r>
        <w:rPr>
          <w:lang w:val="en-US"/>
        </w:rPr>
        <w:t>.</w:t>
      </w:r>
      <w:r w:rsidR="00951D3E">
        <w:rPr>
          <w:lang w:val="en-US"/>
        </w:rPr>
        <w:t xml:space="preserve"> </w:t>
      </w:r>
    </w:p>
    <w:p w14:paraId="6A4D0EEE" w14:textId="64C73EFE" w:rsidR="0061167A" w:rsidRDefault="00FA3811" w:rsidP="00AA7DFA">
      <w:pPr>
        <w:jc w:val="both"/>
        <w:rPr>
          <w:lang w:val="en-US"/>
        </w:rPr>
      </w:pPr>
      <w:r>
        <w:rPr>
          <w:lang w:val="en-US"/>
        </w:rPr>
        <w:t>There were a few users that expressed to no longer consider 2 contributors because of feature values</w:t>
      </w:r>
      <w:r w:rsidR="00F05305">
        <w:rPr>
          <w:lang w:val="en-US"/>
        </w:rPr>
        <w:t xml:space="preserve">. One noted the </w:t>
      </w:r>
      <w:r>
        <w:rPr>
          <w:lang w:val="en-US"/>
        </w:rPr>
        <w:t xml:space="preserve">MAC and TAC in combination with the </w:t>
      </w:r>
      <w:r w:rsidR="00463BB7">
        <w:rPr>
          <w:lang w:val="en-US"/>
        </w:rPr>
        <w:t>high</w:t>
      </w:r>
      <w:r>
        <w:rPr>
          <w:lang w:val="en-US"/>
        </w:rPr>
        <w:t xml:space="preserve"> number of peaks below 800 RFU </w:t>
      </w:r>
      <w:r w:rsidR="00F05305">
        <w:rPr>
          <w:lang w:val="en-US"/>
        </w:rPr>
        <w:t>would not suit 2 donors, another mentioned the high</w:t>
      </w:r>
      <w:r w:rsidR="00463BB7">
        <w:rPr>
          <w:lang w:val="en-US"/>
        </w:rPr>
        <w:t xml:space="preserve"> number</w:t>
      </w:r>
      <w:r>
        <w:rPr>
          <w:lang w:val="en-US"/>
        </w:rPr>
        <w:t xml:space="preserve"> loci with 5-6 alleles. </w:t>
      </w:r>
      <w:r w:rsidR="00F05305">
        <w:rPr>
          <w:lang w:val="en-US"/>
        </w:rPr>
        <w:t>Another participant</w:t>
      </w:r>
      <w:r w:rsidR="00463BB7">
        <w:rPr>
          <w:lang w:val="en-US"/>
        </w:rPr>
        <w:t xml:space="preserve"> came to the same conclusion because there are more values pushing the prediction up than down</w:t>
      </w:r>
      <w:r w:rsidR="00F05305">
        <w:rPr>
          <w:lang w:val="en-US"/>
        </w:rPr>
        <w:t>.</w:t>
      </w:r>
    </w:p>
    <w:p w14:paraId="19E0419A" w14:textId="6E53FBAA" w:rsidR="0061167A" w:rsidRDefault="00FA3811" w:rsidP="00AA7DFA">
      <w:pPr>
        <w:jc w:val="both"/>
        <w:rPr>
          <w:lang w:val="en-US"/>
        </w:rPr>
      </w:pPr>
      <w:r>
        <w:rPr>
          <w:lang w:val="en-US"/>
        </w:rPr>
        <w:t xml:space="preserve">Interestingly, one user actually switched from only considering 3 and 4, to also including 2 because the red blocks are located all the way into the 2.6 area. </w:t>
      </w:r>
      <w:r w:rsidR="00B42860">
        <w:rPr>
          <w:lang w:val="en-US"/>
        </w:rPr>
        <w:t>Another user became similarly confused as the red and blue bars seem to pull the prediction to both sides. They both answered “I don’t know” instead of “yes”</w:t>
      </w:r>
      <w:r w:rsidR="0061167A">
        <w:rPr>
          <w:lang w:val="en-US"/>
        </w:rPr>
        <w:t xml:space="preserve"> to whether they think the prediction is correct</w:t>
      </w:r>
      <w:r w:rsidR="004158A5">
        <w:rPr>
          <w:lang w:val="en-US"/>
        </w:rPr>
        <w:t xml:space="preserve"> after seeing the SHAP explanation.</w:t>
      </w:r>
    </w:p>
    <w:p w14:paraId="26EA9841" w14:textId="4B25D080" w:rsidR="004158A5" w:rsidRDefault="004158A5" w:rsidP="00AA7DFA">
      <w:pPr>
        <w:jc w:val="both"/>
        <w:rPr>
          <w:lang w:val="en-US"/>
        </w:rPr>
      </w:pPr>
      <w:r>
        <w:rPr>
          <w:lang w:val="en-US"/>
        </w:rPr>
        <w:t xml:space="preserve">The two participants that stayed with their original answers of 3 and 2, 3, 4 though they had similar reasoning where they expressed to trust the prediction as many changes would need to be made to reach a different prediction. </w:t>
      </w:r>
      <w:r w:rsidR="00F05305">
        <w:rPr>
          <w:lang w:val="en-US"/>
        </w:rPr>
        <w:t>One person seemed more inclined to just take the multiple options anyways.</w:t>
      </w:r>
    </w:p>
    <w:p w14:paraId="0DE654C6" w14:textId="11FE2A07" w:rsidR="00F05305" w:rsidRDefault="00F05305" w:rsidP="00F05305">
      <w:pPr>
        <w:pStyle w:val="Kop3"/>
        <w:jc w:val="both"/>
        <w:rPr>
          <w:lang w:val="en-US"/>
        </w:rPr>
      </w:pPr>
      <w:bookmarkStart w:id="193" w:name="_Ref72961987"/>
      <w:r>
        <w:rPr>
          <w:lang w:val="en-US"/>
        </w:rPr>
        <w:t>5.4.</w:t>
      </w:r>
      <w:r w:rsidR="00905491">
        <w:rPr>
          <w:lang w:val="en-US"/>
        </w:rPr>
        <w:t>4</w:t>
      </w:r>
      <w:r>
        <w:rPr>
          <w:lang w:val="en-US"/>
        </w:rPr>
        <w:t xml:space="preserve"> Analysis visualization</w:t>
      </w:r>
      <w:bookmarkEnd w:id="193"/>
    </w:p>
    <w:p w14:paraId="110CA99F" w14:textId="1526C79C" w:rsidR="00600F97" w:rsidRDefault="00F05305" w:rsidP="00AA7DFA">
      <w:pPr>
        <w:jc w:val="both"/>
        <w:rPr>
          <w:lang w:val="en-US"/>
        </w:rPr>
      </w:pPr>
      <w:r>
        <w:rPr>
          <w:lang w:val="en-US"/>
        </w:rPr>
        <w:t>The motivations noted from question 8 show why participants gave different answers after seeing our visualization in comparison to no explanation.</w:t>
      </w:r>
    </w:p>
    <w:p w14:paraId="771E59EE" w14:textId="50DC3843" w:rsidR="00600F97" w:rsidRDefault="00905491" w:rsidP="00AA7DFA">
      <w:pPr>
        <w:jc w:val="both"/>
        <w:rPr>
          <w:lang w:val="en-US"/>
        </w:rPr>
      </w:pPr>
      <w:r>
        <w:rPr>
          <w:lang w:val="en-US"/>
        </w:rPr>
        <w:t>Most</w:t>
      </w:r>
      <w:r w:rsidR="00F05305">
        <w:rPr>
          <w:lang w:val="en-US"/>
        </w:rPr>
        <w:t xml:space="preserve"> users noticed that to reach a prediction of 2 contributors, a lot of feature values needed to change</w:t>
      </w:r>
      <w:r>
        <w:rPr>
          <w:lang w:val="en-US"/>
        </w:rPr>
        <w:t xml:space="preserve">, and also by a large extent. Especially in comparison to what needs to be altered to reach a prediction of 4 contributors. That is why they no longer considered 2 contributors. </w:t>
      </w:r>
      <w:r w:rsidR="00F05305">
        <w:rPr>
          <w:lang w:val="en-US"/>
        </w:rPr>
        <w:t>One user came to this conclusion because they thought the compound visualization indicates some of the change that they considered themselves (lower MAC and peaks below 800 RFU).</w:t>
      </w:r>
    </w:p>
    <w:p w14:paraId="40CC509B" w14:textId="5C89E164" w:rsidR="00951D3E" w:rsidRPr="00905491" w:rsidRDefault="00905491" w:rsidP="00AA7DFA">
      <w:pPr>
        <w:jc w:val="both"/>
        <w:rPr>
          <w:lang w:val="en-US"/>
        </w:rPr>
      </w:pPr>
      <w:r>
        <w:rPr>
          <w:lang w:val="en-US"/>
        </w:rPr>
        <w:t>The person who stayed with 3 and 4 mentioned that they would like to look at the EPG before making a decision. The person to remained at 3 noted that they report a minimum NOC, so 3 would be certain enough.</w:t>
      </w:r>
    </w:p>
    <w:p w14:paraId="007DAF7F" w14:textId="77777777" w:rsidR="00FA3811" w:rsidRPr="00D03216" w:rsidRDefault="00FA3811" w:rsidP="00AA7DFA">
      <w:pPr>
        <w:jc w:val="both"/>
        <w:rPr>
          <w:lang w:val="en-US"/>
        </w:rPr>
      </w:pPr>
    </w:p>
    <w:p w14:paraId="5B750D99" w14:textId="041743D4" w:rsidR="00905491" w:rsidRPr="007C7ADB" w:rsidRDefault="00905491" w:rsidP="00905491">
      <w:pPr>
        <w:pStyle w:val="Kop3"/>
        <w:jc w:val="both"/>
        <w:rPr>
          <w:lang w:val="en-US"/>
        </w:rPr>
      </w:pPr>
      <w:r>
        <w:rPr>
          <w:lang w:val="en-US"/>
        </w:rPr>
        <w:t xml:space="preserve">5.4.5 Questions: decrease trust </w:t>
      </w:r>
    </w:p>
    <w:p w14:paraId="60A69382" w14:textId="3C49715B" w:rsidR="00410164" w:rsidRDefault="00905491" w:rsidP="00905491">
      <w:pPr>
        <w:jc w:val="both"/>
        <w:rPr>
          <w:lang w:val="en-US"/>
        </w:rPr>
      </w:pPr>
      <w:r>
        <w:rPr>
          <w:lang w:val="en-US"/>
        </w:rPr>
        <w:t>The second use-case that we put to the test was to see if our visualization can make users trust the prediction less when the model seems uncertain or is simply wrong. For this aim, we chose to show p</w:t>
      </w:r>
      <w:r w:rsidRPr="007C7ADB">
        <w:rPr>
          <w:lang w:val="en-US"/>
        </w:rPr>
        <w:t xml:space="preserve">rofile </w:t>
      </w:r>
      <w:r>
        <w:rPr>
          <w:lang w:val="en-US"/>
        </w:rPr>
        <w:t xml:space="preserve">2A3.3. </w:t>
      </w:r>
      <w:r w:rsidR="00410164" w:rsidRPr="007C7ADB">
        <w:rPr>
          <w:lang w:val="en-US"/>
        </w:rPr>
        <w:t>This 3-person mixture profile was predicted by the model to have 4 contributors.</w:t>
      </w:r>
      <w:r w:rsidR="00410164">
        <w:rPr>
          <w:lang w:val="en-US"/>
        </w:rPr>
        <w:t xml:space="preserve"> As the output is 3.53, we can tell that the model is not sure about this profile.</w:t>
      </w:r>
    </w:p>
    <w:p w14:paraId="513F43DC" w14:textId="3F66ED10" w:rsidR="00DB4A97" w:rsidRPr="00905491" w:rsidRDefault="00905491" w:rsidP="00AA7DFA">
      <w:pPr>
        <w:jc w:val="both"/>
        <w:rPr>
          <w:lang w:val="en-US"/>
        </w:rPr>
      </w:pPr>
      <w:r>
        <w:rPr>
          <w:lang w:val="en-US"/>
        </w:rPr>
        <w:t>The following questions were asked:</w:t>
      </w:r>
    </w:p>
    <w:p w14:paraId="0FCD33A2" w14:textId="41BA06CD"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after seeing a prediction of 4 (3.53)</w:t>
      </w:r>
    </w:p>
    <w:p w14:paraId="7CC5C9D5" w14:textId="77777777"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2D5BFFC" w14:textId="3C14910C" w:rsidR="002062D2"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this explanation (Counterfactual table). Do you consider the same, or less options than in question 1? Note: we are comparing with example profiles with a prediction of 3 and 5 donors. Normally, you would be able to choose which comparison you would like to make.</w:t>
      </w:r>
    </w:p>
    <w:p w14:paraId="0E94EC51" w14:textId="77777777" w:rsidR="00B46886" w:rsidRDefault="00B46886" w:rsidP="00B46886">
      <w:pPr>
        <w:keepNext/>
        <w:jc w:val="both"/>
      </w:pPr>
      <w:r>
        <w:rPr>
          <w:noProof/>
          <w:sz w:val="18"/>
          <w:szCs w:val="18"/>
          <w:lang w:val="en-US"/>
        </w:rPr>
        <w:lastRenderedPageBreak/>
        <w:drawing>
          <wp:inline distT="0" distB="0" distL="0" distR="0" wp14:anchorId="3181CDEA" wp14:editId="19327383">
            <wp:extent cx="3864634" cy="4635344"/>
            <wp:effectExtent l="0" t="0" r="254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5831" cy="4648773"/>
                    </a:xfrm>
                    <a:prstGeom prst="rect">
                      <a:avLst/>
                    </a:prstGeom>
                    <a:noFill/>
                    <a:ln>
                      <a:noFill/>
                    </a:ln>
                  </pic:spPr>
                </pic:pic>
              </a:graphicData>
            </a:graphic>
          </wp:inline>
        </w:drawing>
      </w:r>
    </w:p>
    <w:p w14:paraId="7C0D5990" w14:textId="270DD5F1" w:rsidR="00B46886" w:rsidRPr="00B46886" w:rsidRDefault="00B46886" w:rsidP="00B46886">
      <w:pPr>
        <w:pStyle w:val="Bijschrift"/>
        <w:jc w:val="both"/>
        <w:rPr>
          <w:lang w:val="en-US"/>
        </w:rPr>
      </w:pPr>
      <w:r w:rsidRPr="00B46886">
        <w:rPr>
          <w:lang w:val="en-US"/>
        </w:rPr>
        <w:t xml:space="preserve">Figure </w:t>
      </w:r>
      <w:r>
        <w:fldChar w:fldCharType="begin"/>
      </w:r>
      <w:r w:rsidRPr="00B46886">
        <w:rPr>
          <w:lang w:val="en-US"/>
        </w:rPr>
        <w:instrText xml:space="preserve"> SEQ Figure \* ARABIC </w:instrText>
      </w:r>
      <w:r>
        <w:fldChar w:fldCharType="separate"/>
      </w:r>
      <w:r w:rsidR="00A15B7F">
        <w:rPr>
          <w:noProof/>
          <w:lang w:val="en-US"/>
        </w:rPr>
        <w:t>24</w:t>
      </w:r>
      <w:r>
        <w:fldChar w:fldCharType="end"/>
      </w:r>
      <w:r w:rsidRPr="00B46886">
        <w:rPr>
          <w:lang w:val="en-US"/>
        </w:rPr>
        <w:t>: CF table explanation for profile 2A3.3, comparing to a NO</w:t>
      </w:r>
      <w:r>
        <w:rPr>
          <w:lang w:val="en-US"/>
        </w:rPr>
        <w:t xml:space="preserve">C of 3 and 5, </w:t>
      </w:r>
      <w:r w:rsidRPr="00B46886">
        <w:rPr>
          <w:lang w:val="en-US"/>
        </w:rPr>
        <w:t>used in the final survey for question 3.</w:t>
      </w:r>
    </w:p>
    <w:p w14:paraId="77AA2E78" w14:textId="4ADCEE7C"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18B5D980" w14:textId="4210929A" w:rsidR="002062D2" w:rsidRPr="00B46886" w:rsidRDefault="00EC52D6" w:rsidP="00AA7DFA">
      <w:pPr>
        <w:pStyle w:val="Lijstalinea"/>
        <w:numPr>
          <w:ilvl w:val="0"/>
          <w:numId w:val="24"/>
        </w:numPr>
        <w:jc w:val="both"/>
        <w:rPr>
          <w:i/>
          <w:iCs/>
          <w:sz w:val="18"/>
          <w:szCs w:val="18"/>
          <w:lang w:val="en-US"/>
        </w:rPr>
      </w:pPr>
      <w:r w:rsidRPr="00B46886">
        <w:rPr>
          <w:i/>
          <w:iCs/>
          <w:sz w:val="18"/>
          <w:szCs w:val="18"/>
          <w:lang w:val="en-US"/>
        </w:rPr>
        <w:t>Can you explain why you have answered questions 3 and 4 differently (or not) than questions 1 and 2 after looking at the Counterfactual table explanation, in comparison to only seeing the prediction of 4 (3.53)?</w:t>
      </w:r>
    </w:p>
    <w:p w14:paraId="10D4EB80" w14:textId="5C67A934" w:rsidR="00EC52D6" w:rsidRDefault="00EC52D6"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the explanation</w:t>
      </w:r>
      <w:r w:rsidR="003F366C">
        <w:rPr>
          <w:i/>
          <w:iCs/>
          <w:sz w:val="18"/>
          <w:szCs w:val="18"/>
          <w:lang w:val="en-US"/>
        </w:rPr>
        <w:t xml:space="preserve"> below</w:t>
      </w:r>
      <w:r w:rsidRPr="00B46886">
        <w:rPr>
          <w:i/>
          <w:iCs/>
          <w:sz w:val="18"/>
          <w:szCs w:val="18"/>
          <w:lang w:val="en-US"/>
        </w:rPr>
        <w:t xml:space="preserve"> (Compound explanation). Do you consider the same, or less options than in question 1? Note: we are comparing with predictions of 3 and 5 donors. Normally, you would be able to choose which comparison you would like to make.</w:t>
      </w:r>
    </w:p>
    <w:p w14:paraId="511FAFF2" w14:textId="77777777" w:rsidR="008D5D55" w:rsidRDefault="008D5D55" w:rsidP="008D5D55">
      <w:pPr>
        <w:keepNext/>
        <w:jc w:val="both"/>
      </w:pPr>
      <w:r>
        <w:rPr>
          <w:noProof/>
          <w:sz w:val="18"/>
          <w:szCs w:val="18"/>
          <w:lang w:val="en-US"/>
        </w:rPr>
        <w:lastRenderedPageBreak/>
        <w:drawing>
          <wp:inline distT="0" distB="0" distL="0" distR="0" wp14:anchorId="3ECE46E0" wp14:editId="6A67A020">
            <wp:extent cx="5745480" cy="2846705"/>
            <wp:effectExtent l="0" t="0" r="762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5480" cy="2846705"/>
                    </a:xfrm>
                    <a:prstGeom prst="rect">
                      <a:avLst/>
                    </a:prstGeom>
                    <a:noFill/>
                    <a:ln>
                      <a:noFill/>
                    </a:ln>
                  </pic:spPr>
                </pic:pic>
              </a:graphicData>
            </a:graphic>
          </wp:inline>
        </w:drawing>
      </w:r>
    </w:p>
    <w:p w14:paraId="0FD30F5A" w14:textId="04BAB9F6" w:rsidR="003F366C" w:rsidRPr="007F63F4" w:rsidRDefault="008D5D55" w:rsidP="008D5D55">
      <w:pPr>
        <w:pStyle w:val="Bijschrift"/>
        <w:jc w:val="both"/>
        <w:rPr>
          <w:lang w:val="en-US"/>
        </w:rPr>
      </w:pPr>
      <w:r w:rsidRPr="007F63F4">
        <w:rPr>
          <w:lang w:val="en-US"/>
        </w:rPr>
        <w:t xml:space="preserve">Figure </w:t>
      </w:r>
      <w:r>
        <w:fldChar w:fldCharType="begin"/>
      </w:r>
      <w:r w:rsidRPr="007F63F4">
        <w:rPr>
          <w:lang w:val="en-US"/>
        </w:rPr>
        <w:instrText xml:space="preserve"> SEQ Figure \* ARABIC </w:instrText>
      </w:r>
      <w:r>
        <w:fldChar w:fldCharType="separate"/>
      </w:r>
      <w:r w:rsidR="00A15B7F">
        <w:rPr>
          <w:noProof/>
          <w:lang w:val="en-US"/>
        </w:rPr>
        <w:t>25</w:t>
      </w:r>
      <w:r>
        <w:fldChar w:fldCharType="end"/>
      </w:r>
      <w:r w:rsidRPr="007F63F4">
        <w:rPr>
          <w:lang w:val="en-US"/>
        </w:rPr>
        <w:t>: Our visualization for profile 2A3.3, comparing to a NOC of 3, used in the final survey for question 6.</w:t>
      </w:r>
    </w:p>
    <w:p w14:paraId="788753A7" w14:textId="77777777" w:rsidR="008D5D55" w:rsidRDefault="008D5D55" w:rsidP="008D5D55">
      <w:pPr>
        <w:keepNext/>
      </w:pPr>
      <w:r>
        <w:rPr>
          <w:noProof/>
          <w:lang w:val="en-US"/>
        </w:rPr>
        <w:drawing>
          <wp:inline distT="0" distB="0" distL="0" distR="0" wp14:anchorId="36008389" wp14:editId="68AF39F6">
            <wp:extent cx="5745480" cy="2846705"/>
            <wp:effectExtent l="0" t="0" r="762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480" cy="2846705"/>
                    </a:xfrm>
                    <a:prstGeom prst="rect">
                      <a:avLst/>
                    </a:prstGeom>
                    <a:noFill/>
                    <a:ln>
                      <a:noFill/>
                    </a:ln>
                  </pic:spPr>
                </pic:pic>
              </a:graphicData>
            </a:graphic>
          </wp:inline>
        </w:drawing>
      </w:r>
    </w:p>
    <w:p w14:paraId="0185E9B5" w14:textId="258D0F4B" w:rsidR="008D5D55" w:rsidRPr="008D5D55" w:rsidRDefault="008D5D55" w:rsidP="008D5D55">
      <w:pPr>
        <w:pStyle w:val="Bijschrift"/>
        <w:rPr>
          <w:lang w:val="en-US"/>
        </w:rPr>
      </w:pPr>
      <w:r w:rsidRPr="007F63F4">
        <w:rPr>
          <w:lang w:val="en-US"/>
        </w:rPr>
        <w:t xml:space="preserve">Figure </w:t>
      </w:r>
      <w:r>
        <w:fldChar w:fldCharType="begin"/>
      </w:r>
      <w:r w:rsidRPr="007F63F4">
        <w:rPr>
          <w:lang w:val="en-US"/>
        </w:rPr>
        <w:instrText xml:space="preserve"> SEQ Figure \* ARABIC </w:instrText>
      </w:r>
      <w:r>
        <w:fldChar w:fldCharType="separate"/>
      </w:r>
      <w:r w:rsidR="00A15B7F">
        <w:rPr>
          <w:noProof/>
          <w:lang w:val="en-US"/>
        </w:rPr>
        <w:t>26</w:t>
      </w:r>
      <w:r>
        <w:fldChar w:fldCharType="end"/>
      </w:r>
      <w:r w:rsidRPr="007F63F4">
        <w:rPr>
          <w:lang w:val="en-US"/>
        </w:rPr>
        <w:t>: Our visualization for profile 2A3.3, comparing to a NOC of 5, used in the final survey for question 6.</w:t>
      </w:r>
    </w:p>
    <w:p w14:paraId="44561FAB" w14:textId="6382AB9A" w:rsidR="00EC52D6" w:rsidRPr="00B46886" w:rsidRDefault="00EC52D6"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26FE10D5" w14:textId="75CE49A9" w:rsidR="00EC52D6" w:rsidRPr="007C7ADB" w:rsidRDefault="00EC52D6" w:rsidP="00AA7DFA">
      <w:pPr>
        <w:pStyle w:val="Lijstalinea"/>
        <w:numPr>
          <w:ilvl w:val="0"/>
          <w:numId w:val="24"/>
        </w:numPr>
        <w:jc w:val="both"/>
        <w:rPr>
          <w:lang w:val="en-US"/>
        </w:rPr>
      </w:pPr>
      <w:r w:rsidRPr="00B46886">
        <w:rPr>
          <w:i/>
          <w:iCs/>
          <w:sz w:val="18"/>
          <w:szCs w:val="18"/>
          <w:lang w:val="en-US"/>
        </w:rPr>
        <w:t xml:space="preserve">Can you explain why you have answered questions </w:t>
      </w:r>
      <w:r w:rsidR="00410164" w:rsidRPr="00B46886">
        <w:rPr>
          <w:i/>
          <w:iCs/>
          <w:sz w:val="18"/>
          <w:szCs w:val="18"/>
          <w:lang w:val="en-US"/>
        </w:rPr>
        <w:t xml:space="preserve">6 </w:t>
      </w:r>
      <w:r w:rsidRPr="00B46886">
        <w:rPr>
          <w:i/>
          <w:iCs/>
          <w:sz w:val="18"/>
          <w:szCs w:val="18"/>
          <w:lang w:val="en-US"/>
        </w:rPr>
        <w:t xml:space="preserve">and </w:t>
      </w:r>
      <w:r w:rsidR="00410164" w:rsidRPr="00B46886">
        <w:rPr>
          <w:i/>
          <w:iCs/>
          <w:sz w:val="18"/>
          <w:szCs w:val="18"/>
          <w:lang w:val="en-US"/>
        </w:rPr>
        <w:t>7</w:t>
      </w:r>
      <w:r w:rsidRPr="00B46886">
        <w:rPr>
          <w:i/>
          <w:iCs/>
          <w:sz w:val="18"/>
          <w:szCs w:val="18"/>
          <w:lang w:val="en-US"/>
        </w:rPr>
        <w:t xml:space="preserve"> differently (or not) than questions 1 and 2 after looking at the Compound explanation, in comparison to only seeing the prediction of 4 (3.53)?</w:t>
      </w:r>
    </w:p>
    <w:p w14:paraId="598ED565" w14:textId="45B60DD1" w:rsidR="00EC52D6" w:rsidRDefault="00EC52D6" w:rsidP="00AA7DFA">
      <w:pPr>
        <w:jc w:val="both"/>
        <w:rPr>
          <w:lang w:val="en-US"/>
        </w:rPr>
      </w:pPr>
    </w:p>
    <w:p w14:paraId="6938EA38" w14:textId="70337086" w:rsidR="007F53B7" w:rsidRDefault="00B46886" w:rsidP="00B46886">
      <w:pPr>
        <w:pStyle w:val="Kop3"/>
        <w:rPr>
          <w:noProof/>
          <w:lang w:val="en-US"/>
        </w:rPr>
      </w:pPr>
      <w:r>
        <w:rPr>
          <w:noProof/>
          <w:lang w:val="en-US"/>
        </w:rPr>
        <w:t xml:space="preserve">5.4.6 Answers: decrease trust </w:t>
      </w:r>
    </w:p>
    <w:p w14:paraId="13890EA1" w14:textId="19A9112A" w:rsidR="00B46886" w:rsidRPr="003C17C4" w:rsidRDefault="00B46886" w:rsidP="00B46886">
      <w:pPr>
        <w:jc w:val="both"/>
        <w:rPr>
          <w:lang w:val="en-US"/>
        </w:rPr>
      </w:pPr>
      <w:r>
        <w:rPr>
          <w:lang w:val="en-US"/>
        </w:rPr>
        <w:t xml:space="preserve">We want to see if our visualization can decrease trust in the prediction. We compare this with a counterfactual (CF) table explanation. Decreased trust means no less options for the NOC are considered, and that users doubt that the prediction is right. </w:t>
      </w:r>
    </w:p>
    <w:p w14:paraId="31B9FEFF" w14:textId="4A44418E" w:rsidR="007F63F4" w:rsidRDefault="00B46886" w:rsidP="007F63F4">
      <w:pPr>
        <w:jc w:val="both"/>
        <w:rPr>
          <w:lang w:val="en-US"/>
        </w:rPr>
      </w:pPr>
      <w:r>
        <w:rPr>
          <w:lang w:val="en-US"/>
        </w:rPr>
        <w:t xml:space="preserve">The answers to questions 1, 3, and 6 are summarized in </w:t>
      </w:r>
      <w:r>
        <w:rPr>
          <w:lang w:val="en-US"/>
        </w:rPr>
        <w:fldChar w:fldCharType="begin"/>
      </w:r>
      <w:r>
        <w:rPr>
          <w:lang w:val="en-US"/>
        </w:rPr>
        <w:instrText xml:space="preserve"> REF _Ref72956477 \h </w:instrText>
      </w:r>
      <w:r>
        <w:rPr>
          <w:lang w:val="en-US"/>
        </w:rPr>
      </w:r>
      <w:r>
        <w:rPr>
          <w:lang w:val="en-US"/>
        </w:rPr>
        <w:fldChar w:fldCharType="separate"/>
      </w:r>
      <w:r w:rsidR="007F63F4" w:rsidRPr="000B03D5">
        <w:rPr>
          <w:lang w:val="en-US"/>
        </w:rPr>
        <w:t xml:space="preserve">Figure </w:t>
      </w:r>
      <w:r w:rsidR="007F63F4">
        <w:rPr>
          <w:noProof/>
          <w:lang w:val="en-US"/>
        </w:rPr>
        <w:t>27</w:t>
      </w:r>
      <w:r>
        <w:rPr>
          <w:lang w:val="en-US"/>
        </w:rPr>
        <w:fldChar w:fldCharType="end"/>
      </w:r>
      <w:r>
        <w:rPr>
          <w:lang w:val="en-US"/>
        </w:rPr>
        <w:t xml:space="preserve">. </w:t>
      </w:r>
      <w:r w:rsidR="007F63F4">
        <w:rPr>
          <w:lang w:val="en-US"/>
        </w:rPr>
        <w:t xml:space="preserve">The influence that the CF table explanation has on which NOC is considered is shown in the top graph. We can see that most people stayed with their initial estimation of 3 or 4 (or 5) contributors. One person dropped their consideration </w:t>
      </w:r>
      <w:r w:rsidR="007F63F4">
        <w:rPr>
          <w:lang w:val="en-US"/>
        </w:rPr>
        <w:lastRenderedPageBreak/>
        <w:t xml:space="preserve">of 2 and 5 donors to match the other answers of 3 and 4 contributors. Only one person was drastically different as they changed their answer to match the prediction of only 4. </w:t>
      </w:r>
    </w:p>
    <w:p w14:paraId="48BE85DA" w14:textId="25B290BD" w:rsidR="007F53B7" w:rsidRDefault="007F63F4" w:rsidP="00833F41">
      <w:pPr>
        <w:jc w:val="both"/>
        <w:rPr>
          <w:lang w:val="en-US"/>
        </w:rPr>
      </w:pPr>
      <w:r>
        <w:rPr>
          <w:lang w:val="en-US"/>
        </w:rPr>
        <w:t>The answers are largely the same for the compoun</w:t>
      </w:r>
      <w:r w:rsidR="00833F41">
        <w:rPr>
          <w:lang w:val="en-US"/>
        </w:rPr>
        <w:t>d</w:t>
      </w:r>
      <w:r>
        <w:rPr>
          <w:lang w:val="en-US"/>
        </w:rPr>
        <w:t xml:space="preserve"> visualization. </w:t>
      </w:r>
      <w:r w:rsidR="00833F41">
        <w:rPr>
          <w:lang w:val="en-US"/>
        </w:rPr>
        <w:t>The person that thought it was 4 contributors after the CF table, changed it back to 3 and 4. One of the people who first considered 3 and 4, though it was 3 instead; they went against the prediction.</w:t>
      </w:r>
    </w:p>
    <w:p w14:paraId="5058EF56" w14:textId="77777777" w:rsidR="000B03D5" w:rsidRDefault="000B03D5" w:rsidP="000B03D5">
      <w:pPr>
        <w:keepNext/>
        <w:jc w:val="both"/>
      </w:pPr>
      <w:r>
        <w:rPr>
          <w:noProof/>
          <w:lang w:val="en-US"/>
        </w:rPr>
        <w:drawing>
          <wp:inline distT="0" distB="0" distL="0" distR="0" wp14:anchorId="61D28F03" wp14:editId="54B978B7">
            <wp:extent cx="4382219" cy="2989350"/>
            <wp:effectExtent l="0" t="0" r="0" b="190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361" cy="3001044"/>
                    </a:xfrm>
                    <a:prstGeom prst="rect">
                      <a:avLst/>
                    </a:prstGeom>
                    <a:noFill/>
                    <a:ln>
                      <a:noFill/>
                    </a:ln>
                  </pic:spPr>
                </pic:pic>
              </a:graphicData>
            </a:graphic>
          </wp:inline>
        </w:drawing>
      </w:r>
    </w:p>
    <w:p w14:paraId="03C80682" w14:textId="365AB988" w:rsidR="000B03D5" w:rsidRDefault="000B03D5" w:rsidP="000B03D5">
      <w:pPr>
        <w:pStyle w:val="Bijschrift"/>
        <w:jc w:val="both"/>
        <w:rPr>
          <w:lang w:val="en-US"/>
        </w:rPr>
      </w:pPr>
      <w:bookmarkStart w:id="194" w:name="_Ref72956477"/>
      <w:r w:rsidRPr="000B03D5">
        <w:rPr>
          <w:lang w:val="en-US"/>
        </w:rPr>
        <w:t xml:space="preserve">Figure </w:t>
      </w:r>
      <w:r>
        <w:fldChar w:fldCharType="begin"/>
      </w:r>
      <w:r w:rsidRPr="000B03D5">
        <w:rPr>
          <w:lang w:val="en-US"/>
        </w:rPr>
        <w:instrText xml:space="preserve"> SEQ Figure \* ARABIC </w:instrText>
      </w:r>
      <w:r>
        <w:fldChar w:fldCharType="separate"/>
      </w:r>
      <w:r w:rsidR="00A15B7F">
        <w:rPr>
          <w:noProof/>
          <w:lang w:val="en-US"/>
        </w:rPr>
        <w:t>27</w:t>
      </w:r>
      <w:r>
        <w:fldChar w:fldCharType="end"/>
      </w:r>
      <w:bookmarkEnd w:id="194"/>
      <w:r w:rsidRPr="000B03D5">
        <w:rPr>
          <w:lang w:val="en-US"/>
        </w:rPr>
        <w:t>: Changes in answers from questions 1 to 3 in the top graph (prediction to CF tabl</w:t>
      </w:r>
      <w:r>
        <w:rPr>
          <w:lang w:val="en-US"/>
        </w:rPr>
        <w:t xml:space="preserve">e) </w:t>
      </w:r>
      <w:r w:rsidRPr="000B03D5">
        <w:rPr>
          <w:lang w:val="en-US"/>
        </w:rPr>
        <w:t>and from questions 1 to 6 in the bottom graph</w:t>
      </w:r>
      <w:r>
        <w:rPr>
          <w:lang w:val="en-US"/>
        </w:rPr>
        <w:t xml:space="preserve"> (prediction to visualization).</w:t>
      </w:r>
    </w:p>
    <w:p w14:paraId="1CB9E1B4" w14:textId="1427EB3C" w:rsidR="0000710B" w:rsidRDefault="00A422DD" w:rsidP="0000710B">
      <w:pPr>
        <w:jc w:val="both"/>
        <w:rPr>
          <w:lang w:val="en-US"/>
        </w:rPr>
      </w:pPr>
      <w:r>
        <w:rPr>
          <w:lang w:val="en-US"/>
        </w:rPr>
        <w:t xml:space="preserve">A similar trend can be seen in </w:t>
      </w:r>
      <w:r>
        <w:rPr>
          <w:lang w:val="en-US"/>
        </w:rPr>
        <w:fldChar w:fldCharType="begin"/>
      </w:r>
      <w:r>
        <w:rPr>
          <w:lang w:val="en-US"/>
        </w:rPr>
        <w:instrText xml:space="preserve"> REF _Ref72957817 \h </w:instrText>
      </w:r>
      <w:r>
        <w:rPr>
          <w:lang w:val="en-US"/>
        </w:rPr>
      </w:r>
      <w:r>
        <w:rPr>
          <w:lang w:val="en-US"/>
        </w:rPr>
        <w:fldChar w:fldCharType="separate"/>
      </w:r>
      <w:r w:rsidRPr="007F53B7">
        <w:rPr>
          <w:lang w:val="en-US"/>
        </w:rPr>
        <w:t xml:space="preserve">Figure </w:t>
      </w:r>
      <w:r>
        <w:rPr>
          <w:noProof/>
          <w:lang w:val="en-US"/>
        </w:rPr>
        <w:t>28</w:t>
      </w:r>
      <w:r>
        <w:rPr>
          <w:lang w:val="en-US"/>
        </w:rPr>
        <w:fldChar w:fldCharType="end"/>
      </w:r>
      <w:r w:rsidR="0000710B">
        <w:rPr>
          <w:lang w:val="en-US"/>
        </w:rPr>
        <w:t xml:space="preserve"> for questions 2, 4 and 7. Most people do not know if the prediction is correct or not. The CF table has no influence on this trust (going from the first to the second pie chart). With our visualization, one person changed their answer from “I don’t know” to “No”, and another changed from “Yes” to “I don’t know” (going from the first to the third pie chart).</w:t>
      </w:r>
    </w:p>
    <w:p w14:paraId="74691466" w14:textId="4146808D" w:rsidR="007F53B7" w:rsidRDefault="007F53B7" w:rsidP="007F53B7">
      <w:pPr>
        <w:keepNext/>
        <w:jc w:val="both"/>
      </w:pPr>
      <w:r>
        <w:rPr>
          <w:noProof/>
          <w:lang w:val="en-US"/>
        </w:rPr>
        <w:drawing>
          <wp:inline distT="0" distB="0" distL="0" distR="0" wp14:anchorId="00C32D7A" wp14:editId="05A72D9B">
            <wp:extent cx="5840083" cy="1257848"/>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7">
                      <a:extLst>
                        <a:ext uri="{28A0092B-C50C-407E-A947-70E740481C1C}">
                          <a14:useLocalDpi xmlns:a14="http://schemas.microsoft.com/office/drawing/2010/main" val="0"/>
                        </a:ext>
                      </a:extLst>
                    </a:blip>
                    <a:srcRect l="8098" t="20955"/>
                    <a:stretch/>
                  </pic:blipFill>
                  <pic:spPr bwMode="auto">
                    <a:xfrm>
                      <a:off x="0" y="0"/>
                      <a:ext cx="5854129" cy="1260873"/>
                    </a:xfrm>
                    <a:prstGeom prst="rect">
                      <a:avLst/>
                    </a:prstGeom>
                    <a:noFill/>
                    <a:ln>
                      <a:noFill/>
                    </a:ln>
                    <a:extLst>
                      <a:ext uri="{53640926-AAD7-44D8-BBD7-CCE9431645EC}">
                        <a14:shadowObscured xmlns:a14="http://schemas.microsoft.com/office/drawing/2010/main"/>
                      </a:ext>
                    </a:extLst>
                  </pic:spPr>
                </pic:pic>
              </a:graphicData>
            </a:graphic>
          </wp:inline>
        </w:drawing>
      </w:r>
    </w:p>
    <w:p w14:paraId="743CE630" w14:textId="2562B50E" w:rsidR="007F53B7" w:rsidRPr="007C7ADB" w:rsidRDefault="007F53B7" w:rsidP="007F53B7">
      <w:pPr>
        <w:pStyle w:val="Bijschrift"/>
        <w:jc w:val="both"/>
        <w:rPr>
          <w:lang w:val="en-US"/>
        </w:rPr>
      </w:pPr>
      <w:bookmarkStart w:id="195" w:name="_Ref72957817"/>
      <w:r w:rsidRPr="007F53B7">
        <w:rPr>
          <w:lang w:val="en-US"/>
        </w:rPr>
        <w:t xml:space="preserve">Figure </w:t>
      </w:r>
      <w:r>
        <w:fldChar w:fldCharType="begin"/>
      </w:r>
      <w:r w:rsidRPr="007F53B7">
        <w:rPr>
          <w:lang w:val="en-US"/>
        </w:rPr>
        <w:instrText xml:space="preserve"> SEQ Figure \* ARABIC </w:instrText>
      </w:r>
      <w:r>
        <w:fldChar w:fldCharType="separate"/>
      </w:r>
      <w:r w:rsidR="00A15B7F">
        <w:rPr>
          <w:noProof/>
          <w:lang w:val="en-US"/>
        </w:rPr>
        <w:t>28</w:t>
      </w:r>
      <w:r>
        <w:fldChar w:fldCharType="end"/>
      </w:r>
      <w:bookmarkEnd w:id="195"/>
      <w:r w:rsidRPr="007F53B7">
        <w:rPr>
          <w:lang w:val="en-US"/>
        </w:rPr>
        <w:t>: Do participants think that the prediction of 4 (3.</w:t>
      </w:r>
      <w:r>
        <w:rPr>
          <w:lang w:val="en-US"/>
        </w:rPr>
        <w:t>53</w:t>
      </w:r>
      <w:r w:rsidRPr="007F53B7">
        <w:rPr>
          <w:lang w:val="en-US"/>
        </w:rPr>
        <w:t>) is correct after question 2 (only the prediction), question 4 (</w:t>
      </w:r>
      <w:r>
        <w:rPr>
          <w:lang w:val="en-US"/>
        </w:rPr>
        <w:t>CF tabl</w:t>
      </w:r>
      <w:r w:rsidR="0000710B">
        <w:rPr>
          <w:lang w:val="en-US"/>
        </w:rPr>
        <w:t>e</w:t>
      </w:r>
      <w:r w:rsidRPr="007F53B7">
        <w:rPr>
          <w:lang w:val="en-US"/>
        </w:rPr>
        <w:t>) and question 7 (compound visualization).</w:t>
      </w:r>
    </w:p>
    <w:p w14:paraId="41452A6D" w14:textId="77777777" w:rsidR="00E52F38" w:rsidRDefault="00E52F38">
      <w:pPr>
        <w:rPr>
          <w:rFonts w:asciiTheme="majorHAnsi" w:eastAsiaTheme="majorEastAsia" w:hAnsiTheme="majorHAnsi" w:cstheme="majorBidi"/>
          <w:noProof/>
          <w:color w:val="1F3763" w:themeColor="accent1" w:themeShade="7F"/>
          <w:sz w:val="24"/>
          <w:szCs w:val="24"/>
          <w:lang w:val="en-US"/>
        </w:rPr>
      </w:pPr>
      <w:r>
        <w:rPr>
          <w:noProof/>
          <w:lang w:val="en-US"/>
        </w:rPr>
        <w:br w:type="page"/>
      </w:r>
    </w:p>
    <w:p w14:paraId="6756189D" w14:textId="274C9D8E" w:rsidR="00EC52D6" w:rsidRDefault="00E52F38" w:rsidP="00E52F38">
      <w:pPr>
        <w:pStyle w:val="Kop3"/>
        <w:rPr>
          <w:noProof/>
          <w:lang w:val="en-US"/>
        </w:rPr>
      </w:pPr>
      <w:r>
        <w:rPr>
          <w:noProof/>
          <w:lang w:val="en-US"/>
        </w:rPr>
        <w:lastRenderedPageBreak/>
        <w:t>5.4.7 Analysis CF tabel</w:t>
      </w:r>
    </w:p>
    <w:p w14:paraId="68AA2B1D" w14:textId="3886E2DE" w:rsidR="00E52F38" w:rsidRDefault="00E52F38" w:rsidP="00E52F38">
      <w:pPr>
        <w:jc w:val="both"/>
        <w:rPr>
          <w:lang w:val="en-US"/>
        </w:rPr>
      </w:pPr>
      <w:r>
        <w:rPr>
          <w:lang w:val="en-US"/>
        </w:rPr>
        <w:t xml:space="preserve">The motivations that the participants gave in question 5 concern why they considered different or similar answers after seeing the CF table in comparison to no explanation. </w:t>
      </w:r>
    </w:p>
    <w:p w14:paraId="6DC85574" w14:textId="2AFC8FD3" w:rsidR="00E52F38" w:rsidRDefault="00E52F38" w:rsidP="00E52F38">
      <w:pPr>
        <w:jc w:val="both"/>
        <w:rPr>
          <w:lang w:val="en-US"/>
        </w:rPr>
      </w:pPr>
      <w:r>
        <w:rPr>
          <w:lang w:val="en-US"/>
        </w:rPr>
        <w:t>Two users expressed that the model seems to be uncertain when looking at the prediction of 3.53 and therefore think it should be 3 or 4. This means that the CF table did not influence their decision in any other direction</w:t>
      </w:r>
      <w:r w:rsidR="002D1991">
        <w:rPr>
          <w:lang w:val="en-US"/>
        </w:rPr>
        <w:t xml:space="preserve"> as opposed to seeing only the prediction. The other two users that picked 3 or 4 contributors, noted that in the CF table we can see that less changed need to be made to reach 3 contributors than for 5. Or that the variables that needed change for reaching a prediction of 5 were more important.</w:t>
      </w:r>
    </w:p>
    <w:p w14:paraId="1B4772C9" w14:textId="56DA7313" w:rsidR="002D1991" w:rsidRDefault="002D1991" w:rsidP="00E52F38">
      <w:pPr>
        <w:jc w:val="both"/>
        <w:rPr>
          <w:lang w:val="en-US"/>
        </w:rPr>
      </w:pPr>
      <w:r>
        <w:rPr>
          <w:lang w:val="en-US"/>
        </w:rPr>
        <w:t xml:space="preserve">The person that ruled out 2 and 5 contributors based this decision on the feature values, as 2 donors with this MAC, TAC and peaks below 800 RFU seems improbably, and 5 donors are unlikely based on </w:t>
      </w:r>
      <w:proofErr w:type="spellStart"/>
      <w:r>
        <w:rPr>
          <w:lang w:val="en-US"/>
        </w:rPr>
        <w:t>vWa</w:t>
      </w:r>
      <w:proofErr w:type="spellEnd"/>
      <w:r>
        <w:rPr>
          <w:lang w:val="en-US"/>
        </w:rPr>
        <w:t xml:space="preserve"> and peaks below 800 RFU values.</w:t>
      </w:r>
    </w:p>
    <w:p w14:paraId="78D18B25" w14:textId="4B62CA28" w:rsidR="002D1991" w:rsidRDefault="002D1991" w:rsidP="00E52F38">
      <w:pPr>
        <w:jc w:val="both"/>
        <w:rPr>
          <w:lang w:val="en-US"/>
        </w:rPr>
      </w:pPr>
      <w:r>
        <w:rPr>
          <w:lang w:val="en-US"/>
        </w:rPr>
        <w:t>The one person that chose 4 contributors noted that to reach 3 or 5, lots of change was required.</w:t>
      </w:r>
    </w:p>
    <w:p w14:paraId="6716EC9A" w14:textId="07943500" w:rsidR="00E52F38" w:rsidRPr="002D1991" w:rsidRDefault="002D1991" w:rsidP="00AA7DFA">
      <w:pPr>
        <w:jc w:val="both"/>
        <w:rPr>
          <w:noProof/>
          <w:lang w:val="en-US"/>
        </w:rPr>
      </w:pPr>
      <w:r w:rsidRPr="002D1991">
        <w:rPr>
          <w:noProof/>
          <w:lang w:val="en-US"/>
        </w:rPr>
        <w:t xml:space="preserve">One user still considered their </w:t>
      </w:r>
      <w:r>
        <w:rPr>
          <w:noProof/>
          <w:lang w:val="en-US"/>
        </w:rPr>
        <w:t xml:space="preserve">original three options as they noted that the counterfactual tabel does not </w:t>
      </w:r>
      <w:r w:rsidR="007A34CE">
        <w:rPr>
          <w:noProof/>
          <w:lang w:val="en-US"/>
        </w:rPr>
        <w:t>show which feature differences are actually relevant.</w:t>
      </w:r>
    </w:p>
    <w:p w14:paraId="62998830" w14:textId="7F06DF41" w:rsidR="00E52F38" w:rsidRDefault="00E52F38" w:rsidP="00E52F38">
      <w:pPr>
        <w:pStyle w:val="Kop3"/>
        <w:rPr>
          <w:lang w:val="en-US"/>
        </w:rPr>
      </w:pPr>
      <w:r>
        <w:rPr>
          <w:lang w:val="en-US"/>
        </w:rPr>
        <w:t>5.4.8 Analysis visualization</w:t>
      </w:r>
    </w:p>
    <w:p w14:paraId="765A1395" w14:textId="77777777" w:rsidR="007A34CE" w:rsidRDefault="007A34CE" w:rsidP="007A34CE">
      <w:pPr>
        <w:jc w:val="both"/>
        <w:rPr>
          <w:lang w:val="en-US"/>
        </w:rPr>
      </w:pPr>
      <w:r>
        <w:rPr>
          <w:lang w:val="en-US"/>
        </w:rPr>
        <w:t>The motivations noted from question 8 show why participants gave different answers after seeing our visualization in comparison to no explanation.</w:t>
      </w:r>
    </w:p>
    <w:p w14:paraId="24262B26" w14:textId="2E66DCFE" w:rsidR="00E52F38" w:rsidRDefault="007A34CE" w:rsidP="00AA7DFA">
      <w:pPr>
        <w:jc w:val="both"/>
        <w:rPr>
          <w:lang w:val="en-US"/>
        </w:rPr>
      </w:pPr>
      <w:r>
        <w:rPr>
          <w:lang w:val="en-US"/>
        </w:rPr>
        <w:t>Five users noted that they were starting to doubt the model’s prediction of 4, as only minor changes are required to reach the prediction of 3. One participant noted that for a TAC of 98, there can be 2 artefact peaks. They therefore thought the prediction was incorrect.</w:t>
      </w:r>
    </w:p>
    <w:p w14:paraId="3B38BDB0" w14:textId="78074BD7" w:rsidR="007A34CE" w:rsidRDefault="007A34CE" w:rsidP="00AA7DFA">
      <w:pPr>
        <w:jc w:val="both"/>
        <w:rPr>
          <w:lang w:val="en-US"/>
        </w:rPr>
      </w:pPr>
      <w:r>
        <w:rPr>
          <w:lang w:val="en-US"/>
        </w:rPr>
        <w:t>One person notices how it is easier to determine to what extend features need to change to reach the alternative predictions as compared to the CF table.</w:t>
      </w:r>
    </w:p>
    <w:p w14:paraId="12E9EB2B" w14:textId="77777777" w:rsidR="00A15B7F" w:rsidRDefault="00A15B7F" w:rsidP="00E52F38">
      <w:pPr>
        <w:pStyle w:val="Kop2"/>
        <w:rPr>
          <w:lang w:val="en-US"/>
        </w:rPr>
      </w:pPr>
    </w:p>
    <w:p w14:paraId="326C6C36" w14:textId="421AA2F2" w:rsidR="00E52F38" w:rsidRDefault="00E52F38" w:rsidP="00E52F38">
      <w:pPr>
        <w:pStyle w:val="Kop2"/>
        <w:rPr>
          <w:lang w:val="en-US"/>
        </w:rPr>
      </w:pPr>
      <w:r>
        <w:rPr>
          <w:lang w:val="en-US"/>
        </w:rPr>
        <w:t>5.5 User friendliness</w:t>
      </w:r>
    </w:p>
    <w:p w14:paraId="5FC72E05" w14:textId="78779393" w:rsidR="00A15B7F" w:rsidRDefault="00A15B7F" w:rsidP="00AA7DFA">
      <w:pPr>
        <w:jc w:val="both"/>
        <w:rPr>
          <w:noProof/>
          <w:lang w:val="en-US"/>
        </w:rPr>
      </w:pPr>
      <w:r>
        <w:rPr>
          <w:noProof/>
          <w:lang w:val="en-US"/>
        </w:rPr>
        <w:t>As subjective evaluation of user friendliless, the users were asked to pick which explanations they preferred on three categories</w:t>
      </w:r>
    </w:p>
    <w:p w14:paraId="1E655D86" w14:textId="1EBC32A3" w:rsidR="00A15B7F" w:rsidRDefault="00A15B7F" w:rsidP="00A15B7F">
      <w:pPr>
        <w:pStyle w:val="Lijstalinea"/>
        <w:numPr>
          <w:ilvl w:val="0"/>
          <w:numId w:val="11"/>
        </w:numPr>
        <w:jc w:val="both"/>
        <w:rPr>
          <w:noProof/>
          <w:lang w:val="en-US"/>
        </w:rPr>
      </w:pPr>
      <w:r w:rsidRPr="00A15B7F">
        <w:rPr>
          <w:noProof/>
          <w:lang w:val="en-US"/>
        </w:rPr>
        <w:t xml:space="preserve">Ease of use </w:t>
      </w:r>
      <w:r>
        <w:rPr>
          <w:noProof/>
          <w:lang w:val="en-US"/>
        </w:rPr>
        <w:tab/>
      </w:r>
      <w:r w:rsidRPr="00A15B7F">
        <w:rPr>
          <w:noProof/>
          <w:lang w:val="en-US"/>
        </w:rPr>
        <w:t>(how easily you could find the relevant information)</w:t>
      </w:r>
    </w:p>
    <w:p w14:paraId="18EC9BDE" w14:textId="5BA0F381" w:rsidR="00A15B7F" w:rsidRDefault="00A15B7F" w:rsidP="00A15B7F">
      <w:pPr>
        <w:pStyle w:val="Lijstalinea"/>
        <w:numPr>
          <w:ilvl w:val="0"/>
          <w:numId w:val="11"/>
        </w:numPr>
        <w:jc w:val="both"/>
        <w:rPr>
          <w:noProof/>
          <w:lang w:val="en-US"/>
        </w:rPr>
      </w:pPr>
      <w:r w:rsidRPr="00A15B7F">
        <w:rPr>
          <w:noProof/>
          <w:lang w:val="en-US"/>
        </w:rPr>
        <w:t xml:space="preserve">Appeal </w:t>
      </w:r>
      <w:r>
        <w:rPr>
          <w:noProof/>
          <w:lang w:val="en-US"/>
        </w:rPr>
        <w:tab/>
      </w:r>
      <w:r>
        <w:rPr>
          <w:noProof/>
          <w:lang w:val="en-US"/>
        </w:rPr>
        <w:tab/>
      </w:r>
      <w:r w:rsidRPr="00A15B7F">
        <w:rPr>
          <w:noProof/>
          <w:lang w:val="en-US"/>
        </w:rPr>
        <w:t>(how nice you thought it was to use)</w:t>
      </w:r>
    </w:p>
    <w:p w14:paraId="2E5EE43D" w14:textId="51FEA332" w:rsidR="00A15B7F" w:rsidRDefault="00A15B7F" w:rsidP="00A15B7F">
      <w:pPr>
        <w:pStyle w:val="Lijstalinea"/>
        <w:numPr>
          <w:ilvl w:val="0"/>
          <w:numId w:val="11"/>
        </w:numPr>
        <w:jc w:val="both"/>
        <w:rPr>
          <w:noProof/>
          <w:lang w:val="en-US"/>
        </w:rPr>
      </w:pPr>
      <w:r w:rsidRPr="00A15B7F">
        <w:rPr>
          <w:noProof/>
          <w:lang w:val="en-US"/>
        </w:rPr>
        <w:t xml:space="preserve">Completeness </w:t>
      </w:r>
      <w:r>
        <w:rPr>
          <w:noProof/>
          <w:lang w:val="en-US"/>
        </w:rPr>
        <w:tab/>
      </w:r>
      <w:r w:rsidRPr="00A15B7F">
        <w:rPr>
          <w:noProof/>
          <w:lang w:val="en-US"/>
        </w:rPr>
        <w:t>(how well you can form a total picture of the prediction)</w:t>
      </w:r>
    </w:p>
    <w:p w14:paraId="2B3B12C7" w14:textId="0E1BAB8B" w:rsidR="00A15B7F" w:rsidRDefault="00A15B7F" w:rsidP="00A15B7F">
      <w:pPr>
        <w:jc w:val="both"/>
        <w:rPr>
          <w:noProof/>
          <w:lang w:val="en-US"/>
        </w:rPr>
      </w:pPr>
      <w:r>
        <w:rPr>
          <w:noProof/>
          <w:lang w:val="en-US"/>
        </w:rPr>
        <w:t xml:space="preserve">For each category, only one explanation could be selected. The results can be found in </w:t>
      </w:r>
      <w:r>
        <w:rPr>
          <w:noProof/>
          <w:lang w:val="en-US"/>
        </w:rPr>
        <w:fldChar w:fldCharType="begin"/>
      </w:r>
      <w:r>
        <w:rPr>
          <w:noProof/>
          <w:lang w:val="en-US"/>
        </w:rPr>
        <w:instrText xml:space="preserve"> REF _Ref72960197 \h </w:instrText>
      </w:r>
      <w:r>
        <w:rPr>
          <w:noProof/>
          <w:lang w:val="en-US"/>
        </w:rPr>
      </w:r>
      <w:r>
        <w:rPr>
          <w:noProof/>
          <w:lang w:val="en-US"/>
        </w:rPr>
        <w:fldChar w:fldCharType="separate"/>
      </w:r>
      <w:r w:rsidRPr="00A15B7F">
        <w:rPr>
          <w:lang w:val="en-US"/>
        </w:rPr>
        <w:t xml:space="preserve">Figure </w:t>
      </w:r>
      <w:r w:rsidRPr="00A15B7F">
        <w:rPr>
          <w:noProof/>
          <w:lang w:val="en-US"/>
        </w:rPr>
        <w:t>29</w:t>
      </w:r>
      <w:r>
        <w:rPr>
          <w:noProof/>
          <w:lang w:val="en-US"/>
        </w:rPr>
        <w:fldChar w:fldCharType="end"/>
      </w:r>
      <w:r>
        <w:rPr>
          <w:noProof/>
          <w:lang w:val="en-US"/>
        </w:rPr>
        <w:t xml:space="preserve">. </w:t>
      </w:r>
    </w:p>
    <w:p w14:paraId="08202577" w14:textId="06BBA553" w:rsidR="009C1122" w:rsidRDefault="00A15B7F" w:rsidP="00A15B7F">
      <w:pPr>
        <w:jc w:val="both"/>
        <w:rPr>
          <w:noProof/>
          <w:lang w:val="en-US"/>
        </w:rPr>
      </w:pPr>
      <w:r>
        <w:rPr>
          <w:noProof/>
          <w:lang w:val="en-US"/>
        </w:rPr>
        <w:t>In general, the compound visualization scored well on all three categories. The main reasons</w:t>
      </w:r>
      <w:r w:rsidR="009C1122">
        <w:rPr>
          <w:noProof/>
          <w:lang w:val="en-US"/>
        </w:rPr>
        <w:t xml:space="preserve"> for picking the visualization were that: </w:t>
      </w:r>
    </w:p>
    <w:p w14:paraId="5D384867" w14:textId="1BFA3206" w:rsidR="009C1122" w:rsidRDefault="009C1122" w:rsidP="009C1122">
      <w:pPr>
        <w:pStyle w:val="Lijstalinea"/>
        <w:numPr>
          <w:ilvl w:val="0"/>
          <w:numId w:val="11"/>
        </w:numPr>
        <w:jc w:val="both"/>
        <w:rPr>
          <w:noProof/>
          <w:lang w:val="en-US"/>
        </w:rPr>
      </w:pPr>
      <w:r>
        <w:rPr>
          <w:noProof/>
          <w:lang w:val="en-US"/>
        </w:rPr>
        <w:t>T</w:t>
      </w:r>
      <w:r w:rsidRPr="009C1122">
        <w:rPr>
          <w:noProof/>
          <w:lang w:val="en-US"/>
        </w:rPr>
        <w:t>here was more information</w:t>
      </w:r>
      <w:r>
        <w:rPr>
          <w:noProof/>
          <w:lang w:val="en-US"/>
        </w:rPr>
        <w:t xml:space="preserve"> (2x)</w:t>
      </w:r>
    </w:p>
    <w:p w14:paraId="3496C6ED" w14:textId="7352713B" w:rsidR="009C1122" w:rsidRDefault="009C1122" w:rsidP="009C1122">
      <w:pPr>
        <w:pStyle w:val="Lijstalinea"/>
        <w:numPr>
          <w:ilvl w:val="0"/>
          <w:numId w:val="11"/>
        </w:numPr>
        <w:jc w:val="both"/>
        <w:rPr>
          <w:noProof/>
          <w:lang w:val="en-US"/>
        </w:rPr>
      </w:pPr>
      <w:r>
        <w:rPr>
          <w:noProof/>
          <w:lang w:val="en-US"/>
        </w:rPr>
        <w:t>There was less information, but the information was more relevant (1x)</w:t>
      </w:r>
    </w:p>
    <w:p w14:paraId="420502B8" w14:textId="6665A722" w:rsidR="009C1122" w:rsidRDefault="009C1122" w:rsidP="009C1122">
      <w:pPr>
        <w:pStyle w:val="Lijstalinea"/>
        <w:numPr>
          <w:ilvl w:val="0"/>
          <w:numId w:val="11"/>
        </w:numPr>
        <w:jc w:val="both"/>
        <w:rPr>
          <w:noProof/>
          <w:lang w:val="en-US"/>
        </w:rPr>
      </w:pPr>
      <w:r>
        <w:rPr>
          <w:noProof/>
          <w:lang w:val="en-US"/>
        </w:rPr>
        <w:t>T</w:t>
      </w:r>
      <w:r w:rsidRPr="009C1122">
        <w:rPr>
          <w:noProof/>
          <w:lang w:val="en-US"/>
        </w:rPr>
        <w:t>he information was easy to find</w:t>
      </w:r>
      <w:r>
        <w:rPr>
          <w:noProof/>
          <w:lang w:val="en-US"/>
        </w:rPr>
        <w:t xml:space="preserve"> (3x)</w:t>
      </w:r>
    </w:p>
    <w:p w14:paraId="5FF60482" w14:textId="4AE765DF" w:rsidR="009C1122" w:rsidRDefault="009C1122" w:rsidP="009C1122">
      <w:pPr>
        <w:pStyle w:val="Lijstalinea"/>
        <w:numPr>
          <w:ilvl w:val="0"/>
          <w:numId w:val="11"/>
        </w:numPr>
        <w:jc w:val="both"/>
        <w:rPr>
          <w:noProof/>
          <w:lang w:val="en-US"/>
        </w:rPr>
      </w:pPr>
      <w:r>
        <w:rPr>
          <w:noProof/>
          <w:lang w:val="en-US"/>
        </w:rPr>
        <w:t>It</w:t>
      </w:r>
      <w:r w:rsidRPr="009C1122">
        <w:rPr>
          <w:noProof/>
          <w:lang w:val="en-US"/>
        </w:rPr>
        <w:t xml:space="preserve"> was presented in a visual way</w:t>
      </w:r>
      <w:r>
        <w:rPr>
          <w:noProof/>
          <w:lang w:val="en-US"/>
        </w:rPr>
        <w:t xml:space="preserve"> (5x)</w:t>
      </w:r>
    </w:p>
    <w:p w14:paraId="179DAAF4" w14:textId="0D920BE7" w:rsidR="009C1122" w:rsidRDefault="009C1122" w:rsidP="009C1122">
      <w:pPr>
        <w:pStyle w:val="Lijstalinea"/>
        <w:numPr>
          <w:ilvl w:val="0"/>
          <w:numId w:val="11"/>
        </w:numPr>
        <w:jc w:val="both"/>
        <w:rPr>
          <w:noProof/>
          <w:lang w:val="en-US"/>
        </w:rPr>
      </w:pPr>
      <w:r>
        <w:rPr>
          <w:noProof/>
          <w:lang w:val="en-US"/>
        </w:rPr>
        <w:t>It was easier to understand (1x)</w:t>
      </w:r>
    </w:p>
    <w:p w14:paraId="12D04CD2" w14:textId="3194936C" w:rsidR="00A15B7F" w:rsidRPr="009C1122" w:rsidRDefault="009C1122" w:rsidP="009C1122">
      <w:pPr>
        <w:pStyle w:val="Lijstalinea"/>
        <w:numPr>
          <w:ilvl w:val="0"/>
          <w:numId w:val="11"/>
        </w:numPr>
        <w:jc w:val="both"/>
        <w:rPr>
          <w:noProof/>
          <w:lang w:val="en-US"/>
        </w:rPr>
      </w:pPr>
      <w:r>
        <w:rPr>
          <w:noProof/>
          <w:lang w:val="en-US"/>
        </w:rPr>
        <w:t>I</w:t>
      </w:r>
      <w:r w:rsidRPr="009C1122">
        <w:rPr>
          <w:noProof/>
          <w:lang w:val="en-US"/>
        </w:rPr>
        <w:t>t was more like how I would think about this problem (1x).</w:t>
      </w:r>
    </w:p>
    <w:p w14:paraId="6F524C0B" w14:textId="77777777" w:rsidR="009C1122" w:rsidRDefault="009C1122" w:rsidP="00A15B7F">
      <w:pPr>
        <w:jc w:val="both"/>
        <w:rPr>
          <w:noProof/>
          <w:lang w:val="en-US"/>
        </w:rPr>
      </w:pPr>
    </w:p>
    <w:p w14:paraId="23D58D22" w14:textId="7C17E66F" w:rsidR="00A15B7F" w:rsidRDefault="00A15B7F" w:rsidP="009C1122">
      <w:pPr>
        <w:jc w:val="both"/>
        <w:rPr>
          <w:noProof/>
          <w:lang w:val="en-US"/>
        </w:rPr>
      </w:pPr>
      <w:r>
        <w:rPr>
          <w:noProof/>
          <w:lang w:val="en-US"/>
        </w:rPr>
        <w:lastRenderedPageBreak/>
        <w:t xml:space="preserve">One user admitted to being a fan of the SHAP method and therefore chose it for all three categories. They expressed it was easy to use, the information was easy to find and the results were presented in a visual way. </w:t>
      </w:r>
    </w:p>
    <w:p w14:paraId="50949FAE" w14:textId="0E105690" w:rsidR="00A15B7F" w:rsidRDefault="00A15B7F" w:rsidP="00A15B7F">
      <w:pPr>
        <w:keepNext/>
        <w:jc w:val="both"/>
      </w:pPr>
      <w:r>
        <w:rPr>
          <w:noProof/>
          <w:lang w:val="en-US"/>
        </w:rPr>
        <w:drawing>
          <wp:inline distT="0" distB="0" distL="0" distR="0" wp14:anchorId="4F85E861" wp14:editId="49A30554">
            <wp:extent cx="5622290" cy="2596551"/>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96" b="7960"/>
                    <a:stretch/>
                  </pic:blipFill>
                  <pic:spPr bwMode="auto">
                    <a:xfrm>
                      <a:off x="0" y="0"/>
                      <a:ext cx="5622697" cy="2596739"/>
                    </a:xfrm>
                    <a:prstGeom prst="rect">
                      <a:avLst/>
                    </a:prstGeom>
                    <a:noFill/>
                    <a:ln>
                      <a:noFill/>
                    </a:ln>
                    <a:extLst>
                      <a:ext uri="{53640926-AAD7-44D8-BBD7-CCE9431645EC}">
                        <a14:shadowObscured xmlns:a14="http://schemas.microsoft.com/office/drawing/2010/main"/>
                      </a:ext>
                    </a:extLst>
                  </pic:spPr>
                </pic:pic>
              </a:graphicData>
            </a:graphic>
          </wp:inline>
        </w:drawing>
      </w:r>
    </w:p>
    <w:p w14:paraId="1FDE2FF2" w14:textId="2BE86CDA" w:rsidR="002062D2" w:rsidRDefault="00A15B7F" w:rsidP="009C1122">
      <w:pPr>
        <w:pStyle w:val="Bijschrift"/>
        <w:jc w:val="both"/>
        <w:rPr>
          <w:lang w:val="en-US"/>
        </w:rPr>
      </w:pPr>
      <w:bookmarkStart w:id="196" w:name="_Ref72960197"/>
      <w:r w:rsidRPr="00A15B7F">
        <w:rPr>
          <w:lang w:val="en-US"/>
        </w:rPr>
        <w:t xml:space="preserve">Figure </w:t>
      </w:r>
      <w:r>
        <w:fldChar w:fldCharType="begin"/>
      </w:r>
      <w:r w:rsidRPr="00A15B7F">
        <w:rPr>
          <w:lang w:val="en-US"/>
        </w:rPr>
        <w:instrText xml:space="preserve"> SEQ Figure \* ARABIC </w:instrText>
      </w:r>
      <w:r>
        <w:fldChar w:fldCharType="separate"/>
      </w:r>
      <w:r w:rsidRPr="00A15B7F">
        <w:rPr>
          <w:noProof/>
          <w:lang w:val="en-US"/>
        </w:rPr>
        <w:t>29</w:t>
      </w:r>
      <w:r>
        <w:fldChar w:fldCharType="end"/>
      </w:r>
      <w:bookmarkEnd w:id="196"/>
      <w:r w:rsidRPr="00A15B7F">
        <w:rPr>
          <w:lang w:val="en-US"/>
        </w:rPr>
        <w:t>: Results of subjective evaluation of the 3 presented explanation</w:t>
      </w:r>
      <w:r>
        <w:rPr>
          <w:lang w:val="en-US"/>
        </w:rPr>
        <w:t>s</w:t>
      </w:r>
      <w:r w:rsidRPr="00A15B7F">
        <w:rPr>
          <w:lang w:val="en-US"/>
        </w:rPr>
        <w:t>.</w:t>
      </w:r>
    </w:p>
    <w:p w14:paraId="1FFB7179" w14:textId="77777777" w:rsidR="00A15B7F" w:rsidRPr="007C7ADB" w:rsidRDefault="00A15B7F" w:rsidP="00A15B7F">
      <w:pPr>
        <w:jc w:val="both"/>
        <w:rPr>
          <w:lang w:val="en-US"/>
        </w:rPr>
      </w:pPr>
    </w:p>
    <w:p w14:paraId="7E6468F8" w14:textId="1D41D224" w:rsidR="000378FD" w:rsidRDefault="007A34CE" w:rsidP="007A34CE">
      <w:pPr>
        <w:pStyle w:val="Kop2"/>
        <w:rPr>
          <w:lang w:val="en-US"/>
        </w:rPr>
      </w:pPr>
      <w:r>
        <w:rPr>
          <w:lang w:val="en-US"/>
        </w:rPr>
        <w:t>5.6 Discussion and conclusion</w:t>
      </w:r>
    </w:p>
    <w:p w14:paraId="75AD85CA" w14:textId="3F9CA4DC" w:rsidR="0041732A" w:rsidRDefault="002A55BB" w:rsidP="00AA7DFA">
      <w:pPr>
        <w:jc w:val="both"/>
        <w:rPr>
          <w:lang w:val="en-US"/>
        </w:rPr>
      </w:pPr>
      <w:r>
        <w:rPr>
          <w:lang w:val="en-US"/>
        </w:rPr>
        <w:t>Before we conclude, we note that t</w:t>
      </w:r>
      <w:r w:rsidR="009C1122">
        <w:rPr>
          <w:lang w:val="en-US"/>
        </w:rPr>
        <w:t xml:space="preserve">here were several threats to validity that could have influenced the results. </w:t>
      </w:r>
    </w:p>
    <w:p w14:paraId="4B815496" w14:textId="7EE1F852" w:rsidR="009C1122" w:rsidRDefault="009C1122" w:rsidP="00AA7DFA">
      <w:pPr>
        <w:jc w:val="both"/>
        <w:rPr>
          <w:lang w:val="en-US"/>
        </w:rPr>
      </w:pPr>
      <w:r>
        <w:rPr>
          <w:lang w:val="en-US"/>
        </w:rPr>
        <w:t>First of all, the ordering of the explanations was SHAP first, CF table second, and our visualization last</w:t>
      </w:r>
      <w:r w:rsidR="002A55BB">
        <w:rPr>
          <w:lang w:val="en-US"/>
        </w:rPr>
        <w:t xml:space="preserve"> for all participants</w:t>
      </w:r>
      <w:r>
        <w:rPr>
          <w:lang w:val="en-US"/>
        </w:rPr>
        <w:t xml:space="preserve">. </w:t>
      </w:r>
      <w:r w:rsidR="0041732A">
        <w:rPr>
          <w:lang w:val="en-US"/>
        </w:rPr>
        <w:t xml:space="preserve">This order was chosen like this because the compound visualization consists of SHAP values, and a modified counterfactual. It therefore makes sense to first explain the components, before explaining the whole. </w:t>
      </w:r>
      <w:r>
        <w:rPr>
          <w:lang w:val="en-US"/>
        </w:rPr>
        <w:t>This could have introduced some bias in favor of SHAP</w:t>
      </w:r>
      <w:r w:rsidR="0041732A">
        <w:rPr>
          <w:lang w:val="en-US"/>
        </w:rPr>
        <w:t xml:space="preserve"> and against our visualization</w:t>
      </w:r>
      <w:r>
        <w:rPr>
          <w:lang w:val="en-US"/>
        </w:rPr>
        <w:t xml:space="preserve">, though we did not </w:t>
      </w:r>
      <w:r w:rsidR="0041732A">
        <w:rPr>
          <w:lang w:val="en-US"/>
        </w:rPr>
        <w:t xml:space="preserve">notice this in the results. </w:t>
      </w:r>
    </w:p>
    <w:p w14:paraId="6B2EB3A1" w14:textId="3E00594D" w:rsidR="0041732A" w:rsidRDefault="0041732A" w:rsidP="00AA7DFA">
      <w:pPr>
        <w:jc w:val="both"/>
        <w:rPr>
          <w:lang w:val="en-US"/>
        </w:rPr>
      </w:pPr>
      <w:r>
        <w:rPr>
          <w:lang w:val="en-US"/>
        </w:rPr>
        <w:t>Secondly, we missed the fact that when the first explanation was shown for both profiles, this was also the first time that the participants came into contact with the feature values of the profiles. Some users focused on the feature values instead of on what the explanation was trying to communicate.</w:t>
      </w:r>
      <w:r w:rsidR="002A55BB">
        <w:rPr>
          <w:lang w:val="en-US"/>
        </w:rPr>
        <w:t xml:space="preserve"> </w:t>
      </w:r>
    </w:p>
    <w:p w14:paraId="4C25605C" w14:textId="78E14739" w:rsidR="0041732A" w:rsidRDefault="002A55BB" w:rsidP="008C33B8">
      <w:pPr>
        <w:jc w:val="both"/>
        <w:rPr>
          <w:lang w:val="en-US"/>
        </w:rPr>
      </w:pPr>
      <w:r>
        <w:rPr>
          <w:lang w:val="en-US"/>
        </w:rPr>
        <w:t>Thirdly, a t</w:t>
      </w:r>
      <w:r w:rsidR="008C33B8">
        <w:rPr>
          <w:lang w:val="en-US"/>
        </w:rPr>
        <w:t>h</w:t>
      </w:r>
      <w:r>
        <w:rPr>
          <w:lang w:val="en-US"/>
        </w:rPr>
        <w:t xml:space="preserve">reat to construct validity was the fact that DNA-experts at NFI report a </w:t>
      </w:r>
      <w:r>
        <w:rPr>
          <w:i/>
          <w:iCs/>
          <w:lang w:val="en-US"/>
        </w:rPr>
        <w:t>minimum</w:t>
      </w:r>
      <w:r w:rsidRPr="002A55BB">
        <w:rPr>
          <w:i/>
          <w:iCs/>
          <w:lang w:val="en-US"/>
        </w:rPr>
        <w:t xml:space="preserve"> </w:t>
      </w:r>
      <w:r>
        <w:rPr>
          <w:lang w:val="en-US"/>
        </w:rPr>
        <w:t xml:space="preserve">NOC. </w:t>
      </w:r>
      <w:r w:rsidR="008C33B8">
        <w:rPr>
          <w:lang w:val="en-US"/>
        </w:rPr>
        <w:t>Because of this fact, a participant might have been inclined to choose a NOC of 3 instead of 4, not because the explanation made the prediction of 3 seem more likely.</w:t>
      </w:r>
    </w:p>
    <w:p w14:paraId="3946E1F9" w14:textId="780B85B4" w:rsidR="005136C3" w:rsidRDefault="005136C3" w:rsidP="00AA7DFA">
      <w:pPr>
        <w:jc w:val="both"/>
        <w:rPr>
          <w:lang w:val="en-US"/>
        </w:rPr>
      </w:pPr>
      <w:r w:rsidRPr="007C7ADB">
        <w:rPr>
          <w:lang w:val="en-US"/>
        </w:rPr>
        <w:t xml:space="preserve">With the features being quite difficult to understand, the translation into simpler terms was required for the users to have some idea of what they meant. However, this is an extra step that users need to take before being able to understand the explanation. This could cause fatigue or make </w:t>
      </w:r>
      <w:r>
        <w:rPr>
          <w:lang w:val="en-US"/>
        </w:rPr>
        <w:t>participants feel unmotivated.</w:t>
      </w:r>
    </w:p>
    <w:p w14:paraId="252BF974" w14:textId="2BA0DF8E" w:rsidR="002A55BB" w:rsidRDefault="002A55BB" w:rsidP="002A55BB">
      <w:pPr>
        <w:jc w:val="both"/>
        <w:rPr>
          <w:lang w:val="en-US"/>
        </w:rPr>
      </w:pPr>
      <w:r>
        <w:rPr>
          <w:lang w:val="en-US"/>
        </w:rPr>
        <w:t xml:space="preserve">Lastly, we only received 7 replies from a group of about 35 experts. This selection of subjects means that we did not have a representative set of people. As such, we did not perform any statistical tests, but used the results as an impression of how users interpret the explanations. </w:t>
      </w:r>
    </w:p>
    <w:p w14:paraId="55AD0CBF" w14:textId="0761C97A" w:rsidR="004D6F5A" w:rsidRDefault="004D6F5A" w:rsidP="002A55BB">
      <w:pPr>
        <w:jc w:val="both"/>
        <w:rPr>
          <w:lang w:val="en-US"/>
        </w:rPr>
      </w:pPr>
      <w:r>
        <w:rPr>
          <w:lang w:val="en-US"/>
        </w:rPr>
        <w:t xml:space="preserve">The results do show promise that users can use our compound visualization as a tool to gain more insight into predictions of the model. </w:t>
      </w:r>
    </w:p>
    <w:p w14:paraId="3051B7C3" w14:textId="145B12F6" w:rsidR="002A55BB" w:rsidRDefault="005136C3" w:rsidP="00AA7DFA">
      <w:pPr>
        <w:jc w:val="both"/>
        <w:rPr>
          <w:lang w:val="en-US"/>
        </w:rPr>
      </w:pPr>
      <w:r>
        <w:rPr>
          <w:lang w:val="en-US"/>
        </w:rPr>
        <w:lastRenderedPageBreak/>
        <w:t>SHAP seemed to induce some confusion with the bars pushing into each other. Most of the users that did express to drop one option, based so on the feature values, not the actual information that the SHAP visualization was trying to communicate.</w:t>
      </w:r>
      <w:r w:rsidR="008C33B8">
        <w:rPr>
          <w:lang w:val="en-US"/>
        </w:rPr>
        <w:t xml:space="preserve"> In our visualization, users had the option to explore all feature values, as well as see how these values should be changed to reach a different outcome. The participants dropped one option, because many feature values had to be changed and also by a large extent.</w:t>
      </w:r>
    </w:p>
    <w:p w14:paraId="47ECBB84" w14:textId="5FE296A3" w:rsidR="007F53B7" w:rsidRDefault="007F53B7" w:rsidP="00AA7DFA">
      <w:pPr>
        <w:jc w:val="both"/>
        <w:rPr>
          <w:lang w:val="en-US"/>
        </w:rPr>
      </w:pPr>
    </w:p>
    <w:p w14:paraId="1DAB7B47" w14:textId="77777777" w:rsidR="004D6F5A" w:rsidRDefault="004D6F5A" w:rsidP="004D6F5A">
      <w:pPr>
        <w:pStyle w:val="Kop3"/>
        <w:jc w:val="both"/>
        <w:rPr>
          <w:lang w:val="en-US"/>
        </w:rPr>
      </w:pPr>
      <w:r>
        <w:rPr>
          <w:lang w:val="en-US"/>
        </w:rPr>
        <w:t>5.4.4 Analysis visualization</w:t>
      </w:r>
    </w:p>
    <w:p w14:paraId="17B14B6B" w14:textId="04F32244" w:rsidR="004D6F5A" w:rsidRDefault="004D6F5A" w:rsidP="004D6F5A">
      <w:pPr>
        <w:jc w:val="both"/>
        <w:rPr>
          <w:lang w:val="en-US"/>
        </w:rPr>
      </w:pPr>
      <w:r>
        <w:rPr>
          <w:lang w:val="en-US"/>
        </w:rPr>
        <w:t>One user came to this conclusion because they thought the compound visualization indicates some of the change that they considered themselves (lower MAC and peaks below 800 RFU).</w:t>
      </w:r>
    </w:p>
    <w:p w14:paraId="38CA7C4D" w14:textId="7B875EBB" w:rsidR="007F53B7" w:rsidRDefault="007F53B7">
      <w:pPr>
        <w:rPr>
          <w:lang w:val="en-US"/>
        </w:rPr>
      </w:pPr>
      <w:r>
        <w:rPr>
          <w:lang w:val="en-US"/>
        </w:rPr>
        <w:br w:type="page"/>
      </w:r>
    </w:p>
    <w:p w14:paraId="5741FC49" w14:textId="7B713FDE" w:rsidR="000378FD" w:rsidRPr="007C7ADB" w:rsidRDefault="000378FD" w:rsidP="00AA7DFA">
      <w:pPr>
        <w:jc w:val="both"/>
        <w:rPr>
          <w:lang w:val="en-US"/>
        </w:rPr>
      </w:pPr>
    </w:p>
    <w:p w14:paraId="436C421C" w14:textId="77777777" w:rsidR="00F95ABA" w:rsidRPr="007C7ADB" w:rsidRDefault="00F95ABA" w:rsidP="00AA7DFA">
      <w:pPr>
        <w:jc w:val="both"/>
        <w:rPr>
          <w:lang w:val="en-US"/>
        </w:rPr>
      </w:pPr>
    </w:p>
    <w:p w14:paraId="18A05E4F" w14:textId="77777777" w:rsidR="00410164" w:rsidRDefault="00410164">
      <w:pPr>
        <w:rPr>
          <w:rFonts w:asciiTheme="majorHAnsi" w:eastAsiaTheme="majorEastAsia" w:hAnsiTheme="majorHAnsi" w:cstheme="majorBidi"/>
          <w:color w:val="2F5496" w:themeColor="accent1" w:themeShade="BF"/>
          <w:sz w:val="26"/>
          <w:szCs w:val="26"/>
          <w:lang w:val="en-US"/>
        </w:rPr>
      </w:pPr>
      <w:bookmarkStart w:id="197" w:name="_Toc72172068"/>
      <w:bookmarkStart w:id="198" w:name="_Toc72848665"/>
      <w:r>
        <w:rPr>
          <w:lang w:val="en-US"/>
        </w:rPr>
        <w:br w:type="page"/>
      </w:r>
    </w:p>
    <w:p w14:paraId="570AC4AF" w14:textId="187D43D7" w:rsidR="00F95ABA" w:rsidRPr="007C7ADB" w:rsidRDefault="00F95ABA" w:rsidP="00AA7DFA">
      <w:pPr>
        <w:pStyle w:val="Kop2"/>
        <w:jc w:val="both"/>
        <w:rPr>
          <w:lang w:val="en-US"/>
        </w:rPr>
      </w:pPr>
      <w:r w:rsidRPr="007C7ADB">
        <w:rPr>
          <w:lang w:val="en-US"/>
        </w:rPr>
        <w:lastRenderedPageBreak/>
        <w:t>Discussion</w:t>
      </w:r>
      <w:bookmarkEnd w:id="197"/>
      <w:r w:rsidR="0067345B" w:rsidRPr="007C7ADB">
        <w:rPr>
          <w:lang w:val="en-US"/>
        </w:rPr>
        <w:t xml:space="preserve"> user evaluation</w:t>
      </w:r>
      <w:bookmarkEnd w:id="198"/>
    </w:p>
    <w:p w14:paraId="57FC2CEE" w14:textId="77777777" w:rsidR="00F95ABA" w:rsidRPr="007C7ADB" w:rsidRDefault="00F95ABA" w:rsidP="00AA7DFA">
      <w:pPr>
        <w:jc w:val="both"/>
        <w:rPr>
          <w:lang w:val="en-US"/>
        </w:rPr>
      </w:pPr>
      <w:r w:rsidRPr="007C7ADB">
        <w:rPr>
          <w:lang w:val="en-US"/>
        </w:rPr>
        <w:t xml:space="preserve">Over the entire duration of the thesis, we have tried to engage as many end-users as possible. However, there were several factors that made this task a lot more difficult. </w:t>
      </w:r>
    </w:p>
    <w:p w14:paraId="36D81AE3" w14:textId="56341A90" w:rsidR="001E7C2B" w:rsidRPr="007C7ADB" w:rsidRDefault="00F95ABA" w:rsidP="00AA7DFA">
      <w:pPr>
        <w:jc w:val="both"/>
        <w:rPr>
          <w:lang w:val="en-US"/>
        </w:rPr>
      </w:pPr>
      <w:r w:rsidRPr="007C7ADB">
        <w:rPr>
          <w:lang w:val="en-US"/>
        </w:rPr>
        <w:t>First of all, the Covid-19 pandemic made it so that no on-site activities could be organized. It is more difficult to engage users in a brainstorming session when on a video call, since people can only talk one at a time</w:t>
      </w:r>
      <w:r w:rsidR="001C5605" w:rsidRPr="007C7ADB">
        <w:rPr>
          <w:lang w:val="en-US"/>
        </w:rPr>
        <w:t xml:space="preserve">, making fluid conversation is more difficult. This resulted in 1 or 2 people mainly contributing, and others listening in. In a video call, </w:t>
      </w:r>
      <w:r w:rsidR="006F23EE" w:rsidRPr="007C7ADB">
        <w:rPr>
          <w:lang w:val="en-US"/>
        </w:rPr>
        <w:t>people also get distracted as they are not in the same room as the activity.</w:t>
      </w:r>
      <w:r w:rsidR="001E7C2B" w:rsidRPr="007C7ADB">
        <w:rPr>
          <w:lang w:val="en-US"/>
        </w:rPr>
        <w:t xml:space="preserve"> We would have preferred to plan brainstorming sessions and the final evaluation in a more controlled environment. In this way, we could have presented each of the explanations with a suitable introduction where users could ask questions. This ensures that everyone understands </w:t>
      </w:r>
      <w:r w:rsidR="006F23EE" w:rsidRPr="007C7ADB">
        <w:rPr>
          <w:lang w:val="en-US"/>
        </w:rPr>
        <w:t>the concepts before proceeding</w:t>
      </w:r>
      <w:r w:rsidR="001E7C2B" w:rsidRPr="007C7ADB">
        <w:rPr>
          <w:lang w:val="en-US"/>
        </w:rPr>
        <w:t xml:space="preserve">. </w:t>
      </w:r>
      <w:r w:rsidR="006F23EE" w:rsidRPr="007C7ADB">
        <w:rPr>
          <w:lang w:val="en-US"/>
        </w:rPr>
        <w:t xml:space="preserve">In </w:t>
      </w:r>
      <w:r w:rsidR="001E7C2B" w:rsidRPr="007C7ADB">
        <w:rPr>
          <w:lang w:val="en-US"/>
        </w:rPr>
        <w:t xml:space="preserve">the </w:t>
      </w:r>
      <w:r w:rsidR="006F23EE" w:rsidRPr="007C7ADB">
        <w:rPr>
          <w:lang w:val="en-US"/>
        </w:rPr>
        <w:t>final</w:t>
      </w:r>
      <w:r w:rsidR="001E7C2B" w:rsidRPr="007C7ADB">
        <w:rPr>
          <w:lang w:val="en-US"/>
        </w:rPr>
        <w:t xml:space="preserve"> survey</w:t>
      </w:r>
      <w:r w:rsidR="006F23EE" w:rsidRPr="007C7ADB">
        <w:rPr>
          <w:lang w:val="en-US"/>
        </w:rPr>
        <w:t xml:space="preserve"> for example, we had to eliminate the response of one user because they answered the control questions incorrectly. If </w:t>
      </w:r>
      <w:r w:rsidR="0067345B" w:rsidRPr="007C7ADB">
        <w:rPr>
          <w:lang w:val="en-US"/>
        </w:rPr>
        <w:t>we were</w:t>
      </w:r>
      <w:r w:rsidR="006F23EE" w:rsidRPr="007C7ADB">
        <w:rPr>
          <w:lang w:val="en-US"/>
        </w:rPr>
        <w:t xml:space="preserve"> there to support that person, the outcome might have been different.</w:t>
      </w:r>
    </w:p>
    <w:p w14:paraId="5732760B" w14:textId="16644608" w:rsidR="00F95ABA" w:rsidRPr="007C7ADB" w:rsidRDefault="00F95ABA" w:rsidP="00AA7DFA">
      <w:pPr>
        <w:jc w:val="both"/>
        <w:rPr>
          <w:lang w:val="en-US"/>
        </w:rPr>
      </w:pPr>
      <w:r w:rsidRPr="007C7ADB">
        <w:rPr>
          <w:lang w:val="en-US"/>
        </w:rPr>
        <w:t xml:space="preserve">Secondly, the </w:t>
      </w:r>
      <w:r w:rsidR="0067345B" w:rsidRPr="007C7ADB">
        <w:rPr>
          <w:lang w:val="en-US"/>
        </w:rPr>
        <w:t>DNA-</w:t>
      </w:r>
      <w:r w:rsidRPr="007C7ADB">
        <w:rPr>
          <w:lang w:val="en-US"/>
        </w:rPr>
        <w:t xml:space="preserve">experts at </w:t>
      </w:r>
      <w:r w:rsidR="0067345B" w:rsidRPr="007C7ADB">
        <w:rPr>
          <w:lang w:val="en-US"/>
        </w:rPr>
        <w:t>the NFI</w:t>
      </w:r>
      <w:r w:rsidRPr="007C7ADB">
        <w:rPr>
          <w:lang w:val="en-US"/>
        </w:rPr>
        <w:t xml:space="preserve"> are under quite some work-related pressure. Any time they participated in a survey or a discussion, that would take time from their normal activities. Therefore, there was limited response. Out of approximately 35 workers, 12 responded to the initial survey, 6 participated in a brainstorming session, and 7 usable responses were collected in the final survey. This introduces a </w:t>
      </w:r>
      <w:r w:rsidR="006F23EE" w:rsidRPr="007C7ADB">
        <w:rPr>
          <w:lang w:val="en-US"/>
        </w:rPr>
        <w:t>significant</w:t>
      </w:r>
      <w:r w:rsidRPr="007C7ADB">
        <w:rPr>
          <w:lang w:val="en-US"/>
        </w:rPr>
        <w:t xml:space="preserve"> representation bias in the obtained results. </w:t>
      </w:r>
    </w:p>
    <w:p w14:paraId="4F9011BF" w14:textId="77777777" w:rsidR="00950F6A" w:rsidRPr="007C7ADB" w:rsidRDefault="00A04D41" w:rsidP="00AA7DFA">
      <w:pPr>
        <w:jc w:val="both"/>
        <w:rPr>
          <w:lang w:val="en-US"/>
        </w:rPr>
      </w:pPr>
      <w:r w:rsidRPr="007C7ADB">
        <w:rPr>
          <w:lang w:val="en-US"/>
        </w:rPr>
        <w:t>Because of the limited response, uncontrolled environment, and various sources of bias, we decided to only consider the brainstorming session and surveys as mainly subjective opinions. We did not perform any statistical analysis because those results would be unreliable</w:t>
      </w:r>
      <w:r w:rsidR="0067345B" w:rsidRPr="007C7ADB">
        <w:rPr>
          <w:lang w:val="en-US"/>
        </w:rPr>
        <w:t xml:space="preserve"> and biased</w:t>
      </w:r>
      <w:r w:rsidRPr="007C7ADB">
        <w:rPr>
          <w:lang w:val="en-US"/>
        </w:rPr>
        <w:t xml:space="preserve">. The results were used for guidance of direction, and a general collection of users’ sentiments. </w:t>
      </w:r>
    </w:p>
    <w:p w14:paraId="694BD7C2" w14:textId="77777777" w:rsidR="00D27E48" w:rsidRDefault="00D27E48" w:rsidP="00AA7DFA">
      <w:pPr>
        <w:jc w:val="both"/>
        <w:rPr>
          <w:lang w:val="en-US"/>
        </w:rPr>
      </w:pPr>
    </w:p>
    <w:p w14:paraId="20B14752" w14:textId="14D3A2F9" w:rsidR="00D03BAF" w:rsidRPr="007C7ADB" w:rsidRDefault="00D27E48" w:rsidP="00AA7DFA">
      <w:pPr>
        <w:jc w:val="both"/>
        <w:rPr>
          <w:lang w:val="en-US"/>
        </w:rPr>
      </w:pPr>
      <w:r>
        <w:rPr>
          <w:lang w:val="en-US"/>
        </w:rPr>
        <w:t xml:space="preserve">Section 2 took up a lot of the time for the users. Even though they enjoyed the way that it was explained, it still took a toll on their capacity for the rest of the survey. Users need to be trained in these visualizations to fully understand what they mean, and gain experience with them before they could be used in practice. </w:t>
      </w:r>
      <w:r w:rsidR="00D03BAF" w:rsidRPr="007C7ADB">
        <w:rPr>
          <w:lang w:val="en-US"/>
        </w:rPr>
        <w:br w:type="page"/>
      </w:r>
    </w:p>
    <w:p w14:paraId="2D70C26D" w14:textId="7627BE9D" w:rsidR="0001028C" w:rsidRDefault="0001028C" w:rsidP="00AA7DFA">
      <w:pPr>
        <w:pStyle w:val="Kop3"/>
        <w:jc w:val="both"/>
        <w:rPr>
          <w:lang w:val="en-US"/>
        </w:rPr>
      </w:pPr>
      <w:bookmarkStart w:id="199" w:name="_Toc72848660"/>
      <w:bookmarkStart w:id="200" w:name="_Toc72848666"/>
      <w:r w:rsidRPr="007C7ADB">
        <w:rPr>
          <w:lang w:val="en-US"/>
        </w:rPr>
        <w:lastRenderedPageBreak/>
        <w:t>Future feature engineering</w:t>
      </w:r>
      <w:bookmarkEnd w:id="199"/>
    </w:p>
    <w:p w14:paraId="7443218E" w14:textId="2818B32B" w:rsidR="0001028C" w:rsidRPr="007C7ADB" w:rsidRDefault="0001028C" w:rsidP="00AA7DFA">
      <w:pPr>
        <w:jc w:val="both"/>
        <w:rPr>
          <w:lang w:val="en-US"/>
        </w:rPr>
      </w:pPr>
      <w:r>
        <w:rPr>
          <w:lang w:val="en-US"/>
        </w:rPr>
        <w:t>Throughout the project, m</w:t>
      </w:r>
      <w:r w:rsidRPr="007C7ADB">
        <w:rPr>
          <w:lang w:val="en-US"/>
        </w:rPr>
        <w:t xml:space="preserve">any of the DNA-experts expressed that they did not like the current features, </w:t>
      </w:r>
      <w:r>
        <w:rPr>
          <w:lang w:val="en-US"/>
        </w:rPr>
        <w:t>as they are</w:t>
      </w:r>
      <w:r w:rsidRPr="007C7ADB">
        <w:rPr>
          <w:lang w:val="en-US"/>
        </w:rPr>
        <w:t xml:space="preserve"> too complicated, </w:t>
      </w:r>
      <w:r>
        <w:rPr>
          <w:lang w:val="en-US"/>
        </w:rPr>
        <w:t xml:space="preserve">are incomplete, and do not seem to </w:t>
      </w:r>
      <w:r w:rsidRPr="007C7ADB">
        <w:rPr>
          <w:lang w:val="en-US"/>
        </w:rPr>
        <w:t xml:space="preserve">represent information that the experts think relates to the number of contributors. </w:t>
      </w:r>
      <w:r>
        <w:rPr>
          <w:lang w:val="en-US"/>
        </w:rPr>
        <w:t xml:space="preserve">They have given us a lot of information on how to possibly improve the features in the future. </w:t>
      </w:r>
      <w:r w:rsidRPr="007C7ADB">
        <w:rPr>
          <w:lang w:val="en-US"/>
        </w:rPr>
        <w:t>From working with the features, we also uncovered some insights related to their use from a machine learning perspective.</w:t>
      </w:r>
      <w:r>
        <w:rPr>
          <w:lang w:val="en-US"/>
        </w:rPr>
        <w:t xml:space="preserve"> As such, we have accumulated the following recommended changes to the features</w:t>
      </w:r>
      <w:r w:rsidRPr="007C7ADB">
        <w:rPr>
          <w:lang w:val="en-US"/>
        </w:rPr>
        <w:t>:</w:t>
      </w:r>
    </w:p>
    <w:p w14:paraId="4E6B3DAB" w14:textId="77777777" w:rsidR="0001028C" w:rsidRPr="007C7ADB" w:rsidRDefault="0001028C" w:rsidP="00AA7DFA">
      <w:pPr>
        <w:pStyle w:val="Lijstalinea"/>
        <w:numPr>
          <w:ilvl w:val="0"/>
          <w:numId w:val="22"/>
        </w:numPr>
        <w:jc w:val="both"/>
        <w:rPr>
          <w:lang w:val="en-US"/>
        </w:rPr>
      </w:pPr>
      <w:r w:rsidRPr="007C7ADB">
        <w:rPr>
          <w:lang w:val="en-US"/>
        </w:rPr>
        <w:t xml:space="preserve">Remove features that are redundant. For example, </w:t>
      </w:r>
      <w:proofErr w:type="spellStart"/>
      <w:r w:rsidRPr="007C7ADB">
        <w:rPr>
          <w:lang w:val="en-US"/>
        </w:rPr>
        <w:t>MinNOC</w:t>
      </w:r>
      <w:r w:rsidRPr="007C7ADB">
        <w:rPr>
          <w:i/>
          <w:iCs/>
          <w:lang w:val="en-US"/>
        </w:rPr>
        <w:t>locus</w:t>
      </w:r>
      <w:proofErr w:type="spellEnd"/>
      <w:r w:rsidRPr="007C7ADB">
        <w:rPr>
          <w:lang w:val="en-US"/>
        </w:rPr>
        <w:t xml:space="preserve"> encodes the same information as </w:t>
      </w:r>
      <w:proofErr w:type="spellStart"/>
      <w:r w:rsidRPr="007C7ADB">
        <w:rPr>
          <w:lang w:val="en-US"/>
        </w:rPr>
        <w:t>AlleleCount</w:t>
      </w:r>
      <w:r w:rsidRPr="007C7ADB">
        <w:rPr>
          <w:i/>
          <w:iCs/>
          <w:lang w:val="en-US"/>
        </w:rPr>
        <w:t>locus</w:t>
      </w:r>
      <w:proofErr w:type="spellEnd"/>
      <w:r w:rsidRPr="007C7ADB">
        <w:rPr>
          <w:lang w:val="en-US"/>
        </w:rPr>
        <w:t xml:space="preserve">. </w:t>
      </w:r>
      <w:proofErr w:type="spellStart"/>
      <w:r w:rsidRPr="007C7ADB">
        <w:rPr>
          <w:lang w:val="en-US"/>
        </w:rPr>
        <w:t>MinNOC</w:t>
      </w:r>
      <w:r w:rsidRPr="007C7ADB">
        <w:rPr>
          <w:i/>
          <w:iCs/>
          <w:lang w:val="en-US"/>
        </w:rPr>
        <w:t>locus</w:t>
      </w:r>
      <w:proofErr w:type="spellEnd"/>
      <w:r w:rsidRPr="007C7ADB">
        <w:rPr>
          <w:lang w:val="en-US"/>
        </w:rPr>
        <w:t xml:space="preserve"> is equal to </w:t>
      </w:r>
      <w:proofErr w:type="spellStart"/>
      <w:r w:rsidRPr="007C7ADB">
        <w:rPr>
          <w:lang w:val="en-US"/>
        </w:rPr>
        <w:t>AlleleCount</w:t>
      </w:r>
      <w:r w:rsidRPr="007C7ADB">
        <w:rPr>
          <w:i/>
          <w:iCs/>
          <w:lang w:val="en-US"/>
        </w:rPr>
        <w:t>locus</w:t>
      </w:r>
      <w:proofErr w:type="spellEnd"/>
      <w:r w:rsidRPr="007C7ADB">
        <w:rPr>
          <w:lang w:val="en-US"/>
        </w:rPr>
        <w:t xml:space="preserve"> divided by two, rounded up. The one feature is not going to give more information than the other.</w:t>
      </w:r>
    </w:p>
    <w:p w14:paraId="0329B758" w14:textId="2C0DD8B5" w:rsidR="0001028C" w:rsidRPr="007C7ADB" w:rsidRDefault="0001028C" w:rsidP="00AA7DFA">
      <w:pPr>
        <w:pStyle w:val="Lijstalinea"/>
        <w:numPr>
          <w:ilvl w:val="0"/>
          <w:numId w:val="22"/>
        </w:numPr>
        <w:jc w:val="both"/>
        <w:rPr>
          <w:lang w:val="en-US"/>
        </w:rPr>
      </w:pPr>
      <w:r w:rsidRPr="007C7ADB">
        <w:rPr>
          <w:lang w:val="en-US"/>
        </w:rPr>
        <w:t>Remove locus-specific features. The loci that are included in the 19 features appear to be the loci that most often have the MAC of the profile. It would be interesting to replace the 23 loc</w:t>
      </w:r>
      <w:r>
        <w:rPr>
          <w:lang w:val="en-US"/>
        </w:rPr>
        <w:t>us-specific features</w:t>
      </w:r>
      <w:r w:rsidRPr="007C7ADB">
        <w:rPr>
          <w:lang w:val="en-US"/>
        </w:rPr>
        <w:t xml:space="preserve"> with the following: </w:t>
      </w:r>
    </w:p>
    <w:p w14:paraId="726B65DC" w14:textId="77777777" w:rsidR="0001028C" w:rsidRPr="007C7ADB" w:rsidRDefault="0001028C" w:rsidP="00AA7DFA">
      <w:pPr>
        <w:pStyle w:val="Lijstalinea"/>
        <w:numPr>
          <w:ilvl w:val="1"/>
          <w:numId w:val="21"/>
        </w:numPr>
        <w:jc w:val="both"/>
        <w:rPr>
          <w:lang w:val="en-US"/>
        </w:rPr>
      </w:pPr>
      <w:r w:rsidRPr="007C7ADB">
        <w:rPr>
          <w:lang w:val="en-US"/>
        </w:rPr>
        <w:t>Locus (/loci) with the maximum allele count of the profile.</w:t>
      </w:r>
    </w:p>
    <w:p w14:paraId="1D2FA04A" w14:textId="77777777" w:rsidR="0001028C" w:rsidRPr="007C7ADB" w:rsidRDefault="0001028C" w:rsidP="00AA7DFA">
      <w:pPr>
        <w:pStyle w:val="Lijstalinea"/>
        <w:numPr>
          <w:ilvl w:val="1"/>
          <w:numId w:val="21"/>
        </w:numPr>
        <w:jc w:val="both"/>
        <w:rPr>
          <w:lang w:val="en-US"/>
        </w:rPr>
      </w:pPr>
      <w:r w:rsidRPr="007C7ADB">
        <w:rPr>
          <w:lang w:val="en-US"/>
        </w:rPr>
        <w:t>Locus (/loci) with the minimum allele count of the profile.</w:t>
      </w:r>
    </w:p>
    <w:p w14:paraId="4724E88F" w14:textId="5606622A" w:rsidR="0001028C" w:rsidRPr="007C7ADB" w:rsidRDefault="0001028C" w:rsidP="00AA7DFA">
      <w:pPr>
        <w:ind w:left="708"/>
        <w:jc w:val="both"/>
        <w:rPr>
          <w:lang w:val="en-US"/>
        </w:rPr>
      </w:pPr>
      <w:r w:rsidRPr="007C7ADB">
        <w:rPr>
          <w:lang w:val="en-US"/>
        </w:rPr>
        <w:t>The opinion of the users is that mostly profile-specific information is important. It is difficult to understand why certain loci are included in the current features and others not. This proposal might remove that confusion.</w:t>
      </w:r>
      <w:r>
        <w:rPr>
          <w:lang w:val="en-US"/>
        </w:rPr>
        <w:t xml:space="preserve"> The way that the original 19 features were selected, was based on little data. This could be the reason why these locus-specific features were added.</w:t>
      </w:r>
    </w:p>
    <w:p w14:paraId="6DFAA032" w14:textId="209168B9" w:rsidR="0001028C" w:rsidRPr="007C7ADB" w:rsidRDefault="0001028C" w:rsidP="00AA7DFA">
      <w:pPr>
        <w:pStyle w:val="Lijstalinea"/>
        <w:numPr>
          <w:ilvl w:val="0"/>
          <w:numId w:val="22"/>
        </w:numPr>
        <w:jc w:val="both"/>
        <w:rPr>
          <w:lang w:val="en-US"/>
        </w:rPr>
      </w:pPr>
      <w:r w:rsidRPr="007C7ADB">
        <w:rPr>
          <w:lang w:val="en-US"/>
        </w:rPr>
        <w:t xml:space="preserve">Make profile features complete. For instance, the 19 features now </w:t>
      </w:r>
      <w:r w:rsidR="00CE5C7A" w:rsidRPr="007C7ADB">
        <w:rPr>
          <w:lang w:val="en-US"/>
        </w:rPr>
        <w:t>include</w:t>
      </w:r>
      <w:r w:rsidRPr="007C7ADB">
        <w:rPr>
          <w:lang w:val="en-US"/>
        </w:rPr>
        <w:t xml:space="preserve"> the number of loci with 5 or 6 alleles, but not the number of loci with 7 or 8 alleles. Including the full range helps with consistency and understanding in explanations.</w:t>
      </w:r>
    </w:p>
    <w:p w14:paraId="42E08DBC" w14:textId="77777777" w:rsidR="0001028C" w:rsidRPr="007C7ADB" w:rsidRDefault="0001028C" w:rsidP="00AA7DFA">
      <w:pPr>
        <w:pStyle w:val="Lijstalinea"/>
        <w:numPr>
          <w:ilvl w:val="0"/>
          <w:numId w:val="22"/>
        </w:numPr>
        <w:jc w:val="both"/>
        <w:rPr>
          <w:lang w:val="en-US"/>
        </w:rPr>
      </w:pPr>
      <w:r w:rsidRPr="007C7ADB">
        <w:rPr>
          <w:lang w:val="en-US"/>
        </w:rPr>
        <w:t>Add more information outside of the STR profile such as:</w:t>
      </w:r>
    </w:p>
    <w:p w14:paraId="3BAA2A9B" w14:textId="77777777" w:rsidR="0001028C" w:rsidRPr="007C7ADB" w:rsidRDefault="0001028C" w:rsidP="00AA7DFA">
      <w:pPr>
        <w:pStyle w:val="Lijstalinea"/>
        <w:numPr>
          <w:ilvl w:val="1"/>
          <w:numId w:val="21"/>
        </w:numPr>
        <w:jc w:val="both"/>
        <w:rPr>
          <w:lang w:val="en-US"/>
        </w:rPr>
      </w:pPr>
      <w:r w:rsidRPr="007C7ADB">
        <w:rPr>
          <w:lang w:val="en-US"/>
        </w:rPr>
        <w:t>Number of peaks at stutter positions.</w:t>
      </w:r>
    </w:p>
    <w:p w14:paraId="0A3156D3" w14:textId="77777777" w:rsidR="0001028C" w:rsidRPr="007C7ADB" w:rsidRDefault="0001028C" w:rsidP="00AA7DFA">
      <w:pPr>
        <w:pStyle w:val="Lijstalinea"/>
        <w:numPr>
          <w:ilvl w:val="1"/>
          <w:numId w:val="21"/>
        </w:numPr>
        <w:jc w:val="both"/>
        <w:rPr>
          <w:lang w:val="en-US"/>
        </w:rPr>
      </w:pPr>
      <w:r w:rsidRPr="007C7ADB">
        <w:rPr>
          <w:lang w:val="en-US"/>
        </w:rPr>
        <w:t xml:space="preserve">Number of unnamed peaks (visible in </w:t>
      </w:r>
      <w:proofErr w:type="spellStart"/>
      <w:r w:rsidRPr="007C7ADB">
        <w:rPr>
          <w:lang w:val="en-US"/>
        </w:rPr>
        <w:t>epg</w:t>
      </w:r>
      <w:proofErr w:type="spellEnd"/>
      <w:r w:rsidRPr="007C7ADB">
        <w:rPr>
          <w:lang w:val="en-US"/>
        </w:rPr>
        <w:t>, can be sampled in EuroForMix).</w:t>
      </w:r>
    </w:p>
    <w:p w14:paraId="21DCA051" w14:textId="77777777" w:rsidR="0001028C" w:rsidRPr="007C7ADB" w:rsidRDefault="0001028C" w:rsidP="00AA7DFA">
      <w:pPr>
        <w:pStyle w:val="Lijstalinea"/>
        <w:numPr>
          <w:ilvl w:val="1"/>
          <w:numId w:val="21"/>
        </w:numPr>
        <w:jc w:val="both"/>
        <w:rPr>
          <w:lang w:val="en-US"/>
        </w:rPr>
      </w:pPr>
      <w:r w:rsidRPr="007C7ADB">
        <w:rPr>
          <w:lang w:val="en-US"/>
        </w:rPr>
        <w:t>Replicate runs.</w:t>
      </w:r>
    </w:p>
    <w:p w14:paraId="27FEF7BA" w14:textId="77777777" w:rsidR="0001028C" w:rsidRPr="007C7ADB" w:rsidRDefault="0001028C" w:rsidP="00AA7DFA">
      <w:pPr>
        <w:pStyle w:val="Lijstalinea"/>
        <w:numPr>
          <w:ilvl w:val="1"/>
          <w:numId w:val="21"/>
        </w:numPr>
        <w:jc w:val="both"/>
        <w:rPr>
          <w:lang w:val="en-US"/>
        </w:rPr>
      </w:pPr>
      <w:r w:rsidRPr="007C7ADB">
        <w:rPr>
          <w:lang w:val="en-US"/>
        </w:rPr>
        <w:t>Major / minor contributors.</w:t>
      </w:r>
    </w:p>
    <w:p w14:paraId="7B726C2A" w14:textId="77777777" w:rsidR="0001028C" w:rsidRPr="007C7ADB" w:rsidRDefault="0001028C" w:rsidP="00AA7DFA">
      <w:pPr>
        <w:pStyle w:val="Lijstalinea"/>
        <w:numPr>
          <w:ilvl w:val="1"/>
          <w:numId w:val="21"/>
        </w:numPr>
        <w:jc w:val="both"/>
        <w:rPr>
          <w:lang w:val="en-US"/>
        </w:rPr>
      </w:pPr>
      <w:r w:rsidRPr="007C7ADB">
        <w:rPr>
          <w:lang w:val="en-US"/>
        </w:rPr>
        <w:t>The quality of certain channels.</w:t>
      </w:r>
    </w:p>
    <w:p w14:paraId="6FAC800A" w14:textId="77777777" w:rsidR="0001028C" w:rsidRPr="007C7ADB" w:rsidRDefault="0001028C" w:rsidP="00AA7DFA">
      <w:pPr>
        <w:ind w:left="708"/>
        <w:jc w:val="both"/>
        <w:rPr>
          <w:lang w:val="en-US"/>
        </w:rPr>
      </w:pPr>
      <w:r w:rsidRPr="007C7ADB">
        <w:rPr>
          <w:lang w:val="en-US"/>
        </w:rPr>
        <w:t>Some of these might be more viable and useful than others. They are ordered according to the expected viability. Most of these were brought up by the users.</w:t>
      </w:r>
    </w:p>
    <w:p w14:paraId="47B8F858" w14:textId="77777777" w:rsidR="0001028C" w:rsidRPr="007C7ADB" w:rsidRDefault="0001028C" w:rsidP="00AA7DFA">
      <w:pPr>
        <w:pStyle w:val="Lijstalinea"/>
        <w:numPr>
          <w:ilvl w:val="0"/>
          <w:numId w:val="22"/>
        </w:numPr>
        <w:jc w:val="both"/>
        <w:rPr>
          <w:lang w:val="en-US"/>
        </w:rPr>
      </w:pPr>
      <w:r w:rsidRPr="007C7ADB">
        <w:rPr>
          <w:lang w:val="en-US"/>
        </w:rPr>
        <w:t>Keep MAC and TAC features since they are very familiar to the users and give context to the complete explanation. Additionally, the TAC values are variable among different kits, with which the users might not have experience with yet. Seeing the familiar variables with new values can help users get used to a new kit.</w:t>
      </w:r>
    </w:p>
    <w:p w14:paraId="0A4FAB71" w14:textId="77777777" w:rsidR="0001028C" w:rsidRDefault="0001028C"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4C09E32A" w14:textId="6FE39ECA" w:rsidR="00D03BAF" w:rsidRPr="007C7ADB" w:rsidRDefault="00D03BAF" w:rsidP="00AA7DFA">
      <w:pPr>
        <w:pStyle w:val="Kop3"/>
        <w:jc w:val="both"/>
        <w:rPr>
          <w:lang w:val="en-US"/>
        </w:rPr>
      </w:pPr>
      <w:r w:rsidRPr="007C7ADB">
        <w:rPr>
          <w:lang w:val="en-US"/>
        </w:rPr>
        <w:lastRenderedPageBreak/>
        <w:t>Reflection on methodology</w:t>
      </w:r>
      <w:bookmarkEnd w:id="200"/>
    </w:p>
    <w:p w14:paraId="325C9BF3" w14:textId="78090222" w:rsidR="00D03BAF" w:rsidRPr="007C7ADB" w:rsidRDefault="00D03BAF" w:rsidP="00AA7DFA">
      <w:pPr>
        <w:jc w:val="both"/>
        <w:rPr>
          <w:lang w:val="en-US"/>
        </w:rPr>
      </w:pPr>
      <w:r w:rsidRPr="007C7ADB">
        <w:rPr>
          <w:lang w:val="en-US"/>
        </w:rPr>
        <w:t>Despite confirming with supervisors from the NFI and TU Delft that a linear strategy would suffice, I realized that this would make it difficult to guard the quality of the project. It was a good decision to switch strategy to Agile such that new goals could be set and evaluated every three weeks. In this way, small increments are made to the product and less successful endeavors do no hinder progress as much.</w:t>
      </w:r>
      <w:r w:rsidR="001B6BDD">
        <w:rPr>
          <w:lang w:val="en-US"/>
        </w:rPr>
        <w:t xml:space="preserve"> It made me realize how little the TU Delft focusses on project methodology, as I relied on my experiences from my bachelor at the Hague University of Applied Sciences to organize my work.</w:t>
      </w:r>
    </w:p>
    <w:p w14:paraId="25D77D04" w14:textId="1B892AF1" w:rsidR="00D03BAF" w:rsidRPr="007C7ADB" w:rsidRDefault="00D03BAF" w:rsidP="00AA7DFA">
      <w:pPr>
        <w:jc w:val="both"/>
        <w:rPr>
          <w:lang w:val="en-US"/>
        </w:rPr>
      </w:pPr>
      <w:r w:rsidRPr="007C7ADB">
        <w:rPr>
          <w:lang w:val="en-US"/>
        </w:rPr>
        <w:t>With similar flexibility, I adapted the main research question to better fit the needs of users. Where I originally wanted to only focus on the counterfactuals, the users made me realize that a combination with feature importance is more valuable.</w:t>
      </w:r>
    </w:p>
    <w:p w14:paraId="56E3BDB8" w14:textId="62049F8A" w:rsidR="00D03BAF" w:rsidRPr="007C7ADB" w:rsidRDefault="00D03BAF" w:rsidP="00AA7DFA">
      <w:pPr>
        <w:jc w:val="both"/>
        <w:rPr>
          <w:lang w:val="en-US"/>
        </w:rPr>
      </w:pPr>
      <w:r w:rsidRPr="007C7ADB">
        <w:rPr>
          <w:lang w:val="en-US"/>
        </w:rPr>
        <w:t xml:space="preserve">One aspect I would improve upon is to have clearer agreements about the available time from the DNA-experts and how many would be willing to participate. It seems quite difficult to get a company to give some of their employees’ time to an intern. Though </w:t>
      </w:r>
      <w:r w:rsidR="001B6BDD">
        <w:rPr>
          <w:lang w:val="en-US"/>
        </w:rPr>
        <w:t xml:space="preserve">I identified this risk from the start, and we agreed with the NFI </w:t>
      </w:r>
      <w:r w:rsidRPr="007C7ADB">
        <w:rPr>
          <w:lang w:val="en-US"/>
        </w:rPr>
        <w:t>upon two surveys with users (one short and one long), no specific constraints were set about how many people would participate or for what period of time.</w:t>
      </w:r>
    </w:p>
    <w:p w14:paraId="79F22FAE" w14:textId="229DC770" w:rsidR="00D03BAF" w:rsidRPr="007C7ADB" w:rsidRDefault="00D03BAF" w:rsidP="00AA7DFA">
      <w:pPr>
        <w:jc w:val="both"/>
        <w:rPr>
          <w:lang w:val="en-US"/>
        </w:rPr>
      </w:pPr>
      <w:r w:rsidRPr="007C7ADB">
        <w:rPr>
          <w:lang w:val="en-US"/>
        </w:rPr>
        <w:t>Without Covid</w:t>
      </w:r>
      <w:r w:rsidR="005136C3">
        <w:rPr>
          <w:lang w:val="en-US"/>
        </w:rPr>
        <w:t>-19</w:t>
      </w:r>
      <w:r w:rsidRPr="007C7ADB">
        <w:rPr>
          <w:lang w:val="en-US"/>
        </w:rPr>
        <w:t xml:space="preserve"> restrictions, a fixed date and time could be planned for a sit-down evaluation at a specified location. This provides a lot of control as compared to sending a survey and hoping people will take the time to respond. Such a meeting could be communicated with the DNA-expert’s management as well so that this could be planned into their schedule. Within Covid restrictions, a specific moment could still have been planned, but it would lose some the controlled setting.</w:t>
      </w:r>
    </w:p>
    <w:p w14:paraId="5B922438" w14:textId="056B3AAE" w:rsidR="00F95ABA" w:rsidRPr="007C7ADB" w:rsidRDefault="00522D6B" w:rsidP="00AA7DFA">
      <w:pPr>
        <w:jc w:val="both"/>
        <w:rPr>
          <w:lang w:val="en-US"/>
        </w:rPr>
      </w:pPr>
      <w:r w:rsidRPr="007C7ADB">
        <w:rPr>
          <w:lang w:val="en-US"/>
        </w:rPr>
        <w:br w:type="page"/>
      </w:r>
    </w:p>
    <w:p w14:paraId="721DBBBF" w14:textId="7F98AA69" w:rsidR="00522D6B" w:rsidRPr="007C7ADB" w:rsidRDefault="00522D6B" w:rsidP="00AA7DFA">
      <w:pPr>
        <w:pStyle w:val="Kop1"/>
        <w:jc w:val="both"/>
        <w:rPr>
          <w:lang w:val="en-US"/>
        </w:rPr>
      </w:pPr>
      <w:bookmarkStart w:id="201" w:name="_Toc72172069"/>
      <w:bookmarkStart w:id="202" w:name="_Toc72848667"/>
      <w:r w:rsidRPr="007C7ADB">
        <w:rPr>
          <w:lang w:val="en-US"/>
        </w:rPr>
        <w:lastRenderedPageBreak/>
        <w:t>References</w:t>
      </w:r>
      <w:bookmarkEnd w:id="201"/>
      <w:bookmarkEnd w:id="202"/>
    </w:p>
    <w:p w14:paraId="24B25561" w14:textId="77777777" w:rsidR="00564341" w:rsidRPr="00564341" w:rsidRDefault="007930C2" w:rsidP="00AA7DFA">
      <w:pPr>
        <w:pStyle w:val="EndNoteBibliography"/>
        <w:spacing w:after="0"/>
        <w:ind w:left="720" w:hanging="720"/>
        <w:jc w:val="both"/>
      </w:pPr>
      <w:r w:rsidRPr="007C7ADB">
        <w:fldChar w:fldCharType="begin"/>
      </w:r>
      <w:r w:rsidRPr="007C7ADB">
        <w:instrText xml:space="preserve"> ADDIN EN.REFLIST </w:instrText>
      </w:r>
      <w:r w:rsidRPr="007C7ADB">
        <w:fldChar w:fldCharType="separate"/>
      </w:r>
      <w:r w:rsidR="00564341" w:rsidRPr="00564341">
        <w:t>1.</w:t>
      </w:r>
      <w:r w:rsidR="00564341" w:rsidRPr="00564341">
        <w:tab/>
        <w:t xml:space="preserve">Benschop, C.C.G., et al., </w:t>
      </w:r>
      <w:r w:rsidR="00564341" w:rsidRPr="00564341">
        <w:rPr>
          <w:i/>
        </w:rPr>
        <w:t>Automated estimation of the number of contributors in autosomal short tandem repeat profiles using a machine learning approach.</w:t>
      </w:r>
      <w:r w:rsidR="00564341" w:rsidRPr="00564341">
        <w:t xml:space="preserve"> Forensic Science International: Genetics, 2019. </w:t>
      </w:r>
      <w:r w:rsidR="00564341" w:rsidRPr="00564341">
        <w:rPr>
          <w:b/>
        </w:rPr>
        <w:t>43</w:t>
      </w:r>
      <w:r w:rsidR="00564341" w:rsidRPr="00564341">
        <w:t>: p. 102150.</w:t>
      </w:r>
    </w:p>
    <w:p w14:paraId="6AF51295" w14:textId="77777777" w:rsidR="00564341" w:rsidRPr="00564341" w:rsidRDefault="00564341" w:rsidP="00AA7DFA">
      <w:pPr>
        <w:pStyle w:val="EndNoteBibliography"/>
        <w:spacing w:after="0"/>
        <w:ind w:left="720" w:hanging="720"/>
        <w:jc w:val="both"/>
      </w:pPr>
      <w:r w:rsidRPr="00564341">
        <w:t>2.</w:t>
      </w:r>
      <w:r w:rsidRPr="00564341">
        <w:tab/>
        <w:t xml:space="preserve">Benschop, C.C.G., et al., </w:t>
      </w:r>
      <w:r w:rsidRPr="00564341">
        <w:rPr>
          <w:i/>
        </w:rPr>
        <w:t>The effect of varying the number of contributors on likelihood ratios for complex DNA mixtures.</w:t>
      </w:r>
      <w:r w:rsidRPr="00564341">
        <w:t xml:space="preserve"> Forensic Science International: Genetics, 2015. </w:t>
      </w:r>
      <w:r w:rsidRPr="00564341">
        <w:rPr>
          <w:b/>
        </w:rPr>
        <w:t>19</w:t>
      </w:r>
      <w:r w:rsidRPr="00564341">
        <w:t>: p. 92-99.</w:t>
      </w:r>
    </w:p>
    <w:p w14:paraId="6074B783" w14:textId="77777777" w:rsidR="00564341" w:rsidRPr="00564341" w:rsidRDefault="00564341" w:rsidP="00AA7DFA">
      <w:pPr>
        <w:pStyle w:val="EndNoteBibliography"/>
        <w:spacing w:after="0"/>
        <w:ind w:left="720" w:hanging="720"/>
        <w:jc w:val="both"/>
      </w:pPr>
      <w:r w:rsidRPr="00564341">
        <w:t>3.</w:t>
      </w:r>
      <w:r w:rsidRPr="00564341">
        <w:tab/>
        <w:t xml:space="preserve">Adadi, A. and M. Berrada, </w:t>
      </w:r>
      <w:r w:rsidRPr="00564341">
        <w:rPr>
          <w:i/>
        </w:rPr>
        <w:t>Peeking Inside the Black-Box: A Survey on Explainable Artificial Intelligence (XAI).</w:t>
      </w:r>
      <w:r w:rsidRPr="00564341">
        <w:t xml:space="preserve"> IEEE Access, 2018. </w:t>
      </w:r>
      <w:r w:rsidRPr="00564341">
        <w:rPr>
          <w:b/>
        </w:rPr>
        <w:t>6</w:t>
      </w:r>
      <w:r w:rsidRPr="00564341">
        <w:t>: p. 52138-52160.</w:t>
      </w:r>
    </w:p>
    <w:p w14:paraId="38B9A252" w14:textId="77777777" w:rsidR="00564341" w:rsidRPr="00564341" w:rsidRDefault="00564341" w:rsidP="00AA7DFA">
      <w:pPr>
        <w:pStyle w:val="EndNoteBibliography"/>
        <w:spacing w:after="0"/>
        <w:ind w:left="720" w:hanging="720"/>
        <w:jc w:val="both"/>
      </w:pPr>
      <w:r w:rsidRPr="00564341">
        <w:t>4.</w:t>
      </w:r>
      <w:r w:rsidRPr="00564341">
        <w:tab/>
        <w:t xml:space="preserve">Barredo Arrieta, A., et al., </w:t>
      </w:r>
      <w:r w:rsidRPr="00564341">
        <w:rPr>
          <w:i/>
        </w:rPr>
        <w:t>Explainable Artificial Intelligence (XAI): Concepts, taxonomies, opportunities and challenges toward responsible AI.</w:t>
      </w:r>
      <w:r w:rsidRPr="00564341">
        <w:t xml:space="preserve"> Information Fusion, 2020. </w:t>
      </w:r>
      <w:r w:rsidRPr="00564341">
        <w:rPr>
          <w:b/>
        </w:rPr>
        <w:t>58</w:t>
      </w:r>
      <w:r w:rsidRPr="00564341">
        <w:t>: p. 82-115.</w:t>
      </w:r>
    </w:p>
    <w:p w14:paraId="6A7D26D9" w14:textId="77777777" w:rsidR="00564341" w:rsidRPr="00564341" w:rsidRDefault="00564341" w:rsidP="00AA7DFA">
      <w:pPr>
        <w:pStyle w:val="EndNoteBibliography"/>
        <w:spacing w:after="0"/>
        <w:ind w:left="720" w:hanging="720"/>
        <w:jc w:val="both"/>
      </w:pPr>
      <w:r w:rsidRPr="00564341">
        <w:t>5.</w:t>
      </w:r>
      <w:r w:rsidRPr="00564341">
        <w:tab/>
        <w:t xml:space="preserve">Carvalho, D.V., E.M. Pereira, and J.S. Cardoso, </w:t>
      </w:r>
      <w:r w:rsidRPr="00564341">
        <w:rPr>
          <w:i/>
        </w:rPr>
        <w:t>Machine learning interpretability: A survey on methods and metrics.</w:t>
      </w:r>
      <w:r w:rsidRPr="00564341">
        <w:t xml:space="preserve"> Electronics (Switzerland), 2019. </w:t>
      </w:r>
      <w:r w:rsidRPr="00564341">
        <w:rPr>
          <w:b/>
        </w:rPr>
        <w:t>8</w:t>
      </w:r>
      <w:r w:rsidRPr="00564341">
        <w:t>(8).</w:t>
      </w:r>
    </w:p>
    <w:p w14:paraId="5EB57EB4" w14:textId="77777777" w:rsidR="00564341" w:rsidRPr="00564341" w:rsidRDefault="00564341" w:rsidP="00AA7DFA">
      <w:pPr>
        <w:pStyle w:val="EndNoteBibliography"/>
        <w:spacing w:after="0"/>
        <w:ind w:left="720" w:hanging="720"/>
        <w:jc w:val="both"/>
      </w:pPr>
      <w:r w:rsidRPr="00564341">
        <w:t>6.</w:t>
      </w:r>
      <w:r w:rsidRPr="00564341">
        <w:tab/>
        <w:t xml:space="preserve">Gilpin, L.H., et al. </w:t>
      </w:r>
      <w:r w:rsidRPr="00564341">
        <w:rPr>
          <w:i/>
        </w:rPr>
        <w:t>Explaining Explanations: An Overview of Interpretability of Machine Learning</w:t>
      </w:r>
      <w:r w:rsidRPr="00564341">
        <w:t xml:space="preserve">. in </w:t>
      </w:r>
      <w:r w:rsidRPr="00564341">
        <w:rPr>
          <w:i/>
        </w:rPr>
        <w:t>2018 IEEE 5th International Conference on Data Science and Advanced Analytics (DSAA)</w:t>
      </w:r>
      <w:r w:rsidRPr="00564341">
        <w:t>. 2018.</w:t>
      </w:r>
    </w:p>
    <w:p w14:paraId="4202D476" w14:textId="77777777" w:rsidR="00564341" w:rsidRPr="00564341" w:rsidRDefault="00564341" w:rsidP="00AA7DFA">
      <w:pPr>
        <w:pStyle w:val="EndNoteBibliography"/>
        <w:spacing w:after="0"/>
        <w:ind w:left="720" w:hanging="720"/>
        <w:jc w:val="both"/>
      </w:pPr>
      <w:r w:rsidRPr="00564341">
        <w:t>7.</w:t>
      </w:r>
      <w:r w:rsidRPr="00564341">
        <w:tab/>
        <w:t xml:space="preserve">Lipton, Z.C., </w:t>
      </w:r>
      <w:r w:rsidRPr="00564341">
        <w:rPr>
          <w:i/>
        </w:rPr>
        <w:t>The mythos of model interpretability: In machine learning, the concept of interpretability is both important and slippery.</w:t>
      </w:r>
      <w:r w:rsidRPr="00564341">
        <w:t xml:space="preserve"> Queue, 2018. </w:t>
      </w:r>
      <w:r w:rsidRPr="00564341">
        <w:rPr>
          <w:b/>
        </w:rPr>
        <w:t>16</w:t>
      </w:r>
      <w:r w:rsidRPr="00564341">
        <w:t>(3).</w:t>
      </w:r>
    </w:p>
    <w:p w14:paraId="4F9109AF" w14:textId="77777777" w:rsidR="00564341" w:rsidRPr="00564341" w:rsidRDefault="00564341" w:rsidP="00AA7DFA">
      <w:pPr>
        <w:pStyle w:val="EndNoteBibliography"/>
        <w:spacing w:after="0"/>
        <w:ind w:left="720" w:hanging="720"/>
        <w:jc w:val="both"/>
      </w:pPr>
      <w:r w:rsidRPr="00564341">
        <w:t>8.</w:t>
      </w:r>
      <w:r w:rsidRPr="00564341">
        <w:tab/>
        <w:t xml:space="preserve">Lundberg, S.M., et al., </w:t>
      </w:r>
      <w:r w:rsidRPr="00564341">
        <w:rPr>
          <w:i/>
        </w:rPr>
        <w:t>Explainable machine-learning predictions for the prevention of hypoxaemia during surgery.</w:t>
      </w:r>
      <w:r w:rsidRPr="00564341">
        <w:t xml:space="preserve"> Nat Biomed Eng, 2018. </w:t>
      </w:r>
      <w:r w:rsidRPr="00564341">
        <w:rPr>
          <w:b/>
        </w:rPr>
        <w:t>2</w:t>
      </w:r>
      <w:r w:rsidRPr="00564341">
        <w:t>(10): p. 749-760.</w:t>
      </w:r>
    </w:p>
    <w:p w14:paraId="784683C3" w14:textId="77777777" w:rsidR="00564341" w:rsidRPr="00564341" w:rsidRDefault="00564341" w:rsidP="00AA7DFA">
      <w:pPr>
        <w:pStyle w:val="EndNoteBibliography"/>
        <w:spacing w:after="0"/>
        <w:ind w:left="720" w:hanging="720"/>
        <w:jc w:val="both"/>
      </w:pPr>
      <w:r w:rsidRPr="00564341">
        <w:t>9.</w:t>
      </w:r>
      <w:r w:rsidRPr="00564341">
        <w:tab/>
        <w:t xml:space="preserve">Yoo, T.K., et al., </w:t>
      </w:r>
      <w:r w:rsidRPr="00564341">
        <w:rPr>
          <w:i/>
        </w:rPr>
        <w:t>Explainable Machine Learning Approach as a Tool to Understand Factors Used to Select the Refractive Surgery Technique on the Expert Level.</w:t>
      </w:r>
      <w:r w:rsidRPr="00564341">
        <w:t xml:space="preserve"> Transl Vis Sci Technol, 2020. </w:t>
      </w:r>
      <w:r w:rsidRPr="00564341">
        <w:rPr>
          <w:b/>
        </w:rPr>
        <w:t>9</w:t>
      </w:r>
      <w:r w:rsidRPr="00564341">
        <w:t>(2): p. 8.</w:t>
      </w:r>
    </w:p>
    <w:p w14:paraId="7A115A9A" w14:textId="77777777" w:rsidR="00564341" w:rsidRPr="00564341" w:rsidRDefault="00564341" w:rsidP="00AA7DFA">
      <w:pPr>
        <w:pStyle w:val="EndNoteBibliography"/>
        <w:spacing w:after="0"/>
        <w:ind w:left="720" w:hanging="720"/>
        <w:jc w:val="both"/>
      </w:pPr>
      <w:r w:rsidRPr="00564341">
        <w:t>10.</w:t>
      </w:r>
      <w:r w:rsidRPr="00564341">
        <w:tab/>
        <w:t xml:space="preserve">Miller, T., </w:t>
      </w:r>
      <w:r w:rsidRPr="00564341">
        <w:rPr>
          <w:i/>
        </w:rPr>
        <w:t>Explanation in artificial intelligence: Insights from the social sciences.</w:t>
      </w:r>
      <w:r w:rsidRPr="00564341">
        <w:t xml:space="preserve"> Artificial Intelligence, 2019. </w:t>
      </w:r>
      <w:r w:rsidRPr="00564341">
        <w:rPr>
          <w:b/>
        </w:rPr>
        <w:t>267</w:t>
      </w:r>
      <w:r w:rsidRPr="00564341">
        <w:t>: p. 1-38.</w:t>
      </w:r>
    </w:p>
    <w:p w14:paraId="42964CB0" w14:textId="77777777" w:rsidR="00564341" w:rsidRPr="00564341" w:rsidRDefault="00564341" w:rsidP="00AA7DFA">
      <w:pPr>
        <w:pStyle w:val="EndNoteBibliography"/>
        <w:spacing w:after="0"/>
        <w:ind w:left="720" w:hanging="720"/>
        <w:jc w:val="both"/>
      </w:pPr>
      <w:r w:rsidRPr="00564341">
        <w:t>11.</w:t>
      </w:r>
      <w:r w:rsidRPr="00564341">
        <w:tab/>
        <w:t xml:space="preserve">Verma, S., J.P. Dickerson, and K. Hines, </w:t>
      </w:r>
      <w:r w:rsidRPr="00564341">
        <w:rPr>
          <w:i/>
        </w:rPr>
        <w:t>Counterfactual Explanations for Machine Learning: A Review.</w:t>
      </w:r>
      <w:r w:rsidRPr="00564341">
        <w:t xml:space="preserve"> ArXiv, 2020. </w:t>
      </w:r>
      <w:r w:rsidRPr="00564341">
        <w:rPr>
          <w:b/>
        </w:rPr>
        <w:t>abs/2010.10596</w:t>
      </w:r>
      <w:r w:rsidRPr="00564341">
        <w:t>.</w:t>
      </w:r>
    </w:p>
    <w:p w14:paraId="3CD28B48" w14:textId="77777777" w:rsidR="00564341" w:rsidRPr="00564341" w:rsidRDefault="00564341" w:rsidP="00AA7DFA">
      <w:pPr>
        <w:pStyle w:val="EndNoteBibliography"/>
        <w:spacing w:after="0"/>
        <w:ind w:left="720" w:hanging="720"/>
        <w:jc w:val="both"/>
      </w:pPr>
      <w:r w:rsidRPr="00564341">
        <w:t>12.</w:t>
      </w:r>
      <w:r w:rsidRPr="00564341">
        <w:tab/>
        <w:t xml:space="preserve">Taylor, D., J.-A. Bright, and J. Buckleton, </w:t>
      </w:r>
      <w:r w:rsidRPr="00564341">
        <w:rPr>
          <w:i/>
        </w:rPr>
        <w:t>Interpreting forensic DNA profiling evidence without specifying the number of contributors.</w:t>
      </w:r>
      <w:r w:rsidRPr="00564341">
        <w:t xml:space="preserve"> Forensic Science International: Genetics, 2014. </w:t>
      </w:r>
      <w:r w:rsidRPr="00564341">
        <w:rPr>
          <w:b/>
        </w:rPr>
        <w:t>13</w:t>
      </w:r>
      <w:r w:rsidRPr="00564341">
        <w:t>: p. 269-280.</w:t>
      </w:r>
    </w:p>
    <w:p w14:paraId="59799E5F" w14:textId="77777777" w:rsidR="00564341" w:rsidRPr="00564341" w:rsidRDefault="00564341" w:rsidP="00AA7DFA">
      <w:pPr>
        <w:pStyle w:val="EndNoteBibliography"/>
        <w:spacing w:after="0"/>
        <w:ind w:left="720" w:hanging="720"/>
        <w:jc w:val="both"/>
      </w:pPr>
      <w:r w:rsidRPr="00564341">
        <w:t>13.</w:t>
      </w:r>
      <w:r w:rsidRPr="00564341">
        <w:tab/>
        <w:t xml:space="preserve">Boavida, A., et al., </w:t>
      </w:r>
      <w:r w:rsidRPr="00564341">
        <w:rPr>
          <w:i/>
        </w:rPr>
        <w:t>PowerPlex® fusion 6C system: internal validation study.</w:t>
      </w:r>
      <w:r w:rsidRPr="00564341">
        <w:t xml:space="preserve"> Forensic sciences research, 2018. </w:t>
      </w:r>
      <w:r w:rsidRPr="00564341">
        <w:rPr>
          <w:b/>
        </w:rPr>
        <w:t>3</w:t>
      </w:r>
      <w:r w:rsidRPr="00564341">
        <w:t>(2): p. 130-137.</w:t>
      </w:r>
    </w:p>
    <w:p w14:paraId="5FEB54B3" w14:textId="77777777" w:rsidR="00564341" w:rsidRPr="00564341" w:rsidRDefault="00564341" w:rsidP="00AA7DFA">
      <w:pPr>
        <w:pStyle w:val="EndNoteBibliography"/>
        <w:spacing w:after="0"/>
        <w:ind w:left="720" w:hanging="720"/>
        <w:jc w:val="both"/>
      </w:pPr>
      <w:r w:rsidRPr="00564341">
        <w:t>14.</w:t>
      </w:r>
      <w:r w:rsidRPr="00564341">
        <w:tab/>
        <w:t xml:space="preserve">Intituut, N.F., </w:t>
      </w:r>
      <w:r w:rsidRPr="00564341">
        <w:rPr>
          <w:i/>
        </w:rPr>
        <w:t>HBS: Interpretatie van autosomale STR DNA-profielen</w:t>
      </w:r>
      <w:r w:rsidRPr="00564341">
        <w:t>. 2020. p. 16.</w:t>
      </w:r>
    </w:p>
    <w:p w14:paraId="15CA6BEB" w14:textId="77777777" w:rsidR="00564341" w:rsidRPr="00564341" w:rsidRDefault="00564341" w:rsidP="00AA7DFA">
      <w:pPr>
        <w:pStyle w:val="EndNoteBibliography"/>
        <w:spacing w:after="0"/>
        <w:ind w:left="720" w:hanging="720"/>
        <w:jc w:val="both"/>
      </w:pPr>
      <w:r w:rsidRPr="00564341">
        <w:t>15.</w:t>
      </w:r>
      <w:r w:rsidRPr="00564341">
        <w:tab/>
        <w:t xml:space="preserve">Bleka, Ø., G. Storvik, and P. Gill, </w:t>
      </w:r>
      <w:r w:rsidRPr="00564341">
        <w:rPr>
          <w:i/>
        </w:rPr>
        <w:t>EuroForMix: An open source software based on a continuous model to evaluate STR DNA profiles from a mixture of contributors with artefacts.</w:t>
      </w:r>
      <w:r w:rsidRPr="00564341">
        <w:t xml:space="preserve"> Forensic Science International: Genetics, 2016. </w:t>
      </w:r>
      <w:r w:rsidRPr="00564341">
        <w:rPr>
          <w:b/>
        </w:rPr>
        <w:t>21</w:t>
      </w:r>
      <w:r w:rsidRPr="00564341">
        <w:t>: p. 35-44.</w:t>
      </w:r>
    </w:p>
    <w:p w14:paraId="7E492CF1" w14:textId="77777777" w:rsidR="00564341" w:rsidRPr="00564341" w:rsidRDefault="00564341" w:rsidP="00AA7DFA">
      <w:pPr>
        <w:pStyle w:val="EndNoteBibliography"/>
        <w:spacing w:after="0"/>
        <w:ind w:left="720" w:hanging="720"/>
        <w:jc w:val="both"/>
      </w:pPr>
      <w:r w:rsidRPr="00564341">
        <w:t>16.</w:t>
      </w:r>
      <w:r w:rsidRPr="00564341">
        <w:tab/>
        <w:t xml:space="preserve">Coble, M.D., et al., </w:t>
      </w:r>
      <w:r w:rsidRPr="00564341">
        <w:rPr>
          <w:i/>
        </w:rPr>
        <w:t>Uncertainty in the number of contributors in the proposed new CODIS set.</w:t>
      </w:r>
      <w:r w:rsidRPr="00564341">
        <w:t xml:space="preserve"> Forensic Science International: Genetics, 2015. </w:t>
      </w:r>
      <w:r w:rsidRPr="00564341">
        <w:rPr>
          <w:b/>
        </w:rPr>
        <w:t>19</w:t>
      </w:r>
      <w:r w:rsidRPr="00564341">
        <w:t>: p. 207-211.</w:t>
      </w:r>
    </w:p>
    <w:p w14:paraId="18BB2492" w14:textId="77777777" w:rsidR="00564341" w:rsidRPr="00564341" w:rsidRDefault="00564341" w:rsidP="00AA7DFA">
      <w:pPr>
        <w:pStyle w:val="EndNoteBibliography"/>
        <w:spacing w:after="0"/>
        <w:ind w:left="720" w:hanging="720"/>
        <w:jc w:val="both"/>
      </w:pPr>
      <w:r w:rsidRPr="00564341">
        <w:t>17.</w:t>
      </w:r>
      <w:r w:rsidRPr="00564341">
        <w:tab/>
        <w:t xml:space="preserve">Clayton, T.M., et al., </w:t>
      </w:r>
      <w:r w:rsidRPr="00564341">
        <w:rPr>
          <w:i/>
        </w:rPr>
        <w:t>Analysis and interpretation of mixed forensic stains using DNA STR profiling.</w:t>
      </w:r>
      <w:r w:rsidRPr="00564341">
        <w:t xml:space="preserve"> Forensic Science International, 1998. </w:t>
      </w:r>
      <w:r w:rsidRPr="00564341">
        <w:rPr>
          <w:b/>
        </w:rPr>
        <w:t>91</w:t>
      </w:r>
      <w:r w:rsidRPr="00564341">
        <w:t>(1): p. 55-70.</w:t>
      </w:r>
    </w:p>
    <w:p w14:paraId="0A28963F" w14:textId="77777777" w:rsidR="00564341" w:rsidRPr="00564341" w:rsidRDefault="00564341" w:rsidP="00AA7DFA">
      <w:pPr>
        <w:pStyle w:val="EndNoteBibliography"/>
        <w:spacing w:after="0"/>
        <w:ind w:left="720" w:hanging="720"/>
        <w:jc w:val="both"/>
      </w:pPr>
      <w:r w:rsidRPr="00564341">
        <w:t>18.</w:t>
      </w:r>
      <w:r w:rsidRPr="00564341">
        <w:tab/>
        <w:t xml:space="preserve">Benschop, C., </w:t>
      </w:r>
      <w:r w:rsidRPr="00564341">
        <w:rPr>
          <w:i/>
        </w:rPr>
        <w:t>PowerPlex Fusion 6C Profile analysis &amp; interpretation.</w:t>
      </w:r>
      <w:r w:rsidRPr="00564341">
        <w:t xml:space="preserve"> 2020.</w:t>
      </w:r>
    </w:p>
    <w:p w14:paraId="76CB06EF" w14:textId="77777777" w:rsidR="00564341" w:rsidRPr="00564341" w:rsidRDefault="00564341" w:rsidP="00AA7DFA">
      <w:pPr>
        <w:pStyle w:val="EndNoteBibliography"/>
        <w:spacing w:after="0"/>
        <w:ind w:left="720" w:hanging="720"/>
        <w:jc w:val="both"/>
      </w:pPr>
      <w:r w:rsidRPr="00564341">
        <w:t>19.</w:t>
      </w:r>
      <w:r w:rsidRPr="00564341">
        <w:tab/>
        <w:t xml:space="preserve">Haned, H., et al., </w:t>
      </w:r>
      <w:r w:rsidRPr="00564341">
        <w:rPr>
          <w:i/>
        </w:rPr>
        <w:t>Estimating the Number of Contributors to Forensic DNA Mixtures: Does Maximum Likelihood Perform Better Than Maximum Allele Count?</w:t>
      </w:r>
      <w:r w:rsidRPr="00564341">
        <w:t xml:space="preserve"> Journal of Forensic Sciences, 2011. </w:t>
      </w:r>
      <w:r w:rsidRPr="00564341">
        <w:rPr>
          <w:b/>
        </w:rPr>
        <w:t>56</w:t>
      </w:r>
      <w:r w:rsidRPr="00564341">
        <w:t>(1): p. 23-28.</w:t>
      </w:r>
    </w:p>
    <w:p w14:paraId="6B15ED35" w14:textId="77777777" w:rsidR="00564341" w:rsidRPr="00564341" w:rsidRDefault="00564341" w:rsidP="00AA7DFA">
      <w:pPr>
        <w:pStyle w:val="EndNoteBibliography"/>
        <w:spacing w:after="0"/>
        <w:ind w:left="720" w:hanging="720"/>
        <w:jc w:val="both"/>
      </w:pPr>
      <w:r w:rsidRPr="00564341">
        <w:t>20.</w:t>
      </w:r>
      <w:r w:rsidRPr="00564341">
        <w:tab/>
        <w:t xml:space="preserve">Benschop, C., A. Backx, and T. Sijen, </w:t>
      </w:r>
      <w:r w:rsidRPr="00564341">
        <w:rPr>
          <w:i/>
        </w:rPr>
        <w:t>Automated estimation of the number of contributors in autosomal STR profiles.</w:t>
      </w:r>
      <w:r w:rsidRPr="00564341">
        <w:t xml:space="preserve"> Forensic Science International: Genetics Supplement Series, 2019. </w:t>
      </w:r>
      <w:r w:rsidRPr="00564341">
        <w:rPr>
          <w:b/>
        </w:rPr>
        <w:t>7</w:t>
      </w:r>
      <w:r w:rsidRPr="00564341">
        <w:t>.</w:t>
      </w:r>
    </w:p>
    <w:p w14:paraId="20EFE773" w14:textId="77777777" w:rsidR="00564341" w:rsidRPr="00564341" w:rsidRDefault="00564341" w:rsidP="00AA7DFA">
      <w:pPr>
        <w:pStyle w:val="EndNoteBibliography"/>
        <w:spacing w:after="0"/>
        <w:ind w:left="720" w:hanging="720"/>
        <w:jc w:val="both"/>
      </w:pPr>
      <w:r w:rsidRPr="00564341">
        <w:t>21.</w:t>
      </w:r>
      <w:r w:rsidRPr="00564341">
        <w:tab/>
        <w:t xml:space="preserve">Lundberg, S. and S.-I. Lee, </w:t>
      </w:r>
      <w:r w:rsidRPr="00564341">
        <w:rPr>
          <w:i/>
        </w:rPr>
        <w:t>A Unified Approach to Interpreting Model Predictions</w:t>
      </w:r>
      <w:r w:rsidRPr="00564341">
        <w:t>. 2017.</w:t>
      </w:r>
    </w:p>
    <w:p w14:paraId="399F9E0D" w14:textId="77777777" w:rsidR="00564341" w:rsidRPr="00564341" w:rsidRDefault="00564341" w:rsidP="00AA7DFA">
      <w:pPr>
        <w:pStyle w:val="EndNoteBibliography"/>
        <w:spacing w:after="0"/>
        <w:ind w:left="720" w:hanging="720"/>
        <w:jc w:val="both"/>
      </w:pPr>
      <w:r w:rsidRPr="00564341">
        <w:t>22.</w:t>
      </w:r>
      <w:r w:rsidRPr="00564341">
        <w:tab/>
        <w:t xml:space="preserve">Ribeiro, M.T., S. Singh, and C. Guestrin. </w:t>
      </w:r>
      <w:r w:rsidRPr="00564341">
        <w:rPr>
          <w:i/>
        </w:rPr>
        <w:t>Anchors: High-Precision Model-Agnostic Explanations</w:t>
      </w:r>
      <w:r w:rsidRPr="00564341">
        <w:t xml:space="preserve">. in </w:t>
      </w:r>
      <w:r w:rsidRPr="00564341">
        <w:rPr>
          <w:i/>
        </w:rPr>
        <w:t>AAAI</w:t>
      </w:r>
      <w:r w:rsidRPr="00564341">
        <w:t>. 2018.</w:t>
      </w:r>
    </w:p>
    <w:p w14:paraId="4319ACFD" w14:textId="77777777" w:rsidR="00564341" w:rsidRPr="00564341" w:rsidRDefault="00564341" w:rsidP="00AA7DFA">
      <w:pPr>
        <w:pStyle w:val="EndNoteBibliography"/>
        <w:spacing w:after="0"/>
        <w:ind w:left="720" w:hanging="720"/>
        <w:jc w:val="both"/>
      </w:pPr>
      <w:r w:rsidRPr="00564341">
        <w:t>23.</w:t>
      </w:r>
      <w:r w:rsidRPr="00564341">
        <w:tab/>
        <w:t xml:space="preserve">Wachter, S., B. Mittelstadt, and C. Russell, </w:t>
      </w:r>
      <w:r w:rsidRPr="00564341">
        <w:rPr>
          <w:i/>
        </w:rPr>
        <w:t>Counterfactual Explanations Without Opening the Black Box: Automated Decisions and the GDPR.</w:t>
      </w:r>
      <w:r w:rsidRPr="00564341">
        <w:t xml:space="preserve"> Harvard journal of law &amp; technology, 2018. </w:t>
      </w:r>
      <w:r w:rsidRPr="00564341">
        <w:rPr>
          <w:b/>
        </w:rPr>
        <w:t>31</w:t>
      </w:r>
      <w:r w:rsidRPr="00564341">
        <w:t>: p. 841-887.</w:t>
      </w:r>
    </w:p>
    <w:p w14:paraId="1F0A06D1" w14:textId="77777777" w:rsidR="00564341" w:rsidRPr="00564341" w:rsidRDefault="00564341" w:rsidP="00AA7DFA">
      <w:pPr>
        <w:pStyle w:val="EndNoteBibliography"/>
        <w:spacing w:after="0"/>
        <w:ind w:left="720" w:hanging="720"/>
        <w:jc w:val="both"/>
      </w:pPr>
      <w:r w:rsidRPr="00564341">
        <w:lastRenderedPageBreak/>
        <w:t>24.</w:t>
      </w:r>
      <w:r w:rsidRPr="00564341">
        <w:tab/>
        <w:t xml:space="preserve">Schleich, M., et al., </w:t>
      </w:r>
      <w:r w:rsidRPr="00564341">
        <w:rPr>
          <w:i/>
        </w:rPr>
        <w:t>GeCo: Quality Counterfactual Explanations in Real Time</w:t>
      </w:r>
      <w:r w:rsidRPr="00564341">
        <w:t>. 2021.</w:t>
      </w:r>
    </w:p>
    <w:p w14:paraId="467A562C" w14:textId="77777777" w:rsidR="00564341" w:rsidRPr="00564341" w:rsidRDefault="00564341" w:rsidP="00AA7DFA">
      <w:pPr>
        <w:pStyle w:val="EndNoteBibliography"/>
        <w:spacing w:after="0"/>
        <w:ind w:left="720" w:hanging="720"/>
        <w:jc w:val="both"/>
      </w:pPr>
      <w:r w:rsidRPr="00564341">
        <w:t>25.</w:t>
      </w:r>
      <w:r w:rsidRPr="00564341">
        <w:tab/>
        <w:t xml:space="preserve">Russell, C. </w:t>
      </w:r>
      <w:r w:rsidRPr="00564341">
        <w:rPr>
          <w:i/>
        </w:rPr>
        <w:t>Efficient search for diverse coherent explanations</w:t>
      </w:r>
      <w:r w:rsidRPr="00564341">
        <w:t>. 2019.</w:t>
      </w:r>
    </w:p>
    <w:p w14:paraId="22D0A2E2" w14:textId="77777777" w:rsidR="00564341" w:rsidRPr="00564341" w:rsidRDefault="00564341" w:rsidP="00AA7DFA">
      <w:pPr>
        <w:pStyle w:val="EndNoteBibliography"/>
        <w:spacing w:after="0"/>
        <w:ind w:left="720" w:hanging="720"/>
        <w:jc w:val="both"/>
      </w:pPr>
      <w:r w:rsidRPr="00564341">
        <w:t>26.</w:t>
      </w:r>
      <w:r w:rsidRPr="00564341">
        <w:tab/>
        <w:t xml:space="preserve">Gomez, O., et al. </w:t>
      </w:r>
      <w:r w:rsidRPr="00564341">
        <w:rPr>
          <w:i/>
        </w:rPr>
        <w:t>ViCE</w:t>
      </w:r>
      <w:r w:rsidRPr="00564341">
        <w:t>. 2020.</w:t>
      </w:r>
    </w:p>
    <w:p w14:paraId="32FC78ED" w14:textId="77777777" w:rsidR="00564341" w:rsidRPr="00564341" w:rsidRDefault="00564341" w:rsidP="00AA7DFA">
      <w:pPr>
        <w:pStyle w:val="EndNoteBibliography"/>
        <w:spacing w:after="0"/>
        <w:ind w:left="720" w:hanging="720"/>
        <w:jc w:val="both"/>
      </w:pPr>
      <w:r w:rsidRPr="00564341">
        <w:t>27.</w:t>
      </w:r>
      <w:r w:rsidRPr="00564341">
        <w:tab/>
        <w:t xml:space="preserve">Keane, M. and B. Smyth, </w:t>
      </w:r>
      <w:r w:rsidRPr="00564341">
        <w:rPr>
          <w:i/>
        </w:rPr>
        <w:t>Good Counterfactuals and Where to Find Them: A Case-Based Technique for Generating Counterfactuals for Explainable AI (XAI)</w:t>
      </w:r>
      <w:r w:rsidRPr="00564341">
        <w:t>. 2020.</w:t>
      </w:r>
    </w:p>
    <w:p w14:paraId="1C9F7E2A" w14:textId="77777777" w:rsidR="00564341" w:rsidRPr="00564341" w:rsidRDefault="00564341" w:rsidP="00AA7DFA">
      <w:pPr>
        <w:pStyle w:val="EndNoteBibliography"/>
        <w:spacing w:after="0"/>
        <w:ind w:left="720" w:hanging="720"/>
        <w:jc w:val="both"/>
      </w:pPr>
      <w:r w:rsidRPr="00564341">
        <w:t>28.</w:t>
      </w:r>
      <w:r w:rsidRPr="00564341">
        <w:tab/>
        <w:t xml:space="preserve">Gunantara, N., </w:t>
      </w:r>
      <w:r w:rsidRPr="00564341">
        <w:rPr>
          <w:i/>
        </w:rPr>
        <w:t>A review of multi-objective optimization: Methods and its applications.</w:t>
      </w:r>
      <w:r w:rsidRPr="00564341">
        <w:t xml:space="preserve"> Cogent Engineering, 2018. </w:t>
      </w:r>
      <w:r w:rsidRPr="00564341">
        <w:rPr>
          <w:b/>
        </w:rPr>
        <w:t>5</w:t>
      </w:r>
      <w:r w:rsidRPr="00564341">
        <w:t>(1): p. 1502242.</w:t>
      </w:r>
    </w:p>
    <w:p w14:paraId="19D392B5" w14:textId="77777777" w:rsidR="00564341" w:rsidRPr="00564341" w:rsidRDefault="00564341" w:rsidP="00AA7DFA">
      <w:pPr>
        <w:pStyle w:val="EndNoteBibliography"/>
        <w:spacing w:after="0"/>
        <w:ind w:left="720" w:hanging="720"/>
        <w:jc w:val="both"/>
      </w:pPr>
      <w:r w:rsidRPr="00564341">
        <w:t>29.</w:t>
      </w:r>
      <w:r w:rsidRPr="00564341">
        <w:tab/>
        <w:t xml:space="preserve">Chiandussi, G., et al., </w:t>
      </w:r>
      <w:r w:rsidRPr="00564341">
        <w:rPr>
          <w:i/>
        </w:rPr>
        <w:t>Comparison of multi-objective optimization methodologies for engineering applications.</w:t>
      </w:r>
      <w:r w:rsidRPr="00564341">
        <w:t xml:space="preserve"> Computers &amp; Mathematics with Applications, 2012. </w:t>
      </w:r>
      <w:r w:rsidRPr="00564341">
        <w:rPr>
          <w:b/>
        </w:rPr>
        <w:t>63</w:t>
      </w:r>
      <w:r w:rsidRPr="00564341">
        <w:t>(5): p. 912-942.</w:t>
      </w:r>
    </w:p>
    <w:p w14:paraId="32C1D577" w14:textId="77777777" w:rsidR="00564341" w:rsidRPr="00564341" w:rsidRDefault="00564341" w:rsidP="00AA7DFA">
      <w:pPr>
        <w:pStyle w:val="EndNoteBibliography"/>
        <w:ind w:left="720" w:hanging="720"/>
        <w:jc w:val="both"/>
      </w:pPr>
      <w:r w:rsidRPr="00564341">
        <w:t>30.</w:t>
      </w:r>
      <w:r w:rsidRPr="00564341">
        <w:tab/>
        <w:t xml:space="preserve">Rojas-Mendez, J., A. Parasuraman, and N. Papadopoulos, </w:t>
      </w:r>
      <w:r w:rsidRPr="00564341">
        <w:rPr>
          <w:i/>
        </w:rPr>
        <w:t>Demographics, attitudes, and technology readiness: A cross-cultural analysis and model validation.</w:t>
      </w:r>
      <w:r w:rsidRPr="00564341">
        <w:t xml:space="preserve"> Marketing Intelligence &amp; Planning, 2017. </w:t>
      </w:r>
      <w:r w:rsidRPr="00564341">
        <w:rPr>
          <w:b/>
        </w:rPr>
        <w:t>35</w:t>
      </w:r>
      <w:r w:rsidRPr="00564341">
        <w:t>: p. 18-39.</w:t>
      </w:r>
    </w:p>
    <w:p w14:paraId="5F3254D8" w14:textId="49934B70" w:rsidR="006F0A9D" w:rsidRPr="007C7ADB" w:rsidRDefault="007930C2" w:rsidP="00AA7DFA">
      <w:pPr>
        <w:jc w:val="both"/>
        <w:rPr>
          <w:lang w:val="en-US"/>
        </w:rPr>
      </w:pPr>
      <w:r w:rsidRPr="007C7ADB">
        <w:rPr>
          <w:lang w:val="en-US"/>
        </w:rPr>
        <w:fldChar w:fldCharType="end"/>
      </w:r>
    </w:p>
    <w:sectPr w:rsidR="006F0A9D" w:rsidRPr="007C7AD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Benschop, Corina" w:date="2021-05-28T06:53:00Z" w:initials="BC">
    <w:p w14:paraId="764567E6" w14:textId="2D78445B" w:rsidR="00BA178C" w:rsidRDefault="00BA178C">
      <w:pPr>
        <w:pStyle w:val="Tekstopmerking"/>
      </w:pPr>
      <w:r>
        <w:rPr>
          <w:rStyle w:val="Verwijzingopmerking"/>
        </w:rPr>
        <w:annotationRef/>
      </w:r>
      <w:r>
        <w:t xml:space="preserve">Zou weg mogen. Je kan ook </w:t>
      </w:r>
      <w:proofErr w:type="gramStart"/>
      <w:r>
        <w:t>vast stellen</w:t>
      </w:r>
      <w:proofErr w:type="gramEnd"/>
      <w:r>
        <w:t xml:space="preserve"> dat het van 1 persoon is.</w:t>
      </w:r>
    </w:p>
  </w:comment>
  <w:comment w:id="12" w:author="Benschop, Corina" w:date="2021-05-28T06:53:00Z" w:initials="BC">
    <w:p w14:paraId="79E329B4" w14:textId="2AD9C13D" w:rsidR="00BA178C" w:rsidRDefault="00BA178C">
      <w:pPr>
        <w:pStyle w:val="Tekstopmerking"/>
      </w:pPr>
      <w:r>
        <w:rPr>
          <w:rStyle w:val="Verwijzingopmerking"/>
        </w:rPr>
        <w:annotationRef/>
      </w:r>
      <w:r>
        <w:t xml:space="preserve">Zonder het aantal donoren in te schatten is het </w:t>
      </w:r>
      <w:proofErr w:type="spellStart"/>
      <w:r>
        <w:t>bijv</w:t>
      </w:r>
      <w:proofErr w:type="spellEnd"/>
      <w:r>
        <w:t xml:space="preserve"> wel mogelijk om een hoofddonor af te leiden, dus niet ‘</w:t>
      </w:r>
      <w:proofErr w:type="spellStart"/>
      <w:r>
        <w:t>before</w:t>
      </w:r>
      <w:proofErr w:type="spellEnd"/>
      <w:r>
        <w:t xml:space="preserve"> </w:t>
      </w:r>
      <w:proofErr w:type="spellStart"/>
      <w:r>
        <w:t>any</w:t>
      </w:r>
      <w:proofErr w:type="spellEnd"/>
      <w:r>
        <w:t>’. Wel nodig in de meeste modellen om een bewijskracht berekening uit te voeren.</w:t>
      </w:r>
    </w:p>
  </w:comment>
  <w:comment w:id="13" w:author="Benschop, Corina" w:date="2021-05-28T06:55:00Z" w:initials="BC">
    <w:p w14:paraId="7ED6FB4D" w14:textId="4FB0F2DC" w:rsidR="00BA178C" w:rsidRPr="00D03216" w:rsidRDefault="00BA178C">
      <w:pPr>
        <w:pStyle w:val="Tekstopmerking"/>
        <w:rPr>
          <w:lang w:val="en-US"/>
        </w:rPr>
      </w:pPr>
      <w:r>
        <w:rPr>
          <w:rStyle w:val="Verwijzingopmerking"/>
        </w:rPr>
        <w:annotationRef/>
      </w:r>
      <w:r>
        <w:t xml:space="preserve">Dit is altijd afhankelijk van de dataset die gebruikt is en daarom zou ik niet zo specifiek de getallen geven. </w:t>
      </w:r>
      <w:r w:rsidRPr="00D03216">
        <w:rPr>
          <w:lang w:val="en-US"/>
        </w:rPr>
        <w:t xml:space="preserve">In </w:t>
      </w:r>
      <w:proofErr w:type="spellStart"/>
      <w:r w:rsidRPr="00D03216">
        <w:rPr>
          <w:lang w:val="en-US"/>
        </w:rPr>
        <w:t>plaats</w:t>
      </w:r>
      <w:proofErr w:type="spellEnd"/>
      <w:r w:rsidRPr="00D03216">
        <w:rPr>
          <w:lang w:val="en-US"/>
        </w:rPr>
        <w:t xml:space="preserve"> </w:t>
      </w:r>
      <w:proofErr w:type="spellStart"/>
      <w:r w:rsidRPr="00D03216">
        <w:rPr>
          <w:lang w:val="en-US"/>
        </w:rPr>
        <w:t>daarvan</w:t>
      </w:r>
      <w:proofErr w:type="spellEnd"/>
      <w:r w:rsidRPr="00D03216">
        <w:rPr>
          <w:lang w:val="en-US"/>
        </w:rPr>
        <w:t xml:space="preserve"> </w:t>
      </w:r>
      <w:proofErr w:type="spellStart"/>
      <w:r w:rsidRPr="00D03216">
        <w:rPr>
          <w:lang w:val="en-US"/>
        </w:rPr>
        <w:t>iets</w:t>
      </w:r>
      <w:proofErr w:type="spellEnd"/>
      <w:r w:rsidRPr="00D03216">
        <w:rPr>
          <w:lang w:val="en-US"/>
        </w:rPr>
        <w:t xml:space="preserve"> </w:t>
      </w:r>
      <w:proofErr w:type="spellStart"/>
      <w:r w:rsidRPr="00D03216">
        <w:rPr>
          <w:lang w:val="en-US"/>
        </w:rPr>
        <w:t>als</w:t>
      </w:r>
      <w:proofErr w:type="spellEnd"/>
      <w:r w:rsidRPr="00D03216">
        <w:rPr>
          <w:lang w:val="en-US"/>
        </w:rPr>
        <w:t xml:space="preserve"> </w:t>
      </w:r>
      <w:r>
        <w:rPr>
          <w:lang w:val="en-US"/>
        </w:rPr>
        <w:t xml:space="preserve">which </w:t>
      </w:r>
      <w:r w:rsidRPr="00D03216">
        <w:rPr>
          <w:lang w:val="en-US"/>
        </w:rPr>
        <w:t>outperforms more conventional methods of NO</w:t>
      </w:r>
      <w:r>
        <w:rPr>
          <w:lang w:val="en-US"/>
        </w:rPr>
        <w:t>C estimation.</w:t>
      </w:r>
    </w:p>
  </w:comment>
  <w:comment w:id="14" w:author="Benschop, Corina" w:date="2021-05-28T06:56:00Z" w:initials="BC">
    <w:p w14:paraId="5261BD1C" w14:textId="77E8C821" w:rsidR="00BA178C" w:rsidRDefault="00BA178C">
      <w:pPr>
        <w:pStyle w:val="Tekstopmerking"/>
      </w:pPr>
      <w:r>
        <w:rPr>
          <w:rStyle w:val="Verwijzingopmerking"/>
        </w:rPr>
        <w:annotationRef/>
      </w:r>
      <w:r>
        <w:t xml:space="preserve">Ze krijgen er ook een </w:t>
      </w:r>
      <w:proofErr w:type="spellStart"/>
      <w:r>
        <w:t>probability</w:t>
      </w:r>
      <w:proofErr w:type="spellEnd"/>
      <w:r>
        <w:t xml:space="preserve"> per NOC bij, dus niet alleen de meest waarschijnlijke NOC.</w:t>
      </w:r>
    </w:p>
  </w:comment>
  <w:comment w:id="17" w:author="Benschop, Corina" w:date="2021-05-28T06:57:00Z" w:initials="BC">
    <w:p w14:paraId="2855C4CB" w14:textId="0CC8B6ED" w:rsidR="00BA178C" w:rsidRDefault="00BA178C">
      <w:pPr>
        <w:pStyle w:val="Tekstopmerking"/>
      </w:pPr>
      <w:r>
        <w:rPr>
          <w:rStyle w:val="Verwijzingopmerking"/>
        </w:rPr>
        <w:annotationRef/>
      </w:r>
      <w:r>
        <w:t>Het is al wel effectief anders zouden we het niet gebruiken, maar het is nu niet optimaal</w:t>
      </w:r>
    </w:p>
  </w:comment>
  <w:comment w:id="28" w:author="Benschop, Corina" w:date="2021-05-28T08:29:00Z" w:initials="BC">
    <w:p w14:paraId="4FCC5912" w14:textId="42229451" w:rsidR="00BA178C" w:rsidRDefault="00BA178C">
      <w:pPr>
        <w:pStyle w:val="Tekstopmerking"/>
      </w:pPr>
      <w:r>
        <w:rPr>
          <w:rStyle w:val="Verwijzingopmerking"/>
        </w:rPr>
        <w:annotationRef/>
      </w:r>
      <w:r>
        <w:t>Je hebt de afkorting al gegeven dus die mag je hier ook gebruiken</w:t>
      </w:r>
    </w:p>
  </w:comment>
  <w:comment w:id="57" w:author="Benschop, Corina" w:date="2021-05-28T08:34:00Z" w:initials="BC">
    <w:p w14:paraId="622B6519" w14:textId="24BEEE61" w:rsidR="00BA178C" w:rsidRDefault="00BA178C">
      <w:pPr>
        <w:pStyle w:val="Tekstopmerking"/>
      </w:pPr>
      <w:r>
        <w:rPr>
          <w:rStyle w:val="Verwijzingopmerking"/>
        </w:rPr>
        <w:annotationRef/>
      </w:r>
      <w:r>
        <w:t xml:space="preserve">Eerst PCR om de target </w:t>
      </w:r>
      <w:proofErr w:type="spellStart"/>
      <w:r>
        <w:t>loci</w:t>
      </w:r>
      <w:proofErr w:type="spellEnd"/>
      <w:r>
        <w:t xml:space="preserve"> te </w:t>
      </w:r>
      <w:proofErr w:type="spellStart"/>
      <w:r>
        <w:t>labellen</w:t>
      </w:r>
      <w:proofErr w:type="spellEnd"/>
      <w:r>
        <w:t xml:space="preserve"> en amplificeren, dat wordt gevolgd door CE om de fragmenten te scheiden op grootte en fluorescent label. De output wordt daarna middels software omgezet naar een </w:t>
      </w:r>
      <w:proofErr w:type="spellStart"/>
      <w:r>
        <w:t>epg</w:t>
      </w:r>
      <w:proofErr w:type="spellEnd"/>
      <w:r>
        <w:t>.</w:t>
      </w:r>
    </w:p>
  </w:comment>
  <w:comment w:id="89" w:author="Benschop, Corina" w:date="2021-05-28T08:45:00Z" w:initials="BC">
    <w:p w14:paraId="7C5A1EE1" w14:textId="77777777" w:rsidR="00AA3976" w:rsidRDefault="00AA3976">
      <w:pPr>
        <w:pStyle w:val="Tekstopmerking"/>
      </w:pPr>
      <w:r>
        <w:rPr>
          <w:rStyle w:val="Verwijzingopmerking"/>
        </w:rPr>
        <w:annotationRef/>
      </w:r>
      <w:r>
        <w:t xml:space="preserve">De Y-as is behoorlijk hoog dus hier zou ik geen drop-out verwachten en denken dat dit een eenvoudig 2p mengsel is. Kun je de Y-as aanpassen naar lagere </w:t>
      </w:r>
      <w:proofErr w:type="spellStart"/>
      <w:r>
        <w:t>PHs</w:t>
      </w:r>
      <w:proofErr w:type="spellEnd"/>
      <w:r>
        <w:t>?</w:t>
      </w:r>
    </w:p>
    <w:p w14:paraId="011914CD" w14:textId="27A9FE54" w:rsidR="00AA3976" w:rsidRDefault="00AA3976">
      <w:pPr>
        <w:pStyle w:val="Tekstopmerking"/>
      </w:pPr>
      <w:r>
        <w:t>Ook de 3</w:t>
      </w:r>
      <w:r w:rsidRPr="00AA3976">
        <w:rPr>
          <w:vertAlign w:val="superscript"/>
        </w:rPr>
        <w:t>e</w:t>
      </w:r>
      <w:r>
        <w:t xml:space="preserve"> figuur is eenvoudig omdat het high template is. De </w:t>
      </w:r>
      <w:proofErr w:type="spellStart"/>
      <w:r>
        <w:t>PHs</w:t>
      </w:r>
      <w:proofErr w:type="spellEnd"/>
      <w:r>
        <w:t xml:space="preserve"> zijn ook te verklaren onder de aanname van 2p. Wellicht kun je meer pieken toevoegen met verschillende hoogten?</w:t>
      </w:r>
    </w:p>
  </w:comment>
  <w:comment w:id="97" w:author="Benschop, Corina" w:date="2021-05-28T08:52:00Z" w:initials="BC">
    <w:p w14:paraId="5AFDC255" w14:textId="3862D2EA" w:rsidR="00342EFB" w:rsidRDefault="00342EFB">
      <w:pPr>
        <w:pStyle w:val="Tekstopmerking"/>
      </w:pPr>
      <w:r>
        <w:rPr>
          <w:rStyle w:val="Verwijzingopmerking"/>
        </w:rPr>
        <w:annotationRef/>
      </w:r>
      <w:r>
        <w:t>-1 (</w:t>
      </w:r>
      <w:proofErr w:type="spellStart"/>
      <w:r>
        <w:t>one</w:t>
      </w:r>
      <w:proofErr w:type="spellEnd"/>
      <w:r>
        <w:t xml:space="preserve"> </w:t>
      </w:r>
      <w:proofErr w:type="spellStart"/>
      <w:r>
        <w:t>repeat</w:t>
      </w:r>
      <w:proofErr w:type="spellEnd"/>
      <w:r>
        <w:t xml:space="preserve"> </w:t>
      </w:r>
      <w:proofErr w:type="spellStart"/>
      <w:r>
        <w:t>fewer</w:t>
      </w:r>
      <w:proofErr w:type="spellEnd"/>
      <w:r>
        <w:t xml:space="preserve">) komt het meest voor, maar ook bijv. +1 en -2 stutters kunnen voorkomen. Complexe </w:t>
      </w:r>
      <w:proofErr w:type="spellStart"/>
      <w:r>
        <w:t>repeat</w:t>
      </w:r>
      <w:proofErr w:type="spellEnd"/>
      <w:r>
        <w:t xml:space="preserve"> structuren hebben ook -0.5 en +0.5 stutter pieken. Het meeste wordt </w:t>
      </w:r>
      <w:proofErr w:type="spellStart"/>
      <w:r>
        <w:t>weggefilterd</w:t>
      </w:r>
      <w:proofErr w:type="spellEnd"/>
      <w:r>
        <w:t xml:space="preserve"> in de analyse software maar verhoogde stutterpieken kunnen voorkomen in de </w:t>
      </w:r>
      <w:proofErr w:type="spellStart"/>
      <w:r>
        <w:t>epgs</w:t>
      </w:r>
      <w:proofErr w:type="spellEnd"/>
      <w:r>
        <w:t>, vooral bij low template DNA</w:t>
      </w:r>
    </w:p>
  </w:comment>
  <w:comment w:id="98" w:author="Benschop, Corina" w:date="2021-05-28T08:55:00Z" w:initials="BC">
    <w:p w14:paraId="42423200" w14:textId="1A570AAC" w:rsidR="00342EFB" w:rsidRDefault="00342EFB">
      <w:pPr>
        <w:pStyle w:val="Tekstopmerking"/>
      </w:pPr>
      <w:r>
        <w:rPr>
          <w:rStyle w:val="Verwijzingopmerking"/>
        </w:rPr>
        <w:annotationRef/>
      </w:r>
      <w:r>
        <w:t xml:space="preserve">Of low level </w:t>
      </w:r>
      <w:proofErr w:type="spellStart"/>
      <w:r>
        <w:t>contamination</w:t>
      </w:r>
      <w:proofErr w:type="spellEnd"/>
      <w:r>
        <w:t xml:space="preserve"> event</w:t>
      </w:r>
    </w:p>
  </w:comment>
  <w:comment w:id="106" w:author="Benschop, Corina" w:date="2021-05-28T08:57:00Z" w:initials="BC">
    <w:p w14:paraId="352541EE" w14:textId="6762B62F" w:rsidR="00C9609B" w:rsidRDefault="00C9609B">
      <w:pPr>
        <w:pStyle w:val="Tekstopmerking"/>
      </w:pPr>
      <w:r>
        <w:rPr>
          <w:rStyle w:val="Verwijzingopmerking"/>
        </w:rPr>
        <w:annotationRef/>
      </w:r>
      <w:r>
        <w:t>Hier aangeven dat dit heel erg afhankelijk is van de dataset die gebruikt is</w:t>
      </w:r>
    </w:p>
  </w:comment>
  <w:comment w:id="108" w:author="Benschop, Corina" w:date="2021-05-28T08:58:00Z" w:initials="BC">
    <w:p w14:paraId="50090F00" w14:textId="4591747A" w:rsidR="00C9609B" w:rsidRDefault="00C9609B">
      <w:pPr>
        <w:pStyle w:val="Tekstopmerking"/>
      </w:pPr>
      <w:r>
        <w:rPr>
          <w:rStyle w:val="Verwijzingopmerking"/>
        </w:rPr>
        <w:annotationRef/>
      </w:r>
      <w:r>
        <w:t xml:space="preserve">Op het NFI wel, maar niet </w:t>
      </w:r>
      <w:proofErr w:type="gramStart"/>
      <w:r>
        <w:t>perse</w:t>
      </w:r>
      <w:proofErr w:type="gramEnd"/>
      <w:r>
        <w:t xml:space="preserve"> in veel andere labs</w:t>
      </w:r>
    </w:p>
  </w:comment>
  <w:comment w:id="137" w:author="Benschop, Corina" w:date="2021-05-28T09:26:00Z" w:initials="BC">
    <w:p w14:paraId="7E179210" w14:textId="5B5EE6E2" w:rsidR="00221697" w:rsidRDefault="00221697">
      <w:pPr>
        <w:pStyle w:val="Tekstopmerking"/>
      </w:pPr>
      <w:r>
        <w:rPr>
          <w:rStyle w:val="Verwijzingopmerking"/>
        </w:rPr>
        <w:annotationRef/>
      </w:r>
      <w:r>
        <w:t>Het is wel informatief, maar men heeft deze informatie in een zaak al en daarom levert het geen extra informatie voor dit doel? Dus niet informatief om te tonen?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4567E6" w15:done="0"/>
  <w15:commentEx w15:paraId="79E329B4" w15:done="0"/>
  <w15:commentEx w15:paraId="7ED6FB4D" w15:done="0"/>
  <w15:commentEx w15:paraId="5261BD1C" w15:done="0"/>
  <w15:commentEx w15:paraId="2855C4CB" w15:done="0"/>
  <w15:commentEx w15:paraId="4FCC5912" w15:done="0"/>
  <w15:commentEx w15:paraId="622B6519" w15:done="0"/>
  <w15:commentEx w15:paraId="011914CD" w15:done="0"/>
  <w15:commentEx w15:paraId="5AFDC255" w15:done="0"/>
  <w15:commentEx w15:paraId="42423200" w15:done="0"/>
  <w15:commentEx w15:paraId="352541EE" w15:done="0"/>
  <w15:commentEx w15:paraId="50090F00" w15:done="0"/>
  <w15:commentEx w15:paraId="7E1792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B11DF" w16cex:dateUtc="2021-05-28T04:53:00Z"/>
  <w16cex:commentExtensible w16cex:durableId="245B11F7" w16cex:dateUtc="2021-05-28T04:53:00Z"/>
  <w16cex:commentExtensible w16cex:durableId="245B1259" w16cex:dateUtc="2021-05-28T04:55:00Z"/>
  <w16cex:commentExtensible w16cex:durableId="245B12A3" w16cex:dateUtc="2021-05-28T04:56:00Z"/>
  <w16cex:commentExtensible w16cex:durableId="245B12E1" w16cex:dateUtc="2021-05-28T04:57:00Z"/>
  <w16cex:commentExtensible w16cex:durableId="245B287F" w16cex:dateUtc="2021-05-28T06:29:00Z"/>
  <w16cex:commentExtensible w16cex:durableId="245B2992" w16cex:dateUtc="2021-05-28T06:34:00Z"/>
  <w16cex:commentExtensible w16cex:durableId="245B2C2B" w16cex:dateUtc="2021-05-28T06:45:00Z"/>
  <w16cex:commentExtensible w16cex:durableId="245B2DBD" w16cex:dateUtc="2021-05-28T06:52:00Z"/>
  <w16cex:commentExtensible w16cex:durableId="245B2E76" w16cex:dateUtc="2021-05-28T06:55:00Z"/>
  <w16cex:commentExtensible w16cex:durableId="245B2EEB" w16cex:dateUtc="2021-05-28T06:57:00Z"/>
  <w16cex:commentExtensible w16cex:durableId="245B2F1A" w16cex:dateUtc="2021-05-28T06:58:00Z"/>
  <w16cex:commentExtensible w16cex:durableId="245B35E3" w16cex:dateUtc="2021-05-28T0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4567E6" w16cid:durableId="245B11DF"/>
  <w16cid:commentId w16cid:paraId="79E329B4" w16cid:durableId="245B11F7"/>
  <w16cid:commentId w16cid:paraId="7ED6FB4D" w16cid:durableId="245B1259"/>
  <w16cid:commentId w16cid:paraId="5261BD1C" w16cid:durableId="245B12A3"/>
  <w16cid:commentId w16cid:paraId="2855C4CB" w16cid:durableId="245B12E1"/>
  <w16cid:commentId w16cid:paraId="4FCC5912" w16cid:durableId="245B287F"/>
  <w16cid:commentId w16cid:paraId="622B6519" w16cid:durableId="245B2992"/>
  <w16cid:commentId w16cid:paraId="011914CD" w16cid:durableId="245B2C2B"/>
  <w16cid:commentId w16cid:paraId="5AFDC255" w16cid:durableId="245B2DBD"/>
  <w16cid:commentId w16cid:paraId="42423200" w16cid:durableId="245B2E76"/>
  <w16cid:commentId w16cid:paraId="352541EE" w16cid:durableId="245B2EEB"/>
  <w16cid:commentId w16cid:paraId="50090F00" w16cid:durableId="245B2F1A"/>
  <w16cid:commentId w16cid:paraId="7E179210" w16cid:durableId="245B35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F2C"/>
    <w:multiLevelType w:val="multilevel"/>
    <w:tmpl w:val="16369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F5271"/>
    <w:multiLevelType w:val="hybridMultilevel"/>
    <w:tmpl w:val="73FAE2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ED1B5D"/>
    <w:multiLevelType w:val="hybridMultilevel"/>
    <w:tmpl w:val="172093E8"/>
    <w:lvl w:ilvl="0" w:tplc="142419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3D5837"/>
    <w:multiLevelType w:val="hybridMultilevel"/>
    <w:tmpl w:val="F29E3CE8"/>
    <w:lvl w:ilvl="0" w:tplc="A33E15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974564"/>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6F60127"/>
    <w:multiLevelType w:val="hybridMultilevel"/>
    <w:tmpl w:val="A8EE2FC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D276E5"/>
    <w:multiLevelType w:val="hybridMultilevel"/>
    <w:tmpl w:val="067878B2"/>
    <w:lvl w:ilvl="0" w:tplc="04130017">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1B4A09B4"/>
    <w:multiLevelType w:val="hybridMultilevel"/>
    <w:tmpl w:val="AC98E8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36A4A8E"/>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42D79A1"/>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A00C71"/>
    <w:multiLevelType w:val="multilevel"/>
    <w:tmpl w:val="D570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C03881"/>
    <w:multiLevelType w:val="hybridMultilevel"/>
    <w:tmpl w:val="43A8F0C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5F61D0"/>
    <w:multiLevelType w:val="hybridMultilevel"/>
    <w:tmpl w:val="46E6694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DC86312"/>
    <w:multiLevelType w:val="hybridMultilevel"/>
    <w:tmpl w:val="6D6A0E5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059637B"/>
    <w:multiLevelType w:val="hybridMultilevel"/>
    <w:tmpl w:val="66A673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CAE651A"/>
    <w:multiLevelType w:val="hybridMultilevel"/>
    <w:tmpl w:val="C6821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00A5AF1"/>
    <w:multiLevelType w:val="hybridMultilevel"/>
    <w:tmpl w:val="7BD4F914"/>
    <w:lvl w:ilvl="0" w:tplc="C10C74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2764D62"/>
    <w:multiLevelType w:val="hybridMultilevel"/>
    <w:tmpl w:val="4A783FD6"/>
    <w:lvl w:ilvl="0" w:tplc="EFBED16C">
      <w:start w:val="1"/>
      <w:numFmt w:val="decimal"/>
      <w:lvlText w:val="%1."/>
      <w:lvlJc w:val="left"/>
      <w:pPr>
        <w:ind w:left="720" w:hanging="360"/>
      </w:pPr>
      <w:rPr>
        <w:rFonts w:asciiTheme="minorHAnsi" w:eastAsiaTheme="minorHAnsi" w:hAnsiTheme="minorHAnsi" w:cstheme="minorBidi"/>
      </w:rPr>
    </w:lvl>
    <w:lvl w:ilvl="1" w:tplc="04130017">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64C693D"/>
    <w:multiLevelType w:val="hybridMultilevel"/>
    <w:tmpl w:val="A2B472E2"/>
    <w:lvl w:ilvl="0" w:tplc="D3200A96">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AC90BB7"/>
    <w:multiLevelType w:val="hybridMultilevel"/>
    <w:tmpl w:val="46D6E56E"/>
    <w:lvl w:ilvl="0" w:tplc="5B5EB0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B4C2C0B"/>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205284F"/>
    <w:multiLevelType w:val="hybridMultilevel"/>
    <w:tmpl w:val="1A7A01F8"/>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2"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4C940C9"/>
    <w:multiLevelType w:val="hybridMultilevel"/>
    <w:tmpl w:val="BB96FA6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5DB4231"/>
    <w:multiLevelType w:val="hybridMultilevel"/>
    <w:tmpl w:val="132C04E6"/>
    <w:lvl w:ilvl="0" w:tplc="A97EFAD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FB16B7"/>
    <w:multiLevelType w:val="multilevel"/>
    <w:tmpl w:val="4F84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D4784"/>
    <w:multiLevelType w:val="hybridMultilevel"/>
    <w:tmpl w:val="0CA0DC32"/>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24C2BA1"/>
    <w:multiLevelType w:val="hybridMultilevel"/>
    <w:tmpl w:val="FDEA893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90213B1"/>
    <w:multiLevelType w:val="multilevel"/>
    <w:tmpl w:val="615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D74C8"/>
    <w:multiLevelType w:val="hybridMultilevel"/>
    <w:tmpl w:val="7B7A5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20"/>
  </w:num>
  <w:num w:numId="4">
    <w:abstractNumId w:val="1"/>
  </w:num>
  <w:num w:numId="5">
    <w:abstractNumId w:val="16"/>
  </w:num>
  <w:num w:numId="6">
    <w:abstractNumId w:val="19"/>
  </w:num>
  <w:num w:numId="7">
    <w:abstractNumId w:val="7"/>
  </w:num>
  <w:num w:numId="8">
    <w:abstractNumId w:val="17"/>
  </w:num>
  <w:num w:numId="9">
    <w:abstractNumId w:val="6"/>
  </w:num>
  <w:num w:numId="10">
    <w:abstractNumId w:val="8"/>
  </w:num>
  <w:num w:numId="11">
    <w:abstractNumId w:val="24"/>
  </w:num>
  <w:num w:numId="12">
    <w:abstractNumId w:val="9"/>
  </w:num>
  <w:num w:numId="13">
    <w:abstractNumId w:val="18"/>
  </w:num>
  <w:num w:numId="14">
    <w:abstractNumId w:val="3"/>
  </w:num>
  <w:num w:numId="15">
    <w:abstractNumId w:val="25"/>
  </w:num>
  <w:num w:numId="16">
    <w:abstractNumId w:val="10"/>
  </w:num>
  <w:num w:numId="17">
    <w:abstractNumId w:val="0"/>
  </w:num>
  <w:num w:numId="18">
    <w:abstractNumId w:val="0"/>
  </w:num>
  <w:num w:numId="19">
    <w:abstractNumId w:val="0"/>
  </w:num>
  <w:num w:numId="20">
    <w:abstractNumId w:val="28"/>
  </w:num>
  <w:num w:numId="21">
    <w:abstractNumId w:val="22"/>
  </w:num>
  <w:num w:numId="22">
    <w:abstractNumId w:val="11"/>
  </w:num>
  <w:num w:numId="23">
    <w:abstractNumId w:val="15"/>
  </w:num>
  <w:num w:numId="24">
    <w:abstractNumId w:val="23"/>
  </w:num>
  <w:num w:numId="25">
    <w:abstractNumId w:val="29"/>
  </w:num>
  <w:num w:numId="26">
    <w:abstractNumId w:val="12"/>
  </w:num>
  <w:num w:numId="27">
    <w:abstractNumId w:val="14"/>
  </w:num>
  <w:num w:numId="28">
    <w:abstractNumId w:val="21"/>
  </w:num>
  <w:num w:numId="29">
    <w:abstractNumId w:val="26"/>
  </w:num>
  <w:num w:numId="30">
    <w:abstractNumId w:val="13"/>
  </w:num>
  <w:num w:numId="31">
    <w:abstractNumId w:val="27"/>
  </w:num>
  <w:num w:numId="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schop, Corina">
    <w15:presenceInfo w15:providerId="AD" w15:userId="S::COBEN@nfi.minjus.nl::293f0a6a-9932-4b44-a236-a00a0c18059d"/>
  </w15:person>
  <w15:person w15:author="Marthe Veldhuis">
    <w15:presenceInfo w15:providerId="None" w15:userId="Marthe Veldh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22&lt;/item&gt;&lt;item&gt;25&lt;/item&gt;&lt;item&gt;71&lt;/item&gt;&lt;item&gt;92&lt;/item&gt;&lt;item&gt;93&lt;/item&gt;&lt;item&gt;94&lt;/item&gt;&lt;item&gt;96&lt;/item&gt;&lt;item&gt;97&lt;/item&gt;&lt;item&gt;100&lt;/item&gt;&lt;item&gt;103&lt;/item&gt;&lt;item&gt;109&lt;/item&gt;&lt;item&gt;111&lt;/item&gt;&lt;item&gt;164&lt;/item&gt;&lt;item&gt;174&lt;/item&gt;&lt;item&gt;189&lt;/item&gt;&lt;item&gt;195&lt;/item&gt;&lt;item&gt;196&lt;/item&gt;&lt;item&gt;197&lt;/item&gt;&lt;item&gt;204&lt;/item&gt;&lt;item&gt;210&lt;/item&gt;&lt;item&gt;211&lt;/item&gt;&lt;item&gt;212&lt;/item&gt;&lt;item&gt;214&lt;/item&gt;&lt;item&gt;215&lt;/item&gt;&lt;item&gt;216&lt;/item&gt;&lt;item&gt;229&lt;/item&gt;&lt;/record-ids&gt;&lt;/item&gt;&lt;/Libraries&gt;"/>
  </w:docVars>
  <w:rsids>
    <w:rsidRoot w:val="00A806D8"/>
    <w:rsid w:val="00000F5A"/>
    <w:rsid w:val="0000135C"/>
    <w:rsid w:val="000018BF"/>
    <w:rsid w:val="000036A6"/>
    <w:rsid w:val="00004D4E"/>
    <w:rsid w:val="0000710B"/>
    <w:rsid w:val="0001028C"/>
    <w:rsid w:val="00017B5A"/>
    <w:rsid w:val="00023161"/>
    <w:rsid w:val="000325AD"/>
    <w:rsid w:val="000378FD"/>
    <w:rsid w:val="0005632D"/>
    <w:rsid w:val="00067F4C"/>
    <w:rsid w:val="0007472F"/>
    <w:rsid w:val="00075A81"/>
    <w:rsid w:val="00075D0B"/>
    <w:rsid w:val="00077D69"/>
    <w:rsid w:val="00090A38"/>
    <w:rsid w:val="00091494"/>
    <w:rsid w:val="000946D3"/>
    <w:rsid w:val="000A1E8D"/>
    <w:rsid w:val="000A530D"/>
    <w:rsid w:val="000B032F"/>
    <w:rsid w:val="000B03D5"/>
    <w:rsid w:val="000B6D06"/>
    <w:rsid w:val="000B6DF2"/>
    <w:rsid w:val="000C0670"/>
    <w:rsid w:val="000C0962"/>
    <w:rsid w:val="000C3E49"/>
    <w:rsid w:val="000D1C82"/>
    <w:rsid w:val="000D6E48"/>
    <w:rsid w:val="000D7D74"/>
    <w:rsid w:val="00100E1D"/>
    <w:rsid w:val="0010302F"/>
    <w:rsid w:val="00106342"/>
    <w:rsid w:val="00111306"/>
    <w:rsid w:val="00111BE1"/>
    <w:rsid w:val="001136F8"/>
    <w:rsid w:val="0011374B"/>
    <w:rsid w:val="0011617B"/>
    <w:rsid w:val="00143607"/>
    <w:rsid w:val="00145841"/>
    <w:rsid w:val="00146F33"/>
    <w:rsid w:val="00154CF7"/>
    <w:rsid w:val="00157A33"/>
    <w:rsid w:val="0016164A"/>
    <w:rsid w:val="00167AD5"/>
    <w:rsid w:val="00171A68"/>
    <w:rsid w:val="00175C3E"/>
    <w:rsid w:val="001801D9"/>
    <w:rsid w:val="00182AFB"/>
    <w:rsid w:val="00183403"/>
    <w:rsid w:val="001A1046"/>
    <w:rsid w:val="001A3C5F"/>
    <w:rsid w:val="001A53EA"/>
    <w:rsid w:val="001B2341"/>
    <w:rsid w:val="001B65C6"/>
    <w:rsid w:val="001B6BDD"/>
    <w:rsid w:val="001C2F04"/>
    <w:rsid w:val="001C3AEF"/>
    <w:rsid w:val="001C3E6C"/>
    <w:rsid w:val="001C5605"/>
    <w:rsid w:val="001D7328"/>
    <w:rsid w:val="001E7C2B"/>
    <w:rsid w:val="001F5FA4"/>
    <w:rsid w:val="001F615D"/>
    <w:rsid w:val="001F61C0"/>
    <w:rsid w:val="00200CBE"/>
    <w:rsid w:val="00202956"/>
    <w:rsid w:val="002062D2"/>
    <w:rsid w:val="00211E15"/>
    <w:rsid w:val="002211D5"/>
    <w:rsid w:val="00221697"/>
    <w:rsid w:val="0023482F"/>
    <w:rsid w:val="00235EC7"/>
    <w:rsid w:val="002406B4"/>
    <w:rsid w:val="00246CB5"/>
    <w:rsid w:val="00254AFC"/>
    <w:rsid w:val="0026545F"/>
    <w:rsid w:val="00281607"/>
    <w:rsid w:val="00292CB2"/>
    <w:rsid w:val="002A49B4"/>
    <w:rsid w:val="002A52DD"/>
    <w:rsid w:val="002A55BB"/>
    <w:rsid w:val="002A6930"/>
    <w:rsid w:val="002B27CB"/>
    <w:rsid w:val="002B30BC"/>
    <w:rsid w:val="002B4F6D"/>
    <w:rsid w:val="002B7F7C"/>
    <w:rsid w:val="002D1991"/>
    <w:rsid w:val="002D7E61"/>
    <w:rsid w:val="002E7BC1"/>
    <w:rsid w:val="002F7464"/>
    <w:rsid w:val="002F7840"/>
    <w:rsid w:val="003001D5"/>
    <w:rsid w:val="00302579"/>
    <w:rsid w:val="00304911"/>
    <w:rsid w:val="00310D51"/>
    <w:rsid w:val="00313ABB"/>
    <w:rsid w:val="00316B71"/>
    <w:rsid w:val="003202F6"/>
    <w:rsid w:val="00321CE9"/>
    <w:rsid w:val="00331D89"/>
    <w:rsid w:val="0033710F"/>
    <w:rsid w:val="00337AC7"/>
    <w:rsid w:val="00340598"/>
    <w:rsid w:val="003406CE"/>
    <w:rsid w:val="00342668"/>
    <w:rsid w:val="00342EFB"/>
    <w:rsid w:val="003531D2"/>
    <w:rsid w:val="00354484"/>
    <w:rsid w:val="00371284"/>
    <w:rsid w:val="003720EF"/>
    <w:rsid w:val="003722B1"/>
    <w:rsid w:val="00383B67"/>
    <w:rsid w:val="003844E0"/>
    <w:rsid w:val="00391D03"/>
    <w:rsid w:val="00395CA8"/>
    <w:rsid w:val="003A2305"/>
    <w:rsid w:val="003A36DC"/>
    <w:rsid w:val="003A37C7"/>
    <w:rsid w:val="003A3BED"/>
    <w:rsid w:val="003B2D45"/>
    <w:rsid w:val="003B3299"/>
    <w:rsid w:val="003B7DF3"/>
    <w:rsid w:val="003C17C4"/>
    <w:rsid w:val="003C6F2E"/>
    <w:rsid w:val="003D0E1A"/>
    <w:rsid w:val="003D1223"/>
    <w:rsid w:val="003D48C9"/>
    <w:rsid w:val="003D4E53"/>
    <w:rsid w:val="003E2F5C"/>
    <w:rsid w:val="003E4E2E"/>
    <w:rsid w:val="003F366C"/>
    <w:rsid w:val="00403D1D"/>
    <w:rsid w:val="00410164"/>
    <w:rsid w:val="004125EB"/>
    <w:rsid w:val="00412941"/>
    <w:rsid w:val="004158A5"/>
    <w:rsid w:val="0041732A"/>
    <w:rsid w:val="004250C8"/>
    <w:rsid w:val="00435F4E"/>
    <w:rsid w:val="00445765"/>
    <w:rsid w:val="00446C54"/>
    <w:rsid w:val="00452C37"/>
    <w:rsid w:val="00452D96"/>
    <w:rsid w:val="0045457A"/>
    <w:rsid w:val="00455D23"/>
    <w:rsid w:val="0045748F"/>
    <w:rsid w:val="0046161B"/>
    <w:rsid w:val="00463BB7"/>
    <w:rsid w:val="004841DC"/>
    <w:rsid w:val="004948E9"/>
    <w:rsid w:val="004A6B69"/>
    <w:rsid w:val="004B078B"/>
    <w:rsid w:val="004B51CF"/>
    <w:rsid w:val="004B68CF"/>
    <w:rsid w:val="004C4557"/>
    <w:rsid w:val="004D49C1"/>
    <w:rsid w:val="004D6F5A"/>
    <w:rsid w:val="004F353D"/>
    <w:rsid w:val="004F6BBB"/>
    <w:rsid w:val="00502BA4"/>
    <w:rsid w:val="005077A9"/>
    <w:rsid w:val="005136C3"/>
    <w:rsid w:val="0051397D"/>
    <w:rsid w:val="00514063"/>
    <w:rsid w:val="00516FA8"/>
    <w:rsid w:val="00520225"/>
    <w:rsid w:val="005206B3"/>
    <w:rsid w:val="005218AA"/>
    <w:rsid w:val="00522D6B"/>
    <w:rsid w:val="00525E91"/>
    <w:rsid w:val="00535973"/>
    <w:rsid w:val="00540CE4"/>
    <w:rsid w:val="005455EF"/>
    <w:rsid w:val="00564341"/>
    <w:rsid w:val="0056567A"/>
    <w:rsid w:val="005767E5"/>
    <w:rsid w:val="00576DEF"/>
    <w:rsid w:val="00577A26"/>
    <w:rsid w:val="00577EA2"/>
    <w:rsid w:val="00581773"/>
    <w:rsid w:val="005820B1"/>
    <w:rsid w:val="005877BE"/>
    <w:rsid w:val="00590393"/>
    <w:rsid w:val="00590A69"/>
    <w:rsid w:val="005951FB"/>
    <w:rsid w:val="005B5E70"/>
    <w:rsid w:val="005C2729"/>
    <w:rsid w:val="005D4809"/>
    <w:rsid w:val="005D741B"/>
    <w:rsid w:val="005E21F6"/>
    <w:rsid w:val="005E2DE8"/>
    <w:rsid w:val="005F011F"/>
    <w:rsid w:val="005F28A9"/>
    <w:rsid w:val="005F38C8"/>
    <w:rsid w:val="00600F97"/>
    <w:rsid w:val="006030B5"/>
    <w:rsid w:val="0061167A"/>
    <w:rsid w:val="00611E25"/>
    <w:rsid w:val="00616BF4"/>
    <w:rsid w:val="006177F8"/>
    <w:rsid w:val="006200C9"/>
    <w:rsid w:val="0062234B"/>
    <w:rsid w:val="00622C07"/>
    <w:rsid w:val="0062331F"/>
    <w:rsid w:val="006345F2"/>
    <w:rsid w:val="006349F7"/>
    <w:rsid w:val="00634C14"/>
    <w:rsid w:val="00646E88"/>
    <w:rsid w:val="00650130"/>
    <w:rsid w:val="00655A0D"/>
    <w:rsid w:val="00663190"/>
    <w:rsid w:val="00664F7E"/>
    <w:rsid w:val="006651F4"/>
    <w:rsid w:val="00672ECC"/>
    <w:rsid w:val="0067345B"/>
    <w:rsid w:val="00681130"/>
    <w:rsid w:val="0068309B"/>
    <w:rsid w:val="00690A4F"/>
    <w:rsid w:val="006A14B9"/>
    <w:rsid w:val="006B1785"/>
    <w:rsid w:val="006B42AC"/>
    <w:rsid w:val="006C2D4A"/>
    <w:rsid w:val="006C4CC5"/>
    <w:rsid w:val="006E150E"/>
    <w:rsid w:val="006E1B83"/>
    <w:rsid w:val="006E5933"/>
    <w:rsid w:val="006F0A9D"/>
    <w:rsid w:val="006F23EE"/>
    <w:rsid w:val="006F4D20"/>
    <w:rsid w:val="00701077"/>
    <w:rsid w:val="007079DD"/>
    <w:rsid w:val="00710064"/>
    <w:rsid w:val="0071627B"/>
    <w:rsid w:val="007165BE"/>
    <w:rsid w:val="007315C8"/>
    <w:rsid w:val="00734946"/>
    <w:rsid w:val="00735CFB"/>
    <w:rsid w:val="00740D8C"/>
    <w:rsid w:val="00741113"/>
    <w:rsid w:val="00744BFC"/>
    <w:rsid w:val="007517D1"/>
    <w:rsid w:val="007532DD"/>
    <w:rsid w:val="00757F57"/>
    <w:rsid w:val="0076795A"/>
    <w:rsid w:val="00770D5D"/>
    <w:rsid w:val="00771072"/>
    <w:rsid w:val="0078667C"/>
    <w:rsid w:val="00786BC8"/>
    <w:rsid w:val="00786E65"/>
    <w:rsid w:val="00787A1F"/>
    <w:rsid w:val="007930C2"/>
    <w:rsid w:val="00796C6D"/>
    <w:rsid w:val="007A34CE"/>
    <w:rsid w:val="007A5869"/>
    <w:rsid w:val="007C183F"/>
    <w:rsid w:val="007C3C8B"/>
    <w:rsid w:val="007C6813"/>
    <w:rsid w:val="007C7ADB"/>
    <w:rsid w:val="007E6F1A"/>
    <w:rsid w:val="007E78B4"/>
    <w:rsid w:val="007F53B7"/>
    <w:rsid w:val="007F63F4"/>
    <w:rsid w:val="007F6646"/>
    <w:rsid w:val="007F6CAE"/>
    <w:rsid w:val="00806DEE"/>
    <w:rsid w:val="0082308D"/>
    <w:rsid w:val="0083041F"/>
    <w:rsid w:val="00831EEF"/>
    <w:rsid w:val="00833F41"/>
    <w:rsid w:val="00835271"/>
    <w:rsid w:val="0083660B"/>
    <w:rsid w:val="00836ED8"/>
    <w:rsid w:val="008378E7"/>
    <w:rsid w:val="00846E11"/>
    <w:rsid w:val="008507C6"/>
    <w:rsid w:val="008603E4"/>
    <w:rsid w:val="00876B58"/>
    <w:rsid w:val="00896D59"/>
    <w:rsid w:val="008A71AC"/>
    <w:rsid w:val="008A725A"/>
    <w:rsid w:val="008B5B30"/>
    <w:rsid w:val="008C0459"/>
    <w:rsid w:val="008C26BA"/>
    <w:rsid w:val="008C33B8"/>
    <w:rsid w:val="008D5D55"/>
    <w:rsid w:val="008E1E84"/>
    <w:rsid w:val="008F3B84"/>
    <w:rsid w:val="008F69BB"/>
    <w:rsid w:val="008F6F9D"/>
    <w:rsid w:val="00905491"/>
    <w:rsid w:val="00914115"/>
    <w:rsid w:val="009240FA"/>
    <w:rsid w:val="009246B4"/>
    <w:rsid w:val="0092700E"/>
    <w:rsid w:val="009328E9"/>
    <w:rsid w:val="009471D2"/>
    <w:rsid w:val="00950F6A"/>
    <w:rsid w:val="00951D3E"/>
    <w:rsid w:val="00976093"/>
    <w:rsid w:val="00977250"/>
    <w:rsid w:val="00981FE5"/>
    <w:rsid w:val="00982027"/>
    <w:rsid w:val="00984385"/>
    <w:rsid w:val="00984E87"/>
    <w:rsid w:val="009C1122"/>
    <w:rsid w:val="009C2C32"/>
    <w:rsid w:val="009D1B40"/>
    <w:rsid w:val="009E27D6"/>
    <w:rsid w:val="009F6384"/>
    <w:rsid w:val="00A0442E"/>
    <w:rsid w:val="00A04D41"/>
    <w:rsid w:val="00A10137"/>
    <w:rsid w:val="00A12C76"/>
    <w:rsid w:val="00A15B7F"/>
    <w:rsid w:val="00A17D1C"/>
    <w:rsid w:val="00A2579F"/>
    <w:rsid w:val="00A35AFB"/>
    <w:rsid w:val="00A366F6"/>
    <w:rsid w:val="00A422DD"/>
    <w:rsid w:val="00A51FB9"/>
    <w:rsid w:val="00A661D3"/>
    <w:rsid w:val="00A737D4"/>
    <w:rsid w:val="00A74D6C"/>
    <w:rsid w:val="00A7592B"/>
    <w:rsid w:val="00A806D8"/>
    <w:rsid w:val="00A907D9"/>
    <w:rsid w:val="00A909F3"/>
    <w:rsid w:val="00A90DD6"/>
    <w:rsid w:val="00A97B04"/>
    <w:rsid w:val="00AA18DB"/>
    <w:rsid w:val="00AA3976"/>
    <w:rsid w:val="00AA7DFA"/>
    <w:rsid w:val="00AB4104"/>
    <w:rsid w:val="00AB4EF8"/>
    <w:rsid w:val="00AC7BA9"/>
    <w:rsid w:val="00AD03AF"/>
    <w:rsid w:val="00AD598C"/>
    <w:rsid w:val="00AE0058"/>
    <w:rsid w:val="00AE0E2F"/>
    <w:rsid w:val="00AF3373"/>
    <w:rsid w:val="00B00552"/>
    <w:rsid w:val="00B014E6"/>
    <w:rsid w:val="00B11A47"/>
    <w:rsid w:val="00B12331"/>
    <w:rsid w:val="00B142D1"/>
    <w:rsid w:val="00B17025"/>
    <w:rsid w:val="00B333BB"/>
    <w:rsid w:val="00B42860"/>
    <w:rsid w:val="00B46886"/>
    <w:rsid w:val="00B4706F"/>
    <w:rsid w:val="00B56A96"/>
    <w:rsid w:val="00B640E8"/>
    <w:rsid w:val="00B67B92"/>
    <w:rsid w:val="00B67D9E"/>
    <w:rsid w:val="00B716F3"/>
    <w:rsid w:val="00B73331"/>
    <w:rsid w:val="00B974B7"/>
    <w:rsid w:val="00BA178C"/>
    <w:rsid w:val="00BA4644"/>
    <w:rsid w:val="00BC2B2E"/>
    <w:rsid w:val="00BD555B"/>
    <w:rsid w:val="00BE3E01"/>
    <w:rsid w:val="00BE6690"/>
    <w:rsid w:val="00BF0154"/>
    <w:rsid w:val="00BF4DF5"/>
    <w:rsid w:val="00C168B4"/>
    <w:rsid w:val="00C26D01"/>
    <w:rsid w:val="00C439CA"/>
    <w:rsid w:val="00C45D60"/>
    <w:rsid w:val="00C47AFF"/>
    <w:rsid w:val="00C53674"/>
    <w:rsid w:val="00C57F94"/>
    <w:rsid w:val="00C62BA8"/>
    <w:rsid w:val="00C77F4D"/>
    <w:rsid w:val="00C9609B"/>
    <w:rsid w:val="00CA32EC"/>
    <w:rsid w:val="00CA3AE7"/>
    <w:rsid w:val="00CA55D6"/>
    <w:rsid w:val="00CB22A1"/>
    <w:rsid w:val="00CB5201"/>
    <w:rsid w:val="00CC2396"/>
    <w:rsid w:val="00CD0537"/>
    <w:rsid w:val="00CD4895"/>
    <w:rsid w:val="00CE17F7"/>
    <w:rsid w:val="00CE5C7A"/>
    <w:rsid w:val="00CF13E8"/>
    <w:rsid w:val="00CF7A19"/>
    <w:rsid w:val="00D03216"/>
    <w:rsid w:val="00D03BAF"/>
    <w:rsid w:val="00D03E14"/>
    <w:rsid w:val="00D04389"/>
    <w:rsid w:val="00D04551"/>
    <w:rsid w:val="00D0503A"/>
    <w:rsid w:val="00D05BDB"/>
    <w:rsid w:val="00D12058"/>
    <w:rsid w:val="00D156C7"/>
    <w:rsid w:val="00D16218"/>
    <w:rsid w:val="00D24EFD"/>
    <w:rsid w:val="00D27E48"/>
    <w:rsid w:val="00D40050"/>
    <w:rsid w:val="00D5203B"/>
    <w:rsid w:val="00D710ED"/>
    <w:rsid w:val="00D95AD4"/>
    <w:rsid w:val="00D9719E"/>
    <w:rsid w:val="00DA3005"/>
    <w:rsid w:val="00DA5D9F"/>
    <w:rsid w:val="00DB4A97"/>
    <w:rsid w:val="00DB5683"/>
    <w:rsid w:val="00DB7306"/>
    <w:rsid w:val="00DC4A62"/>
    <w:rsid w:val="00DC5134"/>
    <w:rsid w:val="00DD0AD4"/>
    <w:rsid w:val="00DD0D30"/>
    <w:rsid w:val="00DD74F8"/>
    <w:rsid w:val="00DE4B67"/>
    <w:rsid w:val="00DE7F85"/>
    <w:rsid w:val="00DE7FF9"/>
    <w:rsid w:val="00DF3E22"/>
    <w:rsid w:val="00DF7712"/>
    <w:rsid w:val="00DF7718"/>
    <w:rsid w:val="00E03BBE"/>
    <w:rsid w:val="00E155B5"/>
    <w:rsid w:val="00E239F2"/>
    <w:rsid w:val="00E273B2"/>
    <w:rsid w:val="00E35E34"/>
    <w:rsid w:val="00E42A75"/>
    <w:rsid w:val="00E4317E"/>
    <w:rsid w:val="00E44E2C"/>
    <w:rsid w:val="00E52F38"/>
    <w:rsid w:val="00E54364"/>
    <w:rsid w:val="00E72046"/>
    <w:rsid w:val="00E85F5D"/>
    <w:rsid w:val="00E86D45"/>
    <w:rsid w:val="00E87FCB"/>
    <w:rsid w:val="00E90969"/>
    <w:rsid w:val="00E943F3"/>
    <w:rsid w:val="00EA0846"/>
    <w:rsid w:val="00EA62F6"/>
    <w:rsid w:val="00EB6651"/>
    <w:rsid w:val="00EC3D48"/>
    <w:rsid w:val="00EC52D6"/>
    <w:rsid w:val="00ED19A5"/>
    <w:rsid w:val="00ED665E"/>
    <w:rsid w:val="00EE0170"/>
    <w:rsid w:val="00EE238D"/>
    <w:rsid w:val="00EF6655"/>
    <w:rsid w:val="00EF693D"/>
    <w:rsid w:val="00F031D2"/>
    <w:rsid w:val="00F05305"/>
    <w:rsid w:val="00F12111"/>
    <w:rsid w:val="00F17EB7"/>
    <w:rsid w:val="00F33DC8"/>
    <w:rsid w:val="00F34084"/>
    <w:rsid w:val="00F46F46"/>
    <w:rsid w:val="00F576F7"/>
    <w:rsid w:val="00F604A3"/>
    <w:rsid w:val="00F71DA7"/>
    <w:rsid w:val="00F74E4D"/>
    <w:rsid w:val="00F76431"/>
    <w:rsid w:val="00F80BD2"/>
    <w:rsid w:val="00F87BF3"/>
    <w:rsid w:val="00F95ABA"/>
    <w:rsid w:val="00FA3811"/>
    <w:rsid w:val="00FA7046"/>
    <w:rsid w:val="00FB27C5"/>
    <w:rsid w:val="00FB53D7"/>
    <w:rsid w:val="00FD6052"/>
    <w:rsid w:val="00FE63FC"/>
    <w:rsid w:val="00FE7C21"/>
    <w:rsid w:val="00FF2BA8"/>
    <w:rsid w:val="00FF3B7D"/>
    <w:rsid w:val="00FF571E"/>
    <w:rsid w:val="00FF57ED"/>
    <w:rsid w:val="00FF62A2"/>
    <w:rsid w:val="00FF6E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10BD"/>
  <w15:chartTrackingRefBased/>
  <w15:docId w15:val="{5C9E8DFF-5B5D-4179-854E-15A607A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56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01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82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E3E01"/>
    <w:pPr>
      <w:ind w:left="720"/>
      <w:contextualSpacing/>
    </w:pPr>
  </w:style>
  <w:style w:type="character" w:customStyle="1" w:styleId="Kop1Char">
    <w:name w:val="Kop 1 Char"/>
    <w:basedOn w:val="Standaardalinea-lettertype"/>
    <w:link w:val="Kop1"/>
    <w:uiPriority w:val="9"/>
    <w:rsid w:val="00B56A96"/>
    <w:rPr>
      <w:rFonts w:asciiTheme="majorHAnsi" w:eastAsiaTheme="majorEastAsia" w:hAnsiTheme="majorHAnsi" w:cstheme="majorBidi"/>
      <w:color w:val="2F5496" w:themeColor="accent1" w:themeShade="BF"/>
      <w:sz w:val="32"/>
      <w:szCs w:val="32"/>
    </w:rPr>
  </w:style>
  <w:style w:type="paragraph" w:customStyle="1" w:styleId="EndNoteBibliography">
    <w:name w:val="EndNote Bibliography"/>
    <w:basedOn w:val="Standaard"/>
    <w:link w:val="EndNoteBibliographyChar"/>
    <w:rsid w:val="006F0A9D"/>
    <w:pPr>
      <w:spacing w:line="240" w:lineRule="auto"/>
    </w:pPr>
    <w:rPr>
      <w:rFonts w:ascii="Calibri" w:hAnsi="Calibri" w:cs="Calibri"/>
      <w:noProof/>
      <w:lang w:val="en-US"/>
    </w:rPr>
  </w:style>
  <w:style w:type="character" w:customStyle="1" w:styleId="EndNoteBibliographyChar">
    <w:name w:val="EndNote Bibliography Char"/>
    <w:basedOn w:val="Standaardalinea-lettertype"/>
    <w:link w:val="EndNoteBibliography"/>
    <w:rsid w:val="006F0A9D"/>
    <w:rPr>
      <w:rFonts w:ascii="Calibri" w:hAnsi="Calibri" w:cs="Calibri"/>
      <w:noProof/>
      <w:lang w:val="en-US"/>
    </w:rPr>
  </w:style>
  <w:style w:type="paragraph" w:customStyle="1" w:styleId="EndNoteBibliographyTitle">
    <w:name w:val="EndNote Bibliography Title"/>
    <w:basedOn w:val="Standaard"/>
    <w:link w:val="EndNoteBibliographyTitleChar"/>
    <w:rsid w:val="007930C2"/>
    <w:pPr>
      <w:spacing w:after="0"/>
      <w:jc w:val="center"/>
    </w:pPr>
    <w:rPr>
      <w:rFonts w:ascii="Calibri" w:hAnsi="Calibri" w:cs="Calibri"/>
      <w:noProof/>
      <w:lang w:val="en-US"/>
    </w:rPr>
  </w:style>
  <w:style w:type="character" w:customStyle="1" w:styleId="EndNoteBibliographyTitleChar">
    <w:name w:val="EndNote Bibliography Title Char"/>
    <w:basedOn w:val="Standaardalinea-lettertype"/>
    <w:link w:val="EndNoteBibliographyTitle"/>
    <w:rsid w:val="007930C2"/>
    <w:rPr>
      <w:rFonts w:ascii="Calibri" w:hAnsi="Calibri" w:cs="Calibri"/>
      <w:noProof/>
      <w:lang w:val="en-US"/>
    </w:rPr>
  </w:style>
  <w:style w:type="paragraph" w:styleId="Bijschrift">
    <w:name w:val="caption"/>
    <w:basedOn w:val="Standaard"/>
    <w:next w:val="Standaard"/>
    <w:uiPriority w:val="35"/>
    <w:unhideWhenUsed/>
    <w:qFormat/>
    <w:rsid w:val="000B6DF2"/>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65013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82AFB"/>
    <w:rPr>
      <w:rFonts w:asciiTheme="majorHAnsi" w:eastAsiaTheme="majorEastAsia" w:hAnsiTheme="majorHAnsi" w:cstheme="majorBidi"/>
      <w:color w:val="1F3763" w:themeColor="accent1" w:themeShade="7F"/>
      <w:sz w:val="24"/>
      <w:szCs w:val="24"/>
    </w:rPr>
  </w:style>
  <w:style w:type="paragraph" w:styleId="Geenafstand">
    <w:name w:val="No Spacing"/>
    <w:link w:val="GeenafstandChar"/>
    <w:uiPriority w:val="1"/>
    <w:qFormat/>
    <w:rsid w:val="00A2579F"/>
    <w:pPr>
      <w:spacing w:after="0" w:line="240" w:lineRule="auto"/>
    </w:pPr>
    <w:rPr>
      <w:lang w:val="en-GB"/>
    </w:rPr>
  </w:style>
  <w:style w:type="character" w:customStyle="1" w:styleId="GeenafstandChar">
    <w:name w:val="Geen afstand Char"/>
    <w:basedOn w:val="Standaardalinea-lettertype"/>
    <w:link w:val="Geenafstand"/>
    <w:uiPriority w:val="1"/>
    <w:rsid w:val="00A2579F"/>
    <w:rPr>
      <w:lang w:val="en-GB"/>
    </w:rPr>
  </w:style>
  <w:style w:type="paragraph" w:styleId="Kopvaninhoudsopgave">
    <w:name w:val="TOC Heading"/>
    <w:basedOn w:val="Kop1"/>
    <w:next w:val="Standaard"/>
    <w:uiPriority w:val="39"/>
    <w:unhideWhenUsed/>
    <w:qFormat/>
    <w:rsid w:val="007315C8"/>
    <w:pPr>
      <w:outlineLvl w:val="9"/>
    </w:pPr>
    <w:rPr>
      <w:lang w:eastAsia="nl-NL"/>
    </w:rPr>
  </w:style>
  <w:style w:type="paragraph" w:styleId="Inhopg1">
    <w:name w:val="toc 1"/>
    <w:basedOn w:val="Standaard"/>
    <w:next w:val="Standaard"/>
    <w:autoRedefine/>
    <w:uiPriority w:val="39"/>
    <w:unhideWhenUsed/>
    <w:rsid w:val="007315C8"/>
    <w:pPr>
      <w:spacing w:after="100"/>
    </w:pPr>
  </w:style>
  <w:style w:type="paragraph" w:styleId="Inhopg2">
    <w:name w:val="toc 2"/>
    <w:basedOn w:val="Standaard"/>
    <w:next w:val="Standaard"/>
    <w:autoRedefine/>
    <w:uiPriority w:val="39"/>
    <w:unhideWhenUsed/>
    <w:rsid w:val="007315C8"/>
    <w:pPr>
      <w:spacing w:after="100"/>
      <w:ind w:left="220"/>
    </w:pPr>
  </w:style>
  <w:style w:type="paragraph" w:styleId="Inhopg3">
    <w:name w:val="toc 3"/>
    <w:basedOn w:val="Standaard"/>
    <w:next w:val="Standaard"/>
    <w:autoRedefine/>
    <w:uiPriority w:val="39"/>
    <w:unhideWhenUsed/>
    <w:rsid w:val="007315C8"/>
    <w:pPr>
      <w:spacing w:after="100"/>
      <w:ind w:left="440"/>
    </w:pPr>
  </w:style>
  <w:style w:type="character" w:styleId="Hyperlink">
    <w:name w:val="Hyperlink"/>
    <w:basedOn w:val="Standaardalinea-lettertype"/>
    <w:uiPriority w:val="99"/>
    <w:unhideWhenUsed/>
    <w:rsid w:val="007315C8"/>
    <w:rPr>
      <w:color w:val="0563C1" w:themeColor="hyperlink"/>
      <w:u w:val="single"/>
    </w:rPr>
  </w:style>
  <w:style w:type="table" w:styleId="Tabelraster">
    <w:name w:val="Table Grid"/>
    <w:basedOn w:val="Standaardtabel"/>
    <w:uiPriority w:val="39"/>
    <w:rsid w:val="00F4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0B6D0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371284"/>
    <w:rPr>
      <w:color w:val="605E5C"/>
      <w:shd w:val="clear" w:color="auto" w:fill="E1DFDD"/>
    </w:rPr>
  </w:style>
  <w:style w:type="character" w:styleId="Verwijzingopmerking">
    <w:name w:val="annotation reference"/>
    <w:basedOn w:val="Standaardalinea-lettertype"/>
    <w:uiPriority w:val="99"/>
    <w:semiHidden/>
    <w:unhideWhenUsed/>
    <w:rsid w:val="00D03216"/>
    <w:rPr>
      <w:sz w:val="16"/>
      <w:szCs w:val="16"/>
    </w:rPr>
  </w:style>
  <w:style w:type="paragraph" w:styleId="Tekstopmerking">
    <w:name w:val="annotation text"/>
    <w:basedOn w:val="Standaard"/>
    <w:link w:val="TekstopmerkingChar"/>
    <w:uiPriority w:val="99"/>
    <w:semiHidden/>
    <w:unhideWhenUsed/>
    <w:rsid w:val="00D0321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03216"/>
    <w:rPr>
      <w:sz w:val="20"/>
      <w:szCs w:val="20"/>
    </w:rPr>
  </w:style>
  <w:style w:type="paragraph" w:styleId="Onderwerpvanopmerking">
    <w:name w:val="annotation subject"/>
    <w:basedOn w:val="Tekstopmerking"/>
    <w:next w:val="Tekstopmerking"/>
    <w:link w:val="OnderwerpvanopmerkingChar"/>
    <w:uiPriority w:val="99"/>
    <w:semiHidden/>
    <w:unhideWhenUsed/>
    <w:rsid w:val="00D03216"/>
    <w:rPr>
      <w:b/>
      <w:bCs/>
    </w:rPr>
  </w:style>
  <w:style w:type="character" w:customStyle="1" w:styleId="OnderwerpvanopmerkingChar">
    <w:name w:val="Onderwerp van opmerking Char"/>
    <w:basedOn w:val="TekstopmerkingChar"/>
    <w:link w:val="Onderwerpvanopmerking"/>
    <w:uiPriority w:val="99"/>
    <w:semiHidden/>
    <w:rsid w:val="00D032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5228">
      <w:bodyDiv w:val="1"/>
      <w:marLeft w:val="0"/>
      <w:marRight w:val="0"/>
      <w:marTop w:val="0"/>
      <w:marBottom w:val="0"/>
      <w:divBdr>
        <w:top w:val="none" w:sz="0" w:space="0" w:color="auto"/>
        <w:left w:val="none" w:sz="0" w:space="0" w:color="auto"/>
        <w:bottom w:val="none" w:sz="0" w:space="0" w:color="auto"/>
        <w:right w:val="none" w:sz="0" w:space="0" w:color="auto"/>
      </w:divBdr>
      <w:divsChild>
        <w:div w:id="747508194">
          <w:marLeft w:val="0"/>
          <w:marRight w:val="0"/>
          <w:marTop w:val="60"/>
          <w:marBottom w:val="0"/>
          <w:divBdr>
            <w:top w:val="none" w:sz="0" w:space="0" w:color="auto"/>
            <w:left w:val="none" w:sz="0" w:space="0" w:color="auto"/>
            <w:bottom w:val="none" w:sz="0" w:space="0" w:color="auto"/>
            <w:right w:val="none" w:sz="0" w:space="0" w:color="auto"/>
          </w:divBdr>
        </w:div>
        <w:div w:id="573318004">
          <w:marLeft w:val="0"/>
          <w:marRight w:val="0"/>
          <w:marTop w:val="60"/>
          <w:marBottom w:val="0"/>
          <w:divBdr>
            <w:top w:val="none" w:sz="0" w:space="0" w:color="auto"/>
            <w:left w:val="none" w:sz="0" w:space="0" w:color="auto"/>
            <w:bottom w:val="none" w:sz="0" w:space="0" w:color="auto"/>
            <w:right w:val="none" w:sz="0" w:space="0" w:color="auto"/>
          </w:divBdr>
        </w:div>
        <w:div w:id="646203554">
          <w:marLeft w:val="0"/>
          <w:marRight w:val="0"/>
          <w:marTop w:val="60"/>
          <w:marBottom w:val="0"/>
          <w:divBdr>
            <w:top w:val="none" w:sz="0" w:space="0" w:color="auto"/>
            <w:left w:val="none" w:sz="0" w:space="0" w:color="auto"/>
            <w:bottom w:val="none" w:sz="0" w:space="0" w:color="auto"/>
            <w:right w:val="none" w:sz="0" w:space="0" w:color="auto"/>
          </w:divBdr>
        </w:div>
        <w:div w:id="333067937">
          <w:marLeft w:val="0"/>
          <w:marRight w:val="0"/>
          <w:marTop w:val="60"/>
          <w:marBottom w:val="0"/>
          <w:divBdr>
            <w:top w:val="none" w:sz="0" w:space="0" w:color="auto"/>
            <w:left w:val="none" w:sz="0" w:space="0" w:color="auto"/>
            <w:bottom w:val="none" w:sz="0" w:space="0" w:color="auto"/>
            <w:right w:val="none" w:sz="0" w:space="0" w:color="auto"/>
          </w:divBdr>
        </w:div>
        <w:div w:id="1393195238">
          <w:marLeft w:val="0"/>
          <w:marRight w:val="0"/>
          <w:marTop w:val="60"/>
          <w:marBottom w:val="0"/>
          <w:divBdr>
            <w:top w:val="none" w:sz="0" w:space="0" w:color="auto"/>
            <w:left w:val="none" w:sz="0" w:space="0" w:color="auto"/>
            <w:bottom w:val="none" w:sz="0" w:space="0" w:color="auto"/>
            <w:right w:val="none" w:sz="0" w:space="0" w:color="auto"/>
          </w:divBdr>
        </w:div>
        <w:div w:id="1155561448">
          <w:marLeft w:val="0"/>
          <w:marRight w:val="0"/>
          <w:marTop w:val="60"/>
          <w:marBottom w:val="0"/>
          <w:divBdr>
            <w:top w:val="none" w:sz="0" w:space="0" w:color="auto"/>
            <w:left w:val="none" w:sz="0" w:space="0" w:color="auto"/>
            <w:bottom w:val="none" w:sz="0" w:space="0" w:color="auto"/>
            <w:right w:val="none" w:sz="0" w:space="0" w:color="auto"/>
          </w:divBdr>
        </w:div>
        <w:div w:id="755976468">
          <w:marLeft w:val="0"/>
          <w:marRight w:val="0"/>
          <w:marTop w:val="60"/>
          <w:marBottom w:val="0"/>
          <w:divBdr>
            <w:top w:val="none" w:sz="0" w:space="0" w:color="auto"/>
            <w:left w:val="none" w:sz="0" w:space="0" w:color="auto"/>
            <w:bottom w:val="none" w:sz="0" w:space="0" w:color="auto"/>
            <w:right w:val="none" w:sz="0" w:space="0" w:color="auto"/>
          </w:divBdr>
        </w:div>
      </w:divsChild>
    </w:div>
    <w:div w:id="453257142">
      <w:bodyDiv w:val="1"/>
      <w:marLeft w:val="0"/>
      <w:marRight w:val="0"/>
      <w:marTop w:val="0"/>
      <w:marBottom w:val="0"/>
      <w:divBdr>
        <w:top w:val="none" w:sz="0" w:space="0" w:color="auto"/>
        <w:left w:val="none" w:sz="0" w:space="0" w:color="auto"/>
        <w:bottom w:val="none" w:sz="0" w:space="0" w:color="auto"/>
        <w:right w:val="none" w:sz="0" w:space="0" w:color="auto"/>
      </w:divBdr>
    </w:div>
    <w:div w:id="578058509">
      <w:bodyDiv w:val="1"/>
      <w:marLeft w:val="0"/>
      <w:marRight w:val="0"/>
      <w:marTop w:val="0"/>
      <w:marBottom w:val="0"/>
      <w:divBdr>
        <w:top w:val="none" w:sz="0" w:space="0" w:color="auto"/>
        <w:left w:val="none" w:sz="0" w:space="0" w:color="auto"/>
        <w:bottom w:val="none" w:sz="0" w:space="0" w:color="auto"/>
        <w:right w:val="none" w:sz="0" w:space="0" w:color="auto"/>
      </w:divBdr>
    </w:div>
    <w:div w:id="603004934">
      <w:bodyDiv w:val="1"/>
      <w:marLeft w:val="0"/>
      <w:marRight w:val="0"/>
      <w:marTop w:val="0"/>
      <w:marBottom w:val="0"/>
      <w:divBdr>
        <w:top w:val="none" w:sz="0" w:space="0" w:color="auto"/>
        <w:left w:val="none" w:sz="0" w:space="0" w:color="auto"/>
        <w:bottom w:val="none" w:sz="0" w:space="0" w:color="auto"/>
        <w:right w:val="none" w:sz="0" w:space="0" w:color="auto"/>
      </w:divBdr>
    </w:div>
    <w:div w:id="622881879">
      <w:bodyDiv w:val="1"/>
      <w:marLeft w:val="0"/>
      <w:marRight w:val="0"/>
      <w:marTop w:val="0"/>
      <w:marBottom w:val="0"/>
      <w:divBdr>
        <w:top w:val="none" w:sz="0" w:space="0" w:color="auto"/>
        <w:left w:val="none" w:sz="0" w:space="0" w:color="auto"/>
        <w:bottom w:val="none" w:sz="0" w:space="0" w:color="auto"/>
        <w:right w:val="none" w:sz="0" w:space="0" w:color="auto"/>
      </w:divBdr>
    </w:div>
    <w:div w:id="665863483">
      <w:bodyDiv w:val="1"/>
      <w:marLeft w:val="0"/>
      <w:marRight w:val="0"/>
      <w:marTop w:val="0"/>
      <w:marBottom w:val="0"/>
      <w:divBdr>
        <w:top w:val="none" w:sz="0" w:space="0" w:color="auto"/>
        <w:left w:val="none" w:sz="0" w:space="0" w:color="auto"/>
        <w:bottom w:val="none" w:sz="0" w:space="0" w:color="auto"/>
        <w:right w:val="none" w:sz="0" w:space="0" w:color="auto"/>
      </w:divBdr>
    </w:div>
    <w:div w:id="674957335">
      <w:bodyDiv w:val="1"/>
      <w:marLeft w:val="0"/>
      <w:marRight w:val="0"/>
      <w:marTop w:val="0"/>
      <w:marBottom w:val="0"/>
      <w:divBdr>
        <w:top w:val="none" w:sz="0" w:space="0" w:color="auto"/>
        <w:left w:val="none" w:sz="0" w:space="0" w:color="auto"/>
        <w:bottom w:val="none" w:sz="0" w:space="0" w:color="auto"/>
        <w:right w:val="none" w:sz="0" w:space="0" w:color="auto"/>
      </w:divBdr>
    </w:div>
    <w:div w:id="695812281">
      <w:bodyDiv w:val="1"/>
      <w:marLeft w:val="0"/>
      <w:marRight w:val="0"/>
      <w:marTop w:val="0"/>
      <w:marBottom w:val="0"/>
      <w:divBdr>
        <w:top w:val="none" w:sz="0" w:space="0" w:color="auto"/>
        <w:left w:val="none" w:sz="0" w:space="0" w:color="auto"/>
        <w:bottom w:val="none" w:sz="0" w:space="0" w:color="auto"/>
        <w:right w:val="none" w:sz="0" w:space="0" w:color="auto"/>
      </w:divBdr>
    </w:div>
    <w:div w:id="772555070">
      <w:bodyDiv w:val="1"/>
      <w:marLeft w:val="0"/>
      <w:marRight w:val="0"/>
      <w:marTop w:val="0"/>
      <w:marBottom w:val="0"/>
      <w:divBdr>
        <w:top w:val="none" w:sz="0" w:space="0" w:color="auto"/>
        <w:left w:val="none" w:sz="0" w:space="0" w:color="auto"/>
        <w:bottom w:val="none" w:sz="0" w:space="0" w:color="auto"/>
        <w:right w:val="none" w:sz="0" w:space="0" w:color="auto"/>
      </w:divBdr>
    </w:div>
    <w:div w:id="907230473">
      <w:bodyDiv w:val="1"/>
      <w:marLeft w:val="0"/>
      <w:marRight w:val="0"/>
      <w:marTop w:val="0"/>
      <w:marBottom w:val="0"/>
      <w:divBdr>
        <w:top w:val="none" w:sz="0" w:space="0" w:color="auto"/>
        <w:left w:val="none" w:sz="0" w:space="0" w:color="auto"/>
        <w:bottom w:val="none" w:sz="0" w:space="0" w:color="auto"/>
        <w:right w:val="none" w:sz="0" w:space="0" w:color="auto"/>
      </w:divBdr>
    </w:div>
    <w:div w:id="1004475731">
      <w:bodyDiv w:val="1"/>
      <w:marLeft w:val="0"/>
      <w:marRight w:val="0"/>
      <w:marTop w:val="0"/>
      <w:marBottom w:val="0"/>
      <w:divBdr>
        <w:top w:val="none" w:sz="0" w:space="0" w:color="auto"/>
        <w:left w:val="none" w:sz="0" w:space="0" w:color="auto"/>
        <w:bottom w:val="none" w:sz="0" w:space="0" w:color="auto"/>
        <w:right w:val="none" w:sz="0" w:space="0" w:color="auto"/>
      </w:divBdr>
      <w:divsChild>
        <w:div w:id="1793329500">
          <w:marLeft w:val="0"/>
          <w:marRight w:val="0"/>
          <w:marTop w:val="60"/>
          <w:marBottom w:val="0"/>
          <w:divBdr>
            <w:top w:val="none" w:sz="0" w:space="0" w:color="auto"/>
            <w:left w:val="none" w:sz="0" w:space="0" w:color="auto"/>
            <w:bottom w:val="none" w:sz="0" w:space="0" w:color="auto"/>
            <w:right w:val="none" w:sz="0" w:space="0" w:color="auto"/>
          </w:divBdr>
        </w:div>
        <w:div w:id="678847907">
          <w:marLeft w:val="0"/>
          <w:marRight w:val="0"/>
          <w:marTop w:val="60"/>
          <w:marBottom w:val="0"/>
          <w:divBdr>
            <w:top w:val="none" w:sz="0" w:space="0" w:color="auto"/>
            <w:left w:val="none" w:sz="0" w:space="0" w:color="auto"/>
            <w:bottom w:val="none" w:sz="0" w:space="0" w:color="auto"/>
            <w:right w:val="none" w:sz="0" w:space="0" w:color="auto"/>
          </w:divBdr>
        </w:div>
        <w:div w:id="966199757">
          <w:marLeft w:val="0"/>
          <w:marRight w:val="0"/>
          <w:marTop w:val="60"/>
          <w:marBottom w:val="0"/>
          <w:divBdr>
            <w:top w:val="none" w:sz="0" w:space="0" w:color="auto"/>
            <w:left w:val="none" w:sz="0" w:space="0" w:color="auto"/>
            <w:bottom w:val="none" w:sz="0" w:space="0" w:color="auto"/>
            <w:right w:val="none" w:sz="0" w:space="0" w:color="auto"/>
          </w:divBdr>
        </w:div>
        <w:div w:id="2066684359">
          <w:marLeft w:val="0"/>
          <w:marRight w:val="0"/>
          <w:marTop w:val="60"/>
          <w:marBottom w:val="0"/>
          <w:divBdr>
            <w:top w:val="none" w:sz="0" w:space="0" w:color="auto"/>
            <w:left w:val="none" w:sz="0" w:space="0" w:color="auto"/>
            <w:bottom w:val="none" w:sz="0" w:space="0" w:color="auto"/>
            <w:right w:val="none" w:sz="0" w:space="0" w:color="auto"/>
          </w:divBdr>
        </w:div>
        <w:div w:id="1688017619">
          <w:marLeft w:val="0"/>
          <w:marRight w:val="0"/>
          <w:marTop w:val="60"/>
          <w:marBottom w:val="0"/>
          <w:divBdr>
            <w:top w:val="none" w:sz="0" w:space="0" w:color="auto"/>
            <w:left w:val="none" w:sz="0" w:space="0" w:color="auto"/>
            <w:bottom w:val="none" w:sz="0" w:space="0" w:color="auto"/>
            <w:right w:val="none" w:sz="0" w:space="0" w:color="auto"/>
          </w:divBdr>
        </w:div>
        <w:div w:id="739865163">
          <w:marLeft w:val="0"/>
          <w:marRight w:val="0"/>
          <w:marTop w:val="60"/>
          <w:marBottom w:val="0"/>
          <w:divBdr>
            <w:top w:val="none" w:sz="0" w:space="0" w:color="auto"/>
            <w:left w:val="none" w:sz="0" w:space="0" w:color="auto"/>
            <w:bottom w:val="none" w:sz="0" w:space="0" w:color="auto"/>
            <w:right w:val="none" w:sz="0" w:space="0" w:color="auto"/>
          </w:divBdr>
        </w:div>
        <w:div w:id="1286235004">
          <w:marLeft w:val="0"/>
          <w:marRight w:val="0"/>
          <w:marTop w:val="60"/>
          <w:marBottom w:val="0"/>
          <w:divBdr>
            <w:top w:val="none" w:sz="0" w:space="0" w:color="auto"/>
            <w:left w:val="none" w:sz="0" w:space="0" w:color="auto"/>
            <w:bottom w:val="none" w:sz="0" w:space="0" w:color="auto"/>
            <w:right w:val="none" w:sz="0" w:space="0" w:color="auto"/>
          </w:divBdr>
        </w:div>
      </w:divsChild>
    </w:div>
    <w:div w:id="1005668338">
      <w:bodyDiv w:val="1"/>
      <w:marLeft w:val="0"/>
      <w:marRight w:val="0"/>
      <w:marTop w:val="0"/>
      <w:marBottom w:val="0"/>
      <w:divBdr>
        <w:top w:val="none" w:sz="0" w:space="0" w:color="auto"/>
        <w:left w:val="none" w:sz="0" w:space="0" w:color="auto"/>
        <w:bottom w:val="none" w:sz="0" w:space="0" w:color="auto"/>
        <w:right w:val="none" w:sz="0" w:space="0" w:color="auto"/>
      </w:divBdr>
    </w:div>
    <w:div w:id="1194467185">
      <w:bodyDiv w:val="1"/>
      <w:marLeft w:val="0"/>
      <w:marRight w:val="0"/>
      <w:marTop w:val="0"/>
      <w:marBottom w:val="0"/>
      <w:divBdr>
        <w:top w:val="none" w:sz="0" w:space="0" w:color="auto"/>
        <w:left w:val="none" w:sz="0" w:space="0" w:color="auto"/>
        <w:bottom w:val="none" w:sz="0" w:space="0" w:color="auto"/>
        <w:right w:val="none" w:sz="0" w:space="0" w:color="auto"/>
      </w:divBdr>
    </w:div>
    <w:div w:id="1230313305">
      <w:bodyDiv w:val="1"/>
      <w:marLeft w:val="0"/>
      <w:marRight w:val="0"/>
      <w:marTop w:val="0"/>
      <w:marBottom w:val="0"/>
      <w:divBdr>
        <w:top w:val="none" w:sz="0" w:space="0" w:color="auto"/>
        <w:left w:val="none" w:sz="0" w:space="0" w:color="auto"/>
        <w:bottom w:val="none" w:sz="0" w:space="0" w:color="auto"/>
        <w:right w:val="none" w:sz="0" w:space="0" w:color="auto"/>
      </w:divBdr>
    </w:div>
    <w:div w:id="1232349584">
      <w:bodyDiv w:val="1"/>
      <w:marLeft w:val="0"/>
      <w:marRight w:val="0"/>
      <w:marTop w:val="0"/>
      <w:marBottom w:val="0"/>
      <w:divBdr>
        <w:top w:val="none" w:sz="0" w:space="0" w:color="auto"/>
        <w:left w:val="none" w:sz="0" w:space="0" w:color="auto"/>
        <w:bottom w:val="none" w:sz="0" w:space="0" w:color="auto"/>
        <w:right w:val="none" w:sz="0" w:space="0" w:color="auto"/>
      </w:divBdr>
      <w:divsChild>
        <w:div w:id="1981690219">
          <w:marLeft w:val="0"/>
          <w:marRight w:val="0"/>
          <w:marTop w:val="60"/>
          <w:marBottom w:val="0"/>
          <w:divBdr>
            <w:top w:val="none" w:sz="0" w:space="0" w:color="auto"/>
            <w:left w:val="none" w:sz="0" w:space="0" w:color="auto"/>
            <w:bottom w:val="none" w:sz="0" w:space="0" w:color="auto"/>
            <w:right w:val="none" w:sz="0" w:space="0" w:color="auto"/>
          </w:divBdr>
        </w:div>
        <w:div w:id="2048985461">
          <w:marLeft w:val="0"/>
          <w:marRight w:val="0"/>
          <w:marTop w:val="60"/>
          <w:marBottom w:val="0"/>
          <w:divBdr>
            <w:top w:val="none" w:sz="0" w:space="0" w:color="auto"/>
            <w:left w:val="none" w:sz="0" w:space="0" w:color="auto"/>
            <w:bottom w:val="none" w:sz="0" w:space="0" w:color="auto"/>
            <w:right w:val="none" w:sz="0" w:space="0" w:color="auto"/>
          </w:divBdr>
        </w:div>
        <w:div w:id="1614748923">
          <w:marLeft w:val="0"/>
          <w:marRight w:val="0"/>
          <w:marTop w:val="60"/>
          <w:marBottom w:val="0"/>
          <w:divBdr>
            <w:top w:val="none" w:sz="0" w:space="0" w:color="auto"/>
            <w:left w:val="none" w:sz="0" w:space="0" w:color="auto"/>
            <w:bottom w:val="none" w:sz="0" w:space="0" w:color="auto"/>
            <w:right w:val="none" w:sz="0" w:space="0" w:color="auto"/>
          </w:divBdr>
        </w:div>
        <w:div w:id="1423183032">
          <w:marLeft w:val="0"/>
          <w:marRight w:val="0"/>
          <w:marTop w:val="60"/>
          <w:marBottom w:val="0"/>
          <w:divBdr>
            <w:top w:val="none" w:sz="0" w:space="0" w:color="auto"/>
            <w:left w:val="none" w:sz="0" w:space="0" w:color="auto"/>
            <w:bottom w:val="none" w:sz="0" w:space="0" w:color="auto"/>
            <w:right w:val="none" w:sz="0" w:space="0" w:color="auto"/>
          </w:divBdr>
        </w:div>
        <w:div w:id="75521058">
          <w:marLeft w:val="0"/>
          <w:marRight w:val="0"/>
          <w:marTop w:val="60"/>
          <w:marBottom w:val="0"/>
          <w:divBdr>
            <w:top w:val="none" w:sz="0" w:space="0" w:color="auto"/>
            <w:left w:val="none" w:sz="0" w:space="0" w:color="auto"/>
            <w:bottom w:val="none" w:sz="0" w:space="0" w:color="auto"/>
            <w:right w:val="none" w:sz="0" w:space="0" w:color="auto"/>
          </w:divBdr>
        </w:div>
        <w:div w:id="743340745">
          <w:marLeft w:val="0"/>
          <w:marRight w:val="0"/>
          <w:marTop w:val="60"/>
          <w:marBottom w:val="0"/>
          <w:divBdr>
            <w:top w:val="none" w:sz="0" w:space="0" w:color="auto"/>
            <w:left w:val="none" w:sz="0" w:space="0" w:color="auto"/>
            <w:bottom w:val="none" w:sz="0" w:space="0" w:color="auto"/>
            <w:right w:val="none" w:sz="0" w:space="0" w:color="auto"/>
          </w:divBdr>
        </w:div>
        <w:div w:id="580796973">
          <w:marLeft w:val="0"/>
          <w:marRight w:val="0"/>
          <w:marTop w:val="60"/>
          <w:marBottom w:val="0"/>
          <w:divBdr>
            <w:top w:val="none" w:sz="0" w:space="0" w:color="auto"/>
            <w:left w:val="none" w:sz="0" w:space="0" w:color="auto"/>
            <w:bottom w:val="none" w:sz="0" w:space="0" w:color="auto"/>
            <w:right w:val="none" w:sz="0" w:space="0" w:color="auto"/>
          </w:divBdr>
        </w:div>
      </w:divsChild>
    </w:div>
    <w:div w:id="1299914821">
      <w:bodyDiv w:val="1"/>
      <w:marLeft w:val="0"/>
      <w:marRight w:val="0"/>
      <w:marTop w:val="0"/>
      <w:marBottom w:val="0"/>
      <w:divBdr>
        <w:top w:val="none" w:sz="0" w:space="0" w:color="auto"/>
        <w:left w:val="none" w:sz="0" w:space="0" w:color="auto"/>
        <w:bottom w:val="none" w:sz="0" w:space="0" w:color="auto"/>
        <w:right w:val="none" w:sz="0" w:space="0" w:color="auto"/>
      </w:divBdr>
    </w:div>
    <w:div w:id="1579246955">
      <w:bodyDiv w:val="1"/>
      <w:marLeft w:val="0"/>
      <w:marRight w:val="0"/>
      <w:marTop w:val="0"/>
      <w:marBottom w:val="0"/>
      <w:divBdr>
        <w:top w:val="none" w:sz="0" w:space="0" w:color="auto"/>
        <w:left w:val="none" w:sz="0" w:space="0" w:color="auto"/>
        <w:bottom w:val="none" w:sz="0" w:space="0" w:color="auto"/>
        <w:right w:val="none" w:sz="0" w:space="0" w:color="auto"/>
      </w:divBdr>
    </w:div>
    <w:div w:id="1634481995">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1999570611">
      <w:bodyDiv w:val="1"/>
      <w:marLeft w:val="0"/>
      <w:marRight w:val="0"/>
      <w:marTop w:val="0"/>
      <w:marBottom w:val="0"/>
      <w:divBdr>
        <w:top w:val="none" w:sz="0" w:space="0" w:color="auto"/>
        <w:left w:val="none" w:sz="0" w:space="0" w:color="auto"/>
        <w:bottom w:val="none" w:sz="0" w:space="0" w:color="auto"/>
        <w:right w:val="none" w:sz="0" w:space="0" w:color="auto"/>
      </w:divBdr>
      <w:divsChild>
        <w:div w:id="1732461477">
          <w:marLeft w:val="0"/>
          <w:marRight w:val="0"/>
          <w:marTop w:val="60"/>
          <w:marBottom w:val="0"/>
          <w:divBdr>
            <w:top w:val="none" w:sz="0" w:space="0" w:color="auto"/>
            <w:left w:val="none" w:sz="0" w:space="0" w:color="auto"/>
            <w:bottom w:val="none" w:sz="0" w:space="0" w:color="auto"/>
            <w:right w:val="none" w:sz="0" w:space="0" w:color="auto"/>
          </w:divBdr>
        </w:div>
        <w:div w:id="534661379">
          <w:marLeft w:val="0"/>
          <w:marRight w:val="0"/>
          <w:marTop w:val="60"/>
          <w:marBottom w:val="0"/>
          <w:divBdr>
            <w:top w:val="none" w:sz="0" w:space="0" w:color="auto"/>
            <w:left w:val="none" w:sz="0" w:space="0" w:color="auto"/>
            <w:bottom w:val="none" w:sz="0" w:space="0" w:color="auto"/>
            <w:right w:val="none" w:sz="0" w:space="0" w:color="auto"/>
          </w:divBdr>
        </w:div>
        <w:div w:id="403911622">
          <w:marLeft w:val="0"/>
          <w:marRight w:val="0"/>
          <w:marTop w:val="60"/>
          <w:marBottom w:val="0"/>
          <w:divBdr>
            <w:top w:val="none" w:sz="0" w:space="0" w:color="auto"/>
            <w:left w:val="none" w:sz="0" w:space="0" w:color="auto"/>
            <w:bottom w:val="none" w:sz="0" w:space="0" w:color="auto"/>
            <w:right w:val="none" w:sz="0" w:space="0" w:color="auto"/>
          </w:divBdr>
        </w:div>
        <w:div w:id="1198196115">
          <w:marLeft w:val="0"/>
          <w:marRight w:val="0"/>
          <w:marTop w:val="60"/>
          <w:marBottom w:val="0"/>
          <w:divBdr>
            <w:top w:val="none" w:sz="0" w:space="0" w:color="auto"/>
            <w:left w:val="none" w:sz="0" w:space="0" w:color="auto"/>
            <w:bottom w:val="none" w:sz="0" w:space="0" w:color="auto"/>
            <w:right w:val="none" w:sz="0" w:space="0" w:color="auto"/>
          </w:divBdr>
        </w:div>
        <w:div w:id="1625383874">
          <w:marLeft w:val="0"/>
          <w:marRight w:val="0"/>
          <w:marTop w:val="60"/>
          <w:marBottom w:val="0"/>
          <w:divBdr>
            <w:top w:val="none" w:sz="0" w:space="0" w:color="auto"/>
            <w:left w:val="none" w:sz="0" w:space="0" w:color="auto"/>
            <w:bottom w:val="none" w:sz="0" w:space="0" w:color="auto"/>
            <w:right w:val="none" w:sz="0" w:space="0" w:color="auto"/>
          </w:divBdr>
        </w:div>
        <w:div w:id="945774641">
          <w:marLeft w:val="0"/>
          <w:marRight w:val="0"/>
          <w:marTop w:val="60"/>
          <w:marBottom w:val="0"/>
          <w:divBdr>
            <w:top w:val="none" w:sz="0" w:space="0" w:color="auto"/>
            <w:left w:val="none" w:sz="0" w:space="0" w:color="auto"/>
            <w:bottom w:val="none" w:sz="0" w:space="0" w:color="auto"/>
            <w:right w:val="none" w:sz="0" w:space="0" w:color="auto"/>
          </w:divBdr>
        </w:div>
        <w:div w:id="1466461465">
          <w:marLeft w:val="0"/>
          <w:marRight w:val="0"/>
          <w:marTop w:val="60"/>
          <w:marBottom w:val="0"/>
          <w:divBdr>
            <w:top w:val="none" w:sz="0" w:space="0" w:color="auto"/>
            <w:left w:val="none" w:sz="0" w:space="0" w:color="auto"/>
            <w:bottom w:val="none" w:sz="0" w:space="0" w:color="auto"/>
            <w:right w:val="none" w:sz="0" w:space="0" w:color="auto"/>
          </w:divBdr>
        </w:div>
      </w:divsChild>
    </w:div>
    <w:div w:id="2049724134">
      <w:bodyDiv w:val="1"/>
      <w:marLeft w:val="0"/>
      <w:marRight w:val="0"/>
      <w:marTop w:val="0"/>
      <w:marBottom w:val="0"/>
      <w:divBdr>
        <w:top w:val="none" w:sz="0" w:space="0" w:color="auto"/>
        <w:left w:val="none" w:sz="0" w:space="0" w:color="auto"/>
        <w:bottom w:val="none" w:sz="0" w:space="0" w:color="auto"/>
        <w:right w:val="none" w:sz="0" w:space="0" w:color="auto"/>
      </w:divBdr>
      <w:divsChild>
        <w:div w:id="1864899978">
          <w:marLeft w:val="0"/>
          <w:marRight w:val="0"/>
          <w:marTop w:val="60"/>
          <w:marBottom w:val="0"/>
          <w:divBdr>
            <w:top w:val="none" w:sz="0" w:space="0" w:color="auto"/>
            <w:left w:val="none" w:sz="0" w:space="0" w:color="auto"/>
            <w:bottom w:val="none" w:sz="0" w:space="0" w:color="auto"/>
            <w:right w:val="none" w:sz="0" w:space="0" w:color="auto"/>
          </w:divBdr>
        </w:div>
        <w:div w:id="1175608705">
          <w:marLeft w:val="0"/>
          <w:marRight w:val="0"/>
          <w:marTop w:val="60"/>
          <w:marBottom w:val="0"/>
          <w:divBdr>
            <w:top w:val="none" w:sz="0" w:space="0" w:color="auto"/>
            <w:left w:val="none" w:sz="0" w:space="0" w:color="auto"/>
            <w:bottom w:val="none" w:sz="0" w:space="0" w:color="auto"/>
            <w:right w:val="none" w:sz="0" w:space="0" w:color="auto"/>
          </w:divBdr>
        </w:div>
        <w:div w:id="889535331">
          <w:marLeft w:val="0"/>
          <w:marRight w:val="0"/>
          <w:marTop w:val="60"/>
          <w:marBottom w:val="0"/>
          <w:divBdr>
            <w:top w:val="none" w:sz="0" w:space="0" w:color="auto"/>
            <w:left w:val="none" w:sz="0" w:space="0" w:color="auto"/>
            <w:bottom w:val="none" w:sz="0" w:space="0" w:color="auto"/>
            <w:right w:val="none" w:sz="0" w:space="0" w:color="auto"/>
          </w:divBdr>
        </w:div>
        <w:div w:id="1779519180">
          <w:marLeft w:val="0"/>
          <w:marRight w:val="0"/>
          <w:marTop w:val="60"/>
          <w:marBottom w:val="0"/>
          <w:divBdr>
            <w:top w:val="none" w:sz="0" w:space="0" w:color="auto"/>
            <w:left w:val="none" w:sz="0" w:space="0" w:color="auto"/>
            <w:bottom w:val="none" w:sz="0" w:space="0" w:color="auto"/>
            <w:right w:val="none" w:sz="0" w:space="0" w:color="auto"/>
          </w:divBdr>
        </w:div>
        <w:div w:id="12195433">
          <w:marLeft w:val="0"/>
          <w:marRight w:val="0"/>
          <w:marTop w:val="60"/>
          <w:marBottom w:val="0"/>
          <w:divBdr>
            <w:top w:val="none" w:sz="0" w:space="0" w:color="auto"/>
            <w:left w:val="none" w:sz="0" w:space="0" w:color="auto"/>
            <w:bottom w:val="none" w:sz="0" w:space="0" w:color="auto"/>
            <w:right w:val="none" w:sz="0" w:space="0" w:color="auto"/>
          </w:divBdr>
        </w:div>
        <w:div w:id="1048146966">
          <w:marLeft w:val="0"/>
          <w:marRight w:val="0"/>
          <w:marTop w:val="60"/>
          <w:marBottom w:val="0"/>
          <w:divBdr>
            <w:top w:val="none" w:sz="0" w:space="0" w:color="auto"/>
            <w:left w:val="none" w:sz="0" w:space="0" w:color="auto"/>
            <w:bottom w:val="none" w:sz="0" w:space="0" w:color="auto"/>
            <w:right w:val="none" w:sz="0" w:space="0" w:color="auto"/>
          </w:divBdr>
        </w:div>
        <w:div w:id="226766971">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D9B0-9936-4D96-8DB2-55C1E74D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43</Pages>
  <Words>18146</Words>
  <Characters>99804</Characters>
  <Application>Microsoft Office Word</Application>
  <DocSecurity>0</DocSecurity>
  <Lines>831</Lines>
  <Paragraphs>235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Marthe Veldhuis</cp:lastModifiedBy>
  <cp:revision>9</cp:revision>
  <dcterms:created xsi:type="dcterms:W3CDTF">2021-05-28T04:50:00Z</dcterms:created>
  <dcterms:modified xsi:type="dcterms:W3CDTF">2021-06-01T19:05:00Z</dcterms:modified>
</cp:coreProperties>
</file>