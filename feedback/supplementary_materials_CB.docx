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31BD" w14:textId="675C8983" w:rsidR="008503E9" w:rsidRPr="00DC65BA" w:rsidRDefault="008503E9" w:rsidP="00D959C4">
      <w:pPr>
        <w:pStyle w:val="Geenafstand"/>
        <w:jc w:val="both"/>
        <w:rPr>
          <w:rFonts w:ascii="Arial" w:hAnsi="Arial" w:cs="Arial"/>
          <w:b/>
          <w:bCs/>
          <w:sz w:val="24"/>
          <w:szCs w:val="24"/>
          <w:lang w:val="en-US"/>
        </w:rPr>
      </w:pPr>
      <w:bookmarkStart w:id="0" w:name="_Hlk72673394"/>
      <w:bookmarkStart w:id="1" w:name="_Hlk72673339"/>
      <w:r w:rsidRPr="00DC65BA">
        <w:rPr>
          <w:rFonts w:ascii="Arial" w:hAnsi="Arial" w:cs="Arial"/>
          <w:b/>
          <w:bCs/>
          <w:sz w:val="24"/>
          <w:szCs w:val="24"/>
          <w:lang w:val="en-US"/>
        </w:rPr>
        <w:t xml:space="preserve">Supplementary </w:t>
      </w:r>
      <w:r w:rsidR="002A2377" w:rsidRPr="00DC65BA">
        <w:rPr>
          <w:rFonts w:ascii="Arial" w:hAnsi="Arial" w:cs="Arial"/>
          <w:b/>
          <w:bCs/>
          <w:sz w:val="24"/>
          <w:szCs w:val="24"/>
          <w:lang w:val="en-US"/>
        </w:rPr>
        <w:t>M</w:t>
      </w:r>
      <w:r w:rsidRPr="00DC65BA">
        <w:rPr>
          <w:rFonts w:ascii="Arial" w:hAnsi="Arial" w:cs="Arial"/>
          <w:b/>
          <w:bCs/>
          <w:sz w:val="24"/>
          <w:szCs w:val="24"/>
          <w:lang w:val="en-US"/>
        </w:rPr>
        <w:t>aterial</w:t>
      </w:r>
      <w:r w:rsidR="00DD4CD7" w:rsidRPr="00DC65BA">
        <w:rPr>
          <w:rFonts w:ascii="Arial" w:hAnsi="Arial" w:cs="Arial"/>
          <w:b/>
          <w:bCs/>
          <w:sz w:val="24"/>
          <w:szCs w:val="24"/>
          <w:lang w:val="en-US"/>
        </w:rPr>
        <w:t xml:space="preserve"> 1: data analysis and sampling</w:t>
      </w:r>
    </w:p>
    <w:p w14:paraId="4A923C3D" w14:textId="671DC2BB" w:rsidR="00662C51" w:rsidRPr="00DC65BA" w:rsidRDefault="00662C51" w:rsidP="00D959C4">
      <w:pPr>
        <w:pStyle w:val="Geenafstand"/>
        <w:jc w:val="both"/>
        <w:rPr>
          <w:rFonts w:ascii="Arial" w:hAnsi="Arial" w:cs="Arial"/>
          <w:b/>
          <w:bCs/>
          <w:sz w:val="24"/>
          <w:szCs w:val="24"/>
          <w:lang w:val="en-US"/>
        </w:rPr>
      </w:pPr>
    </w:p>
    <w:p w14:paraId="1EA8DE31" w14:textId="307CA284" w:rsidR="00CF23AB" w:rsidRPr="00DC65BA" w:rsidRDefault="00DD4CD7" w:rsidP="00D959C4">
      <w:pPr>
        <w:pStyle w:val="Geenafstand"/>
        <w:jc w:val="both"/>
        <w:rPr>
          <w:rFonts w:ascii="Arial" w:hAnsi="Arial" w:cs="Arial"/>
          <w:i/>
          <w:iCs/>
          <w:lang w:val="en-US"/>
        </w:rPr>
      </w:pPr>
      <w:r w:rsidRPr="00DC65BA">
        <w:rPr>
          <w:rFonts w:ascii="Arial" w:hAnsi="Arial" w:cs="Arial"/>
          <w:lang w:val="en-US"/>
        </w:rPr>
        <w:t xml:space="preserve">The original features from </w:t>
      </w:r>
      <w:commentRangeStart w:id="2"/>
      <w:r w:rsidRPr="00DC65BA">
        <w:rPr>
          <w:rFonts w:ascii="Arial" w:hAnsi="Arial" w:cs="Arial"/>
          <w:i/>
          <w:iCs/>
          <w:lang w:val="en-US"/>
        </w:rPr>
        <w:t xml:space="preserve">Benschop </w:t>
      </w:r>
      <w:ins w:id="3" w:author="Benschop, Corina" w:date="2021-05-27T11:28:00Z">
        <w:r w:rsidR="00C75E99">
          <w:rPr>
            <w:rFonts w:ascii="Arial" w:hAnsi="Arial" w:cs="Arial"/>
            <w:i/>
            <w:iCs/>
            <w:lang w:val="en-US"/>
          </w:rPr>
          <w:t xml:space="preserve">and van der Linden </w:t>
        </w:r>
        <w:commentRangeEnd w:id="2"/>
        <w:r w:rsidR="00C75E99">
          <w:rPr>
            <w:rStyle w:val="Verwijzingopmerking"/>
            <w:lang w:val="nl-NL"/>
          </w:rPr>
          <w:commentReference w:id="2"/>
        </w:r>
      </w:ins>
      <w:r w:rsidRPr="00DC65BA">
        <w:rPr>
          <w:rFonts w:ascii="Arial" w:hAnsi="Arial" w:cs="Arial"/>
          <w:i/>
          <w:iCs/>
          <w:lang w:val="en-US"/>
        </w:rPr>
        <w:t>et al.</w:t>
      </w:r>
      <w:r w:rsidRPr="00DC65BA">
        <w:rPr>
          <w:rFonts w:ascii="Arial" w:hAnsi="Arial" w:cs="Arial"/>
          <w:b/>
          <w:bCs/>
          <w:sz w:val="18"/>
          <w:szCs w:val="18"/>
          <w:lang w:val="en-US"/>
        </w:rPr>
        <w:t xml:space="preserve"> </w:t>
      </w:r>
      <w:r w:rsidRPr="00DC65BA">
        <w:rPr>
          <w:rFonts w:ascii="Arial" w:hAnsi="Arial" w:cs="Arial"/>
          <w:lang w:val="en-US"/>
        </w:rPr>
        <w:fldChar w:fldCharType="begin"/>
      </w:r>
      <w:r w:rsidRPr="00DC65BA">
        <w:rPr>
          <w:rFonts w:ascii="Arial" w:hAnsi="Arial" w:cs="Arial"/>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DC65BA">
        <w:rPr>
          <w:rFonts w:ascii="Arial" w:hAnsi="Arial" w:cs="Arial"/>
          <w:lang w:val="en-US"/>
        </w:rPr>
        <w:fldChar w:fldCharType="separate"/>
      </w:r>
      <w:r w:rsidRPr="00DC65BA">
        <w:rPr>
          <w:rFonts w:ascii="Arial" w:hAnsi="Arial" w:cs="Arial"/>
          <w:lang w:val="en-US"/>
        </w:rPr>
        <w:t>[1]</w:t>
      </w:r>
      <w:r w:rsidRPr="00DC65BA">
        <w:rPr>
          <w:rFonts w:ascii="Arial" w:hAnsi="Arial" w:cs="Arial"/>
          <w:lang w:val="en-US"/>
        </w:rPr>
        <w:fldChar w:fldCharType="end"/>
      </w:r>
      <w:r w:rsidRPr="00DC65BA">
        <w:rPr>
          <w:rFonts w:ascii="Arial" w:hAnsi="Arial" w:cs="Arial"/>
          <w:lang w:val="en-US"/>
        </w:rPr>
        <w:t xml:space="preserve"> can be found in </w:t>
      </w:r>
      <w:r w:rsidRPr="00DC65BA">
        <w:rPr>
          <w:rFonts w:ascii="Arial" w:hAnsi="Arial" w:cs="Arial"/>
          <w:lang w:val="en-US"/>
        </w:rPr>
        <w:fldChar w:fldCharType="begin"/>
      </w:r>
      <w:r w:rsidRPr="00DC65BA">
        <w:rPr>
          <w:rFonts w:ascii="Arial" w:hAnsi="Arial" w:cs="Arial"/>
          <w:lang w:val="en-US"/>
        </w:rPr>
        <w:instrText xml:space="preserve"> REF _Ref72780579 \h  \* MERGEFORMAT </w:instrText>
      </w:r>
      <w:r w:rsidRPr="00DC65BA">
        <w:rPr>
          <w:rFonts w:ascii="Arial" w:hAnsi="Arial" w:cs="Arial"/>
          <w:lang w:val="en-US"/>
        </w:rPr>
      </w:r>
      <w:r w:rsidRPr="00DC65BA">
        <w:rPr>
          <w:rFonts w:ascii="Arial" w:hAnsi="Arial" w:cs="Arial"/>
          <w:lang w:val="en-US"/>
        </w:rPr>
        <w:fldChar w:fldCharType="separate"/>
      </w:r>
      <w:r w:rsidRPr="00DC65BA">
        <w:rPr>
          <w:rFonts w:ascii="Arial" w:hAnsi="Arial" w:cs="Arial"/>
          <w:lang w:val="en-US"/>
        </w:rPr>
        <w:t xml:space="preserve">Supplementary Table </w:t>
      </w:r>
      <w:r w:rsidRPr="00DC65BA">
        <w:rPr>
          <w:rFonts w:ascii="Arial" w:hAnsi="Arial" w:cs="Arial"/>
          <w:noProof/>
          <w:lang w:val="en-US"/>
        </w:rPr>
        <w:t>1</w:t>
      </w:r>
      <w:r w:rsidRPr="00DC65BA">
        <w:rPr>
          <w:rFonts w:ascii="Arial" w:hAnsi="Arial" w:cs="Arial"/>
          <w:lang w:val="en-US"/>
        </w:rPr>
        <w:fldChar w:fldCharType="end"/>
      </w:r>
      <w:r w:rsidRPr="00DC65BA">
        <w:rPr>
          <w:rFonts w:ascii="Arial" w:hAnsi="Arial" w:cs="Arial"/>
          <w:lang w:val="en-US"/>
        </w:rPr>
        <w:t>, along with their description and the new names that we implemented for them. As the new feature names would be presented to users, it would be best for them to be as accurate and consistent as possible.</w:t>
      </w:r>
    </w:p>
    <w:p w14:paraId="5DC01FCD" w14:textId="77777777" w:rsidR="00DD4CD7" w:rsidRPr="00DC65BA" w:rsidRDefault="00DD4CD7" w:rsidP="00D959C4">
      <w:pPr>
        <w:pStyle w:val="Geenafstand"/>
        <w:jc w:val="both"/>
        <w:rPr>
          <w:rFonts w:ascii="Arial" w:hAnsi="Arial" w:cs="Arial"/>
          <w:lang w:val="en-US"/>
        </w:rPr>
      </w:pPr>
    </w:p>
    <w:p w14:paraId="2E1B1006" w14:textId="321D633B" w:rsidR="006003EC" w:rsidRPr="00DC65BA" w:rsidRDefault="006003EC" w:rsidP="00FD22C3">
      <w:pPr>
        <w:pStyle w:val="Geenafstand"/>
        <w:jc w:val="both"/>
        <w:rPr>
          <w:rFonts w:ascii="Arial" w:hAnsi="Arial" w:cs="Arial"/>
          <w:sz w:val="18"/>
          <w:szCs w:val="18"/>
          <w:lang w:val="en-US"/>
        </w:rPr>
      </w:pPr>
      <w:bookmarkStart w:id="4" w:name="_Ref7278057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1</w:t>
      </w:r>
      <w:r w:rsidRPr="00DC65BA">
        <w:rPr>
          <w:rFonts w:ascii="Arial" w:hAnsi="Arial" w:cs="Arial"/>
          <w:sz w:val="18"/>
          <w:szCs w:val="18"/>
          <w:lang w:val="en-US"/>
        </w:rPr>
        <w:fldChar w:fldCharType="end"/>
      </w:r>
      <w:bookmarkEnd w:id="4"/>
      <w:r w:rsidRPr="00DC65BA">
        <w:rPr>
          <w:rFonts w:ascii="Arial" w:hAnsi="Arial" w:cs="Arial"/>
          <w:sz w:val="18"/>
          <w:szCs w:val="18"/>
          <w:lang w:val="en-US"/>
        </w:rPr>
        <w:t>: Overview of the 19 features and their descriptions. We have adopted new names for them to be more consistent with their definitions as these will be presented to users.</w:t>
      </w:r>
    </w:p>
    <w:tbl>
      <w:tblPr>
        <w:tblStyle w:val="Tabelraster"/>
        <w:tblW w:w="906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2126"/>
        <w:gridCol w:w="4819"/>
      </w:tblGrid>
      <w:tr w:rsidR="00CF23AB" w:rsidRPr="00DC65BA" w14:paraId="0E223044"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0209F41" w14:textId="4FCE25BA" w:rsidR="00CF23AB" w:rsidRPr="00DC65BA" w:rsidRDefault="00DD4CD7" w:rsidP="006003EC">
            <w:pPr>
              <w:pStyle w:val="Geenafstand"/>
              <w:ind w:firstLine="0"/>
              <w:jc w:val="left"/>
              <w:rPr>
                <w:rFonts w:ascii="Arial" w:hAnsi="Arial" w:cs="Arial"/>
                <w:b/>
                <w:bCs/>
                <w:sz w:val="18"/>
                <w:szCs w:val="18"/>
                <w:lang w:val="en-US"/>
              </w:rPr>
            </w:pPr>
            <w:r w:rsidRPr="00DC65BA">
              <w:rPr>
                <w:rFonts w:ascii="Arial" w:hAnsi="Arial" w:cs="Arial"/>
                <w:b/>
                <w:bCs/>
                <w:sz w:val="18"/>
                <w:szCs w:val="18"/>
                <w:lang w:val="en-US"/>
              </w:rPr>
              <w:t>F</w:t>
            </w:r>
            <w:r w:rsidR="00CF23AB" w:rsidRPr="00DC65BA">
              <w:rPr>
                <w:rFonts w:ascii="Arial" w:hAnsi="Arial" w:cs="Arial"/>
                <w:b/>
                <w:bCs/>
                <w:sz w:val="18"/>
                <w:szCs w:val="18"/>
                <w:lang w:val="en-US"/>
              </w:rPr>
              <w:t>eature name</w:t>
            </w:r>
            <w:r w:rsidRPr="00DC65BA">
              <w:rPr>
                <w:rFonts w:ascii="Arial" w:hAnsi="Arial" w:cs="Arial"/>
                <w:b/>
                <w:bCs/>
                <w:sz w:val="18"/>
                <w:szCs w:val="18"/>
                <w:lang w:val="en-US"/>
              </w:rPr>
              <w:t xml:space="preserve"> </w:t>
            </w:r>
            <w:r w:rsidRPr="00DC65BA">
              <w:rPr>
                <w:rFonts w:ascii="Arial" w:hAnsi="Arial" w:cs="Arial"/>
                <w:b/>
                <w:bCs/>
                <w:sz w:val="18"/>
                <w:szCs w:val="18"/>
                <w:lang w:val="en-US"/>
              </w:rPr>
              <w:fldChar w:fldCharType="begin"/>
            </w:r>
            <w:r w:rsidRPr="00DC65BA">
              <w:rPr>
                <w:rFonts w:ascii="Arial" w:hAnsi="Arial" w:cs="Arial"/>
                <w:b/>
                <w:bCs/>
                <w:sz w:val="18"/>
                <w:szCs w:val="18"/>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DC65BA">
              <w:rPr>
                <w:rFonts w:ascii="Arial" w:hAnsi="Arial" w:cs="Arial"/>
                <w:b/>
                <w:bCs/>
                <w:sz w:val="18"/>
                <w:szCs w:val="18"/>
                <w:lang w:val="en-US"/>
              </w:rPr>
              <w:fldChar w:fldCharType="separate"/>
            </w:r>
            <w:r w:rsidRPr="00DC65BA">
              <w:rPr>
                <w:rFonts w:ascii="Arial" w:hAnsi="Arial" w:cs="Arial"/>
                <w:b/>
                <w:bCs/>
                <w:noProof/>
                <w:sz w:val="18"/>
                <w:szCs w:val="18"/>
                <w:lang w:val="en-US"/>
              </w:rPr>
              <w:t>[1]</w:t>
            </w:r>
            <w:r w:rsidRPr="00DC65BA">
              <w:rPr>
                <w:rFonts w:ascii="Arial" w:hAnsi="Arial" w:cs="Arial"/>
                <w:b/>
                <w:bCs/>
                <w:sz w:val="18"/>
                <w:szCs w:val="18"/>
                <w:lang w:val="en-US"/>
              </w:rPr>
              <w:fldChar w:fldCharType="end"/>
            </w:r>
          </w:p>
        </w:tc>
        <w:tc>
          <w:tcPr>
            <w:tcW w:w="2126" w:type="dxa"/>
            <w:tcBorders>
              <w:top w:val="single" w:sz="4" w:space="0" w:color="auto"/>
              <w:left w:val="single" w:sz="4" w:space="0" w:color="auto"/>
              <w:bottom w:val="single" w:sz="4" w:space="0" w:color="auto"/>
              <w:right w:val="single" w:sz="4" w:space="0" w:color="auto"/>
            </w:tcBorders>
          </w:tcPr>
          <w:p w14:paraId="4E8A33DD" w14:textId="3EB4CD09" w:rsidR="00CF23AB" w:rsidRPr="00DC65BA" w:rsidRDefault="00CF23AB" w:rsidP="006003EC">
            <w:pPr>
              <w:pStyle w:val="Geenafstand"/>
              <w:ind w:firstLine="0"/>
              <w:jc w:val="left"/>
              <w:rPr>
                <w:rFonts w:ascii="Arial" w:hAnsi="Arial" w:cs="Arial"/>
                <w:b/>
                <w:bCs/>
                <w:sz w:val="18"/>
                <w:szCs w:val="18"/>
                <w:lang w:val="en-US"/>
              </w:rPr>
            </w:pPr>
            <w:r w:rsidRPr="00DC65BA">
              <w:rPr>
                <w:rFonts w:ascii="Arial" w:hAnsi="Arial" w:cs="Arial"/>
                <w:b/>
                <w:bCs/>
                <w:sz w:val="18"/>
                <w:szCs w:val="18"/>
                <w:lang w:val="en-US"/>
              </w:rPr>
              <w:t>New feature name</w:t>
            </w:r>
          </w:p>
        </w:tc>
        <w:tc>
          <w:tcPr>
            <w:tcW w:w="4819" w:type="dxa"/>
            <w:tcBorders>
              <w:top w:val="single" w:sz="4" w:space="0" w:color="auto"/>
              <w:left w:val="single" w:sz="4" w:space="0" w:color="auto"/>
              <w:bottom w:val="single" w:sz="4" w:space="0" w:color="auto"/>
              <w:right w:val="single" w:sz="4" w:space="0" w:color="auto"/>
            </w:tcBorders>
          </w:tcPr>
          <w:p w14:paraId="26F4886B" w14:textId="665EC746" w:rsidR="00CF23AB" w:rsidRPr="00DC65BA" w:rsidRDefault="00CF23AB" w:rsidP="006003EC">
            <w:pPr>
              <w:pStyle w:val="Geenafstand"/>
              <w:ind w:firstLine="0"/>
              <w:jc w:val="left"/>
              <w:rPr>
                <w:rFonts w:ascii="Arial" w:hAnsi="Arial" w:cs="Arial"/>
                <w:b/>
                <w:bCs/>
                <w:sz w:val="18"/>
                <w:szCs w:val="18"/>
                <w:lang w:val="en-US"/>
              </w:rPr>
            </w:pPr>
            <w:r w:rsidRPr="00DC65BA">
              <w:rPr>
                <w:rFonts w:ascii="Arial" w:hAnsi="Arial" w:cs="Arial"/>
                <w:b/>
                <w:bCs/>
                <w:sz w:val="18"/>
                <w:szCs w:val="18"/>
                <w:lang w:val="en-US"/>
              </w:rPr>
              <w:t>Description</w:t>
            </w:r>
          </w:p>
        </w:tc>
      </w:tr>
      <w:tr w:rsidR="00CF23AB" w:rsidRPr="00DC65BA" w14:paraId="14598E1B"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50A24771" w14:textId="7777777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2126" w:type="dxa"/>
            <w:tcBorders>
              <w:top w:val="single" w:sz="4" w:space="0" w:color="auto"/>
              <w:left w:val="single" w:sz="4" w:space="0" w:color="auto"/>
              <w:bottom w:val="single" w:sz="4" w:space="0" w:color="auto"/>
              <w:right w:val="single" w:sz="4" w:space="0" w:color="auto"/>
            </w:tcBorders>
          </w:tcPr>
          <w:p w14:paraId="7C9B905D" w14:textId="215F6663"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4819" w:type="dxa"/>
            <w:tcBorders>
              <w:top w:val="single" w:sz="4" w:space="0" w:color="auto"/>
              <w:left w:val="single" w:sz="4" w:space="0" w:color="auto"/>
              <w:bottom w:val="single" w:sz="4" w:space="0" w:color="auto"/>
              <w:right w:val="single" w:sz="4" w:space="0" w:color="auto"/>
            </w:tcBorders>
          </w:tcPr>
          <w:p w14:paraId="76FE4993" w14:textId="340F2D4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Maximum Allele Count</w:t>
            </w:r>
          </w:p>
        </w:tc>
      </w:tr>
      <w:tr w:rsidR="00CF23AB" w:rsidRPr="00DC65BA" w14:paraId="35BF99E6"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4AAD6578" w14:textId="7777777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2126" w:type="dxa"/>
            <w:tcBorders>
              <w:top w:val="single" w:sz="4" w:space="0" w:color="auto"/>
              <w:left w:val="single" w:sz="4" w:space="0" w:color="auto"/>
              <w:bottom w:val="single" w:sz="4" w:space="0" w:color="auto"/>
              <w:right w:val="single" w:sz="4" w:space="0" w:color="auto"/>
            </w:tcBorders>
          </w:tcPr>
          <w:p w14:paraId="791A8741" w14:textId="48478919"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4819" w:type="dxa"/>
            <w:tcBorders>
              <w:top w:val="single" w:sz="4" w:space="0" w:color="auto"/>
              <w:left w:val="single" w:sz="4" w:space="0" w:color="auto"/>
              <w:bottom w:val="single" w:sz="4" w:space="0" w:color="auto"/>
              <w:right w:val="single" w:sz="4" w:space="0" w:color="auto"/>
            </w:tcBorders>
          </w:tcPr>
          <w:p w14:paraId="09C3C094" w14:textId="060E446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Total Allele Count</w:t>
            </w:r>
          </w:p>
        </w:tc>
      </w:tr>
      <w:tr w:rsidR="00CF23AB" w:rsidRPr="00C75E99" w14:paraId="28D47228"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27FE5DF" w14:textId="48F7EE4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MinNOC_CSF1PO</w:t>
            </w:r>
          </w:p>
        </w:tc>
        <w:tc>
          <w:tcPr>
            <w:tcW w:w="2126" w:type="dxa"/>
            <w:tcBorders>
              <w:top w:val="single" w:sz="4" w:space="0" w:color="auto"/>
              <w:left w:val="single" w:sz="4" w:space="0" w:color="auto"/>
              <w:bottom w:val="single" w:sz="4" w:space="0" w:color="auto"/>
              <w:right w:val="single" w:sz="4" w:space="0" w:color="auto"/>
            </w:tcBorders>
          </w:tcPr>
          <w:p w14:paraId="4FA26345" w14:textId="3113960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CSF1PO min. NOC</w:t>
            </w:r>
          </w:p>
        </w:tc>
        <w:tc>
          <w:tcPr>
            <w:tcW w:w="4819" w:type="dxa"/>
            <w:tcBorders>
              <w:top w:val="single" w:sz="4" w:space="0" w:color="auto"/>
              <w:left w:val="single" w:sz="4" w:space="0" w:color="auto"/>
              <w:bottom w:val="single" w:sz="4" w:space="0" w:color="auto"/>
              <w:right w:val="single" w:sz="4" w:space="0" w:color="auto"/>
            </w:tcBorders>
          </w:tcPr>
          <w:p w14:paraId="23C71DF1" w14:textId="335170E1"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based on locus CSF1PO (allele count at locus CSF1PO / 2, rounded up)</w:t>
            </w:r>
          </w:p>
        </w:tc>
      </w:tr>
      <w:tr w:rsidR="00CF23AB" w:rsidRPr="00C75E99" w14:paraId="289C641A"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792C2692" w14:textId="445B256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MinNOC_D16S539</w:t>
            </w:r>
          </w:p>
        </w:tc>
        <w:tc>
          <w:tcPr>
            <w:tcW w:w="2126" w:type="dxa"/>
            <w:tcBorders>
              <w:top w:val="single" w:sz="4" w:space="0" w:color="auto"/>
              <w:left w:val="single" w:sz="4" w:space="0" w:color="auto"/>
              <w:bottom w:val="single" w:sz="4" w:space="0" w:color="auto"/>
              <w:right w:val="single" w:sz="4" w:space="0" w:color="auto"/>
            </w:tcBorders>
          </w:tcPr>
          <w:p w14:paraId="2DD0982A" w14:textId="474DC725"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D16S539 min. NOC</w:t>
            </w:r>
          </w:p>
        </w:tc>
        <w:tc>
          <w:tcPr>
            <w:tcW w:w="4819" w:type="dxa"/>
            <w:tcBorders>
              <w:top w:val="single" w:sz="4" w:space="0" w:color="auto"/>
              <w:left w:val="single" w:sz="4" w:space="0" w:color="auto"/>
              <w:bottom w:val="single" w:sz="4" w:space="0" w:color="auto"/>
              <w:right w:val="single" w:sz="4" w:space="0" w:color="auto"/>
            </w:tcBorders>
          </w:tcPr>
          <w:p w14:paraId="366A571A" w14:textId="30FD7A1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based on locus D16S539 (allele count at locus D16S539 / 2, rounded up)</w:t>
            </w:r>
          </w:p>
        </w:tc>
      </w:tr>
      <w:tr w:rsidR="00CF23AB" w:rsidRPr="00C75E99" w14:paraId="5A3B98A2"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2B90341" w14:textId="6B18F55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PercAF_D1S1656</w:t>
            </w:r>
          </w:p>
        </w:tc>
        <w:tc>
          <w:tcPr>
            <w:tcW w:w="2126" w:type="dxa"/>
            <w:tcBorders>
              <w:top w:val="single" w:sz="4" w:space="0" w:color="auto"/>
              <w:left w:val="single" w:sz="4" w:space="0" w:color="auto"/>
              <w:bottom w:val="single" w:sz="4" w:space="0" w:color="auto"/>
              <w:right w:val="single" w:sz="4" w:space="0" w:color="auto"/>
            </w:tcBorders>
          </w:tcPr>
          <w:p w14:paraId="5EBE84DE" w14:textId="0DFCBD9B"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D1S1656 perc. known alleles</w:t>
            </w:r>
          </w:p>
        </w:tc>
        <w:tc>
          <w:tcPr>
            <w:tcW w:w="4819" w:type="dxa"/>
            <w:tcBorders>
              <w:top w:val="single" w:sz="4" w:space="0" w:color="auto"/>
              <w:left w:val="single" w:sz="4" w:space="0" w:color="auto"/>
              <w:bottom w:val="single" w:sz="4" w:space="0" w:color="auto"/>
              <w:right w:val="single" w:sz="4" w:space="0" w:color="auto"/>
            </w:tcBorders>
          </w:tcPr>
          <w:p w14:paraId="4DFC1196" w14:textId="6412114E"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Number of alleles at locus D1S1656 as a percentage of all known alleles at D1S1656 in the allele frequency file</w:t>
            </w:r>
          </w:p>
        </w:tc>
      </w:tr>
      <w:tr w:rsidR="00CF23AB" w:rsidRPr="00C75E99" w14:paraId="1677BBDA"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3B5B6355" w14:textId="3EF72066"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AlleleCount_D3S1358</w:t>
            </w:r>
          </w:p>
        </w:tc>
        <w:tc>
          <w:tcPr>
            <w:tcW w:w="2126" w:type="dxa"/>
            <w:tcBorders>
              <w:top w:val="single" w:sz="4" w:space="0" w:color="auto"/>
              <w:left w:val="single" w:sz="4" w:space="0" w:color="auto"/>
              <w:bottom w:val="single" w:sz="4" w:space="0" w:color="auto"/>
              <w:right w:val="single" w:sz="4" w:space="0" w:color="auto"/>
            </w:tcBorders>
          </w:tcPr>
          <w:p w14:paraId="3BFE7D9C" w14:textId="635C634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D3S1358 allele count</w:t>
            </w:r>
          </w:p>
        </w:tc>
        <w:tc>
          <w:tcPr>
            <w:tcW w:w="4819" w:type="dxa"/>
            <w:tcBorders>
              <w:top w:val="single" w:sz="4" w:space="0" w:color="auto"/>
              <w:left w:val="single" w:sz="4" w:space="0" w:color="auto"/>
              <w:bottom w:val="single" w:sz="4" w:space="0" w:color="auto"/>
              <w:right w:val="single" w:sz="4" w:space="0" w:color="auto"/>
            </w:tcBorders>
          </w:tcPr>
          <w:p w14:paraId="2D259952" w14:textId="4F266163"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 count at locus D3S135</w:t>
            </w:r>
          </w:p>
        </w:tc>
      </w:tr>
      <w:tr w:rsidR="00CF23AB" w:rsidRPr="00C75E99" w14:paraId="3CFEFE02"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0A6E649A" w14:textId="04FDBF13"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AlleleCount_D8S1179</w:t>
            </w:r>
          </w:p>
        </w:tc>
        <w:tc>
          <w:tcPr>
            <w:tcW w:w="2126" w:type="dxa"/>
            <w:tcBorders>
              <w:top w:val="single" w:sz="4" w:space="0" w:color="auto"/>
              <w:left w:val="single" w:sz="4" w:space="0" w:color="auto"/>
              <w:bottom w:val="single" w:sz="4" w:space="0" w:color="auto"/>
              <w:right w:val="single" w:sz="4" w:space="0" w:color="auto"/>
            </w:tcBorders>
          </w:tcPr>
          <w:p w14:paraId="48162995" w14:textId="35EDC75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D8S1179 allele count</w:t>
            </w:r>
          </w:p>
        </w:tc>
        <w:tc>
          <w:tcPr>
            <w:tcW w:w="4819" w:type="dxa"/>
            <w:tcBorders>
              <w:top w:val="single" w:sz="4" w:space="0" w:color="auto"/>
              <w:left w:val="single" w:sz="4" w:space="0" w:color="auto"/>
              <w:bottom w:val="single" w:sz="4" w:space="0" w:color="auto"/>
              <w:right w:val="single" w:sz="4" w:space="0" w:color="auto"/>
            </w:tcBorders>
          </w:tcPr>
          <w:p w14:paraId="15461777" w14:textId="4CE8EC24"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 count at locus D8S1179</w:t>
            </w:r>
          </w:p>
        </w:tc>
      </w:tr>
      <w:tr w:rsidR="00CF23AB" w:rsidRPr="00C75E99" w14:paraId="59B152FC"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D635B09" w14:textId="36B08E59"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MinNOC_Penta</w:t>
            </w:r>
            <w:proofErr w:type="spellEnd"/>
            <w:r w:rsidRPr="00DC65BA">
              <w:rPr>
                <w:rFonts w:ascii="Arial" w:hAnsi="Arial" w:cs="Arial"/>
                <w:bCs/>
                <w:sz w:val="18"/>
                <w:szCs w:val="18"/>
                <w:lang w:val="en-US"/>
              </w:rPr>
              <w:t xml:space="preserve"> D</w:t>
            </w:r>
          </w:p>
        </w:tc>
        <w:tc>
          <w:tcPr>
            <w:tcW w:w="2126" w:type="dxa"/>
            <w:tcBorders>
              <w:top w:val="single" w:sz="4" w:space="0" w:color="auto"/>
              <w:left w:val="single" w:sz="4" w:space="0" w:color="auto"/>
              <w:bottom w:val="single" w:sz="4" w:space="0" w:color="auto"/>
              <w:right w:val="single" w:sz="4" w:space="0" w:color="auto"/>
            </w:tcBorders>
          </w:tcPr>
          <w:p w14:paraId="07A8269D" w14:textId="534228DA"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Penta D min. NOC</w:t>
            </w:r>
          </w:p>
        </w:tc>
        <w:tc>
          <w:tcPr>
            <w:tcW w:w="4819" w:type="dxa"/>
            <w:tcBorders>
              <w:top w:val="single" w:sz="4" w:space="0" w:color="auto"/>
              <w:left w:val="single" w:sz="4" w:space="0" w:color="auto"/>
              <w:bottom w:val="single" w:sz="4" w:space="0" w:color="auto"/>
              <w:right w:val="single" w:sz="4" w:space="0" w:color="auto"/>
            </w:tcBorders>
          </w:tcPr>
          <w:p w14:paraId="58DE0D4E" w14:textId="55DE175E"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D (allele count at locus Penta D / 2, rounded up)</w:t>
            </w:r>
          </w:p>
        </w:tc>
      </w:tr>
      <w:tr w:rsidR="00CF23AB" w:rsidRPr="00C75E99" w14:paraId="56C4DB49"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02C96BBC" w14:textId="01C79F07"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MinNOC_Penta</w:t>
            </w:r>
            <w:proofErr w:type="spellEnd"/>
            <w:r w:rsidRPr="00DC65BA">
              <w:rPr>
                <w:rFonts w:ascii="Arial" w:hAnsi="Arial" w:cs="Arial"/>
                <w:bCs/>
                <w:sz w:val="18"/>
                <w:szCs w:val="18"/>
                <w:lang w:val="en-US"/>
              </w:rPr>
              <w:t xml:space="preserve"> E</w:t>
            </w:r>
          </w:p>
        </w:tc>
        <w:tc>
          <w:tcPr>
            <w:tcW w:w="2126" w:type="dxa"/>
            <w:tcBorders>
              <w:top w:val="single" w:sz="4" w:space="0" w:color="auto"/>
              <w:left w:val="single" w:sz="4" w:space="0" w:color="auto"/>
              <w:bottom w:val="single" w:sz="4" w:space="0" w:color="auto"/>
              <w:right w:val="single" w:sz="4" w:space="0" w:color="auto"/>
            </w:tcBorders>
          </w:tcPr>
          <w:p w14:paraId="0436CB24" w14:textId="4D97C3DE"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Penta E min. NOC</w:t>
            </w:r>
          </w:p>
        </w:tc>
        <w:tc>
          <w:tcPr>
            <w:tcW w:w="4819" w:type="dxa"/>
            <w:tcBorders>
              <w:top w:val="single" w:sz="4" w:space="0" w:color="auto"/>
              <w:left w:val="single" w:sz="4" w:space="0" w:color="auto"/>
              <w:bottom w:val="single" w:sz="4" w:space="0" w:color="auto"/>
              <w:right w:val="single" w:sz="4" w:space="0" w:color="auto"/>
            </w:tcBorders>
          </w:tcPr>
          <w:p w14:paraId="451BCE44" w14:textId="062FAB7B"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E (allele count at locus Penta E / 2, rounded up)</w:t>
            </w:r>
          </w:p>
        </w:tc>
      </w:tr>
      <w:tr w:rsidR="00CF23AB" w:rsidRPr="00C75E99" w14:paraId="6A3BF059"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591D7335" w14:textId="3F9800EA"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SumAF_TH01</w:t>
            </w:r>
          </w:p>
        </w:tc>
        <w:tc>
          <w:tcPr>
            <w:tcW w:w="2126" w:type="dxa"/>
            <w:tcBorders>
              <w:top w:val="single" w:sz="4" w:space="0" w:color="auto"/>
              <w:left w:val="single" w:sz="4" w:space="0" w:color="auto"/>
              <w:bottom w:val="single" w:sz="4" w:space="0" w:color="auto"/>
              <w:right w:val="single" w:sz="4" w:space="0" w:color="auto"/>
            </w:tcBorders>
          </w:tcPr>
          <w:p w14:paraId="59D9A37A" w14:textId="49733710"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TH01 sum of allele freq.</w:t>
            </w:r>
          </w:p>
        </w:tc>
        <w:tc>
          <w:tcPr>
            <w:tcW w:w="4819" w:type="dxa"/>
            <w:tcBorders>
              <w:top w:val="single" w:sz="4" w:space="0" w:color="auto"/>
              <w:left w:val="single" w:sz="4" w:space="0" w:color="auto"/>
              <w:bottom w:val="single" w:sz="4" w:space="0" w:color="auto"/>
              <w:right w:val="single" w:sz="4" w:space="0" w:color="auto"/>
            </w:tcBorders>
          </w:tcPr>
          <w:p w14:paraId="0D615664" w14:textId="5862E8F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Sum of frequencies of the alleles at TH01 defined in the allele frequency file</w:t>
            </w:r>
          </w:p>
        </w:tc>
      </w:tr>
      <w:tr w:rsidR="00CF23AB" w:rsidRPr="00C75E99" w14:paraId="4A0BF06C"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880851D" w14:textId="4E8D0DA3"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AlleleCount_TPOX</w:t>
            </w:r>
            <w:proofErr w:type="spellEnd"/>
          </w:p>
        </w:tc>
        <w:tc>
          <w:tcPr>
            <w:tcW w:w="2126" w:type="dxa"/>
            <w:tcBorders>
              <w:top w:val="single" w:sz="4" w:space="0" w:color="auto"/>
              <w:left w:val="single" w:sz="4" w:space="0" w:color="auto"/>
              <w:bottom w:val="single" w:sz="4" w:space="0" w:color="auto"/>
              <w:right w:val="single" w:sz="4" w:space="0" w:color="auto"/>
            </w:tcBorders>
          </w:tcPr>
          <w:p w14:paraId="157F69E7" w14:textId="7657732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TPOX allele count</w:t>
            </w:r>
          </w:p>
        </w:tc>
        <w:tc>
          <w:tcPr>
            <w:tcW w:w="4819" w:type="dxa"/>
            <w:tcBorders>
              <w:top w:val="single" w:sz="4" w:space="0" w:color="auto"/>
              <w:left w:val="single" w:sz="4" w:space="0" w:color="auto"/>
              <w:bottom w:val="single" w:sz="4" w:space="0" w:color="auto"/>
              <w:right w:val="single" w:sz="4" w:space="0" w:color="auto"/>
            </w:tcBorders>
          </w:tcPr>
          <w:p w14:paraId="540E7784" w14:textId="4DABD2E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 count at locus TPOX</w:t>
            </w:r>
          </w:p>
        </w:tc>
      </w:tr>
      <w:tr w:rsidR="00CF23AB" w:rsidRPr="00C75E99" w14:paraId="2955A81B"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47134789" w14:textId="5F1626F8"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MinNOC_TPOX</w:t>
            </w:r>
            <w:proofErr w:type="spellEnd"/>
          </w:p>
        </w:tc>
        <w:tc>
          <w:tcPr>
            <w:tcW w:w="2126" w:type="dxa"/>
            <w:tcBorders>
              <w:top w:val="single" w:sz="4" w:space="0" w:color="auto"/>
              <w:left w:val="single" w:sz="4" w:space="0" w:color="auto"/>
              <w:bottom w:val="single" w:sz="4" w:space="0" w:color="auto"/>
              <w:right w:val="single" w:sz="4" w:space="0" w:color="auto"/>
            </w:tcBorders>
          </w:tcPr>
          <w:p w14:paraId="49AC269D" w14:textId="63C48B26"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TPOX min. NOC</w:t>
            </w:r>
          </w:p>
        </w:tc>
        <w:tc>
          <w:tcPr>
            <w:tcW w:w="4819" w:type="dxa"/>
            <w:tcBorders>
              <w:top w:val="single" w:sz="4" w:space="0" w:color="auto"/>
              <w:left w:val="single" w:sz="4" w:space="0" w:color="auto"/>
              <w:bottom w:val="single" w:sz="4" w:space="0" w:color="auto"/>
              <w:right w:val="single" w:sz="4" w:space="0" w:color="auto"/>
            </w:tcBorders>
          </w:tcPr>
          <w:p w14:paraId="6C5238B0" w14:textId="406896A4"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based on locus TPOX (allele count at locus TPOX / 2, rounded up)</w:t>
            </w:r>
          </w:p>
        </w:tc>
      </w:tr>
      <w:tr w:rsidR="00CF23AB" w:rsidRPr="00C75E99" w14:paraId="4BBE6767"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561EEA80" w14:textId="1E6BC00F"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stdHeight_vWA</w:t>
            </w:r>
            <w:proofErr w:type="spellEnd"/>
          </w:p>
        </w:tc>
        <w:tc>
          <w:tcPr>
            <w:tcW w:w="2126" w:type="dxa"/>
            <w:tcBorders>
              <w:top w:val="single" w:sz="4" w:space="0" w:color="auto"/>
              <w:left w:val="single" w:sz="4" w:space="0" w:color="auto"/>
              <w:bottom w:val="single" w:sz="4" w:space="0" w:color="auto"/>
              <w:right w:val="single" w:sz="4" w:space="0" w:color="auto"/>
            </w:tcBorders>
          </w:tcPr>
          <w:p w14:paraId="7B171068" w14:textId="7395377A"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vW</w:t>
            </w:r>
            <w:ins w:id="5" w:author="Benschop, Corina" w:date="2021-05-27T11:29:00Z">
              <w:r w:rsidR="00C75E99">
                <w:rPr>
                  <w:rFonts w:ascii="Arial" w:hAnsi="Arial" w:cs="Arial"/>
                  <w:bCs/>
                  <w:sz w:val="18"/>
                  <w:szCs w:val="18"/>
                  <w:lang w:val="en-US"/>
                </w:rPr>
                <w:t>A</w:t>
              </w:r>
            </w:ins>
            <w:proofErr w:type="spellEnd"/>
            <w:del w:id="6" w:author="Benschop, Corina" w:date="2021-05-27T11:29:00Z">
              <w:r w:rsidRPr="00DC65BA" w:rsidDel="00C75E99">
                <w:rPr>
                  <w:rFonts w:ascii="Arial" w:hAnsi="Arial" w:cs="Arial"/>
                  <w:bCs/>
                  <w:sz w:val="18"/>
                  <w:szCs w:val="18"/>
                  <w:lang w:val="en-US"/>
                </w:rPr>
                <w:delText>a</w:delText>
              </w:r>
            </w:del>
            <w:r w:rsidRPr="00DC65BA">
              <w:rPr>
                <w:rFonts w:ascii="Arial" w:hAnsi="Arial" w:cs="Arial"/>
                <w:bCs/>
                <w:sz w:val="18"/>
                <w:szCs w:val="18"/>
                <w:lang w:val="en-US"/>
              </w:rPr>
              <w:t xml:space="preserve"> peak height variation</w:t>
            </w:r>
          </w:p>
        </w:tc>
        <w:tc>
          <w:tcPr>
            <w:tcW w:w="4819" w:type="dxa"/>
            <w:tcBorders>
              <w:top w:val="single" w:sz="4" w:space="0" w:color="auto"/>
              <w:left w:val="single" w:sz="4" w:space="0" w:color="auto"/>
              <w:bottom w:val="single" w:sz="4" w:space="0" w:color="auto"/>
              <w:right w:val="single" w:sz="4" w:space="0" w:color="auto"/>
            </w:tcBorders>
          </w:tcPr>
          <w:p w14:paraId="3EDD52CD" w14:textId="0953A713"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 xml:space="preserve">Standard deviation of peak heights at locus </w:t>
            </w:r>
            <w:proofErr w:type="spellStart"/>
            <w:r w:rsidRPr="00DC65BA">
              <w:rPr>
                <w:rFonts w:ascii="Arial" w:hAnsi="Arial" w:cs="Arial"/>
                <w:bCs/>
                <w:sz w:val="18"/>
                <w:szCs w:val="18"/>
                <w:lang w:val="en-US"/>
              </w:rPr>
              <w:t>vWA</w:t>
            </w:r>
            <w:proofErr w:type="spellEnd"/>
            <w:r w:rsidRPr="00DC65BA">
              <w:rPr>
                <w:rFonts w:ascii="Arial" w:hAnsi="Arial" w:cs="Arial"/>
                <w:bCs/>
                <w:sz w:val="18"/>
                <w:szCs w:val="18"/>
                <w:lang w:val="en-US"/>
              </w:rPr>
              <w:t xml:space="preserve">(average variation from the mean peak height at locus </w:t>
            </w:r>
            <w:proofErr w:type="spellStart"/>
            <w:r w:rsidRPr="00DC65BA">
              <w:rPr>
                <w:rFonts w:ascii="Arial" w:hAnsi="Arial" w:cs="Arial"/>
                <w:bCs/>
                <w:sz w:val="18"/>
                <w:szCs w:val="18"/>
                <w:lang w:val="en-US"/>
              </w:rPr>
              <w:t>vW</w:t>
            </w:r>
            <w:ins w:id="7" w:author="Benschop, Corina" w:date="2021-05-27T11:30:00Z">
              <w:r w:rsidR="00C75E99">
                <w:rPr>
                  <w:rFonts w:ascii="Arial" w:hAnsi="Arial" w:cs="Arial"/>
                  <w:bCs/>
                  <w:sz w:val="18"/>
                  <w:szCs w:val="18"/>
                  <w:lang w:val="en-US"/>
                </w:rPr>
                <w:t>A</w:t>
              </w:r>
            </w:ins>
            <w:proofErr w:type="spellEnd"/>
            <w:del w:id="8" w:author="Benschop, Corina" w:date="2021-05-27T11:30:00Z">
              <w:r w:rsidRPr="00DC65BA" w:rsidDel="00C75E99">
                <w:rPr>
                  <w:rFonts w:ascii="Arial" w:hAnsi="Arial" w:cs="Arial"/>
                  <w:bCs/>
                  <w:sz w:val="18"/>
                  <w:szCs w:val="18"/>
                  <w:lang w:val="en-US"/>
                </w:rPr>
                <w:delText>a</w:delText>
              </w:r>
            </w:del>
            <w:r w:rsidRPr="00DC65BA">
              <w:rPr>
                <w:rFonts w:ascii="Arial" w:hAnsi="Arial" w:cs="Arial"/>
                <w:bCs/>
                <w:sz w:val="18"/>
                <w:szCs w:val="18"/>
                <w:lang w:val="en-US"/>
              </w:rPr>
              <w:t>)</w:t>
            </w:r>
          </w:p>
        </w:tc>
      </w:tr>
      <w:tr w:rsidR="00CF23AB" w:rsidRPr="00C75E99" w14:paraId="14DE5EA0"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6291A798" w14:textId="285B12E5"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stdAllele</w:t>
            </w:r>
            <w:proofErr w:type="spellEnd"/>
          </w:p>
        </w:tc>
        <w:tc>
          <w:tcPr>
            <w:tcW w:w="2126" w:type="dxa"/>
            <w:tcBorders>
              <w:top w:val="single" w:sz="4" w:space="0" w:color="auto"/>
              <w:left w:val="single" w:sz="4" w:space="0" w:color="auto"/>
              <w:bottom w:val="single" w:sz="4" w:space="0" w:color="auto"/>
              <w:right w:val="single" w:sz="4" w:space="0" w:color="auto"/>
            </w:tcBorders>
          </w:tcPr>
          <w:p w14:paraId="08D74F82" w14:textId="76A96EB3"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 count variation</w:t>
            </w:r>
          </w:p>
        </w:tc>
        <w:tc>
          <w:tcPr>
            <w:tcW w:w="4819" w:type="dxa"/>
            <w:tcBorders>
              <w:top w:val="single" w:sz="4" w:space="0" w:color="auto"/>
              <w:left w:val="single" w:sz="4" w:space="0" w:color="auto"/>
              <w:bottom w:val="single" w:sz="4" w:space="0" w:color="auto"/>
              <w:right w:val="single" w:sz="4" w:space="0" w:color="auto"/>
            </w:tcBorders>
          </w:tcPr>
          <w:p w14:paraId="4711E72C" w14:textId="20FBBD7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Standard deviation of the number of alleles per locus (average variation from the mean number of alleles per locus)</w:t>
            </w:r>
          </w:p>
        </w:tc>
      </w:tr>
      <w:tr w:rsidR="00CF23AB" w:rsidRPr="00C75E99" w14:paraId="0C2B2CD2"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31E0D939" w14:textId="45171B64"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MAC0</w:t>
            </w:r>
          </w:p>
        </w:tc>
        <w:tc>
          <w:tcPr>
            <w:tcW w:w="2126" w:type="dxa"/>
            <w:tcBorders>
              <w:top w:val="single" w:sz="4" w:space="0" w:color="auto"/>
              <w:left w:val="single" w:sz="4" w:space="0" w:color="auto"/>
              <w:bottom w:val="single" w:sz="4" w:space="0" w:color="auto"/>
              <w:right w:val="single" w:sz="4" w:space="0" w:color="auto"/>
            </w:tcBorders>
          </w:tcPr>
          <w:p w14:paraId="19FA22EC" w14:textId="34F1900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Loci with 0 alleles</w:t>
            </w:r>
          </w:p>
        </w:tc>
        <w:tc>
          <w:tcPr>
            <w:tcW w:w="4819" w:type="dxa"/>
            <w:tcBorders>
              <w:top w:val="single" w:sz="4" w:space="0" w:color="auto"/>
              <w:left w:val="single" w:sz="4" w:space="0" w:color="auto"/>
              <w:bottom w:val="single" w:sz="4" w:space="0" w:color="auto"/>
              <w:right w:val="single" w:sz="4" w:space="0" w:color="auto"/>
            </w:tcBorders>
          </w:tcPr>
          <w:p w14:paraId="2C1A6897" w14:textId="46CA9AC0"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Number of loci with 0 alleles</w:t>
            </w:r>
          </w:p>
        </w:tc>
      </w:tr>
      <w:tr w:rsidR="00CF23AB" w:rsidRPr="00C75E99" w14:paraId="47489824"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6F631E19" w14:textId="190EB2C0"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MAC5-6</w:t>
            </w:r>
          </w:p>
        </w:tc>
        <w:tc>
          <w:tcPr>
            <w:tcW w:w="2126" w:type="dxa"/>
            <w:tcBorders>
              <w:top w:val="single" w:sz="4" w:space="0" w:color="auto"/>
              <w:left w:val="single" w:sz="4" w:space="0" w:color="auto"/>
              <w:bottom w:val="single" w:sz="4" w:space="0" w:color="auto"/>
              <w:right w:val="single" w:sz="4" w:space="0" w:color="auto"/>
            </w:tcBorders>
          </w:tcPr>
          <w:p w14:paraId="48868C8F" w14:textId="72B78EB5"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Loci with 5-6 alleles</w:t>
            </w:r>
          </w:p>
        </w:tc>
        <w:tc>
          <w:tcPr>
            <w:tcW w:w="4819" w:type="dxa"/>
            <w:tcBorders>
              <w:top w:val="single" w:sz="4" w:space="0" w:color="auto"/>
              <w:left w:val="single" w:sz="4" w:space="0" w:color="auto"/>
              <w:bottom w:val="single" w:sz="4" w:space="0" w:color="auto"/>
              <w:right w:val="single" w:sz="4" w:space="0" w:color="auto"/>
            </w:tcBorders>
          </w:tcPr>
          <w:p w14:paraId="6CCB1DF1" w14:textId="7E3509F6"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Number of loci with 5 or 6 alleles</w:t>
            </w:r>
          </w:p>
        </w:tc>
      </w:tr>
      <w:tr w:rsidR="00CF23AB" w:rsidRPr="00C75E99" w14:paraId="51D80C4F" w14:textId="77777777" w:rsidTr="006003EC">
        <w:trPr>
          <w:trHeight w:val="368"/>
        </w:trPr>
        <w:tc>
          <w:tcPr>
            <w:tcW w:w="2122" w:type="dxa"/>
            <w:tcBorders>
              <w:top w:val="single" w:sz="4" w:space="0" w:color="auto"/>
              <w:left w:val="single" w:sz="4" w:space="0" w:color="auto"/>
              <w:bottom w:val="single" w:sz="4" w:space="0" w:color="auto"/>
              <w:right w:val="single" w:sz="4" w:space="0" w:color="auto"/>
            </w:tcBorders>
          </w:tcPr>
          <w:p w14:paraId="47018501" w14:textId="6B6448DB"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peaksBelowRFU</w:t>
            </w:r>
            <w:proofErr w:type="spellEnd"/>
          </w:p>
        </w:tc>
        <w:tc>
          <w:tcPr>
            <w:tcW w:w="2126" w:type="dxa"/>
            <w:tcBorders>
              <w:top w:val="single" w:sz="4" w:space="0" w:color="auto"/>
              <w:left w:val="single" w:sz="4" w:space="0" w:color="auto"/>
              <w:bottom w:val="single" w:sz="4" w:space="0" w:color="auto"/>
              <w:right w:val="single" w:sz="4" w:space="0" w:color="auto"/>
            </w:tcBorders>
          </w:tcPr>
          <w:p w14:paraId="20584EBB" w14:textId="7561A90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Peaks below 800 RFU</w:t>
            </w:r>
          </w:p>
        </w:tc>
        <w:tc>
          <w:tcPr>
            <w:tcW w:w="4819" w:type="dxa"/>
            <w:tcBorders>
              <w:top w:val="single" w:sz="4" w:space="0" w:color="auto"/>
              <w:left w:val="single" w:sz="4" w:space="0" w:color="auto"/>
              <w:bottom w:val="single" w:sz="4" w:space="0" w:color="auto"/>
              <w:right w:val="single" w:sz="4" w:space="0" w:color="auto"/>
            </w:tcBorders>
          </w:tcPr>
          <w:p w14:paraId="76D12DD4" w14:textId="51EA7426"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Number of peaks below the stochastic threshold of 800 RFU</w:t>
            </w:r>
          </w:p>
        </w:tc>
      </w:tr>
      <w:tr w:rsidR="00CF23AB" w:rsidRPr="00C75E99" w14:paraId="58C4713A"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685D1AEC" w14:textId="441388C7"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MatchProbability</w:t>
            </w:r>
            <w:proofErr w:type="spellEnd"/>
          </w:p>
        </w:tc>
        <w:tc>
          <w:tcPr>
            <w:tcW w:w="2126" w:type="dxa"/>
            <w:tcBorders>
              <w:top w:val="single" w:sz="4" w:space="0" w:color="auto"/>
              <w:left w:val="single" w:sz="4" w:space="0" w:color="auto"/>
              <w:bottom w:val="single" w:sz="4" w:space="0" w:color="auto"/>
              <w:right w:val="single" w:sz="4" w:space="0" w:color="auto"/>
            </w:tcBorders>
          </w:tcPr>
          <w:p w14:paraId="56DEC2F9" w14:textId="5C56C28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 xml:space="preserve">Random match </w:t>
            </w:r>
            <w:proofErr w:type="spellStart"/>
            <w:r w:rsidRPr="00DC65BA">
              <w:rPr>
                <w:rFonts w:ascii="Arial" w:hAnsi="Arial" w:cs="Arial"/>
                <w:bCs/>
                <w:sz w:val="18"/>
                <w:szCs w:val="18"/>
                <w:lang w:val="en-US"/>
              </w:rPr>
              <w:t>proba</w:t>
            </w:r>
            <w:proofErr w:type="spellEnd"/>
            <w:r w:rsidRPr="00DC65BA">
              <w:rPr>
                <w:rFonts w:ascii="Arial" w:hAnsi="Arial" w:cs="Arial"/>
                <w:bCs/>
                <w:sz w:val="18"/>
                <w:szCs w:val="18"/>
                <w:lang w:val="en-US"/>
              </w:rPr>
              <w:t>.</w:t>
            </w:r>
          </w:p>
        </w:tc>
        <w:tc>
          <w:tcPr>
            <w:tcW w:w="4819" w:type="dxa"/>
            <w:tcBorders>
              <w:top w:val="single" w:sz="4" w:space="0" w:color="auto"/>
              <w:left w:val="single" w:sz="4" w:space="0" w:color="auto"/>
              <w:bottom w:val="single" w:sz="4" w:space="0" w:color="auto"/>
              <w:right w:val="single" w:sz="4" w:space="0" w:color="auto"/>
            </w:tcBorders>
          </w:tcPr>
          <w:p w14:paraId="3AEAB23C" w14:textId="582588EB"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Probability of a random Dutch person matching to this DNA profile</w:t>
            </w:r>
          </w:p>
        </w:tc>
      </w:tr>
      <w:tr w:rsidR="00CF23AB" w:rsidRPr="00C75E99" w14:paraId="4B3292F7"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03389837" w14:textId="23C18614"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MinNOC</w:t>
            </w:r>
            <w:proofErr w:type="spellEnd"/>
          </w:p>
        </w:tc>
        <w:tc>
          <w:tcPr>
            <w:tcW w:w="2126" w:type="dxa"/>
            <w:tcBorders>
              <w:top w:val="single" w:sz="4" w:space="0" w:color="auto"/>
              <w:left w:val="single" w:sz="4" w:space="0" w:color="auto"/>
              <w:bottom w:val="single" w:sz="4" w:space="0" w:color="auto"/>
              <w:right w:val="single" w:sz="4" w:space="0" w:color="auto"/>
            </w:tcBorders>
          </w:tcPr>
          <w:p w14:paraId="2D3416CD" w14:textId="4A58772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 NOC</w:t>
            </w:r>
          </w:p>
        </w:tc>
        <w:tc>
          <w:tcPr>
            <w:tcW w:w="4819" w:type="dxa"/>
            <w:tcBorders>
              <w:top w:val="single" w:sz="4" w:space="0" w:color="auto"/>
              <w:left w:val="single" w:sz="4" w:space="0" w:color="auto"/>
              <w:bottom w:val="single" w:sz="4" w:space="0" w:color="auto"/>
              <w:right w:val="single" w:sz="4" w:space="0" w:color="auto"/>
            </w:tcBorders>
          </w:tcPr>
          <w:p w14:paraId="425B7F61" w14:textId="7885253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(locus with lowest allele count / 2, rounded up)</w:t>
            </w:r>
          </w:p>
        </w:tc>
      </w:tr>
    </w:tbl>
    <w:p w14:paraId="38FE5571" w14:textId="77777777" w:rsidR="00CF23AB" w:rsidRPr="00DC65BA" w:rsidRDefault="00CF23AB" w:rsidP="00D959C4">
      <w:pPr>
        <w:pStyle w:val="Geenafstand"/>
        <w:jc w:val="both"/>
        <w:rPr>
          <w:rFonts w:ascii="Arial" w:hAnsi="Arial" w:cs="Arial"/>
          <w:lang w:val="en-US"/>
        </w:rPr>
      </w:pPr>
    </w:p>
    <w:p w14:paraId="099086C4" w14:textId="2358F11C" w:rsidR="008503E9" w:rsidRPr="00DC65BA" w:rsidRDefault="00DD4CD7" w:rsidP="00FD22C3">
      <w:pPr>
        <w:pStyle w:val="Geenafstand"/>
        <w:jc w:val="both"/>
        <w:rPr>
          <w:rFonts w:ascii="Arial" w:hAnsi="Arial" w:cs="Arial"/>
          <w:lang w:val="en-US"/>
        </w:rPr>
      </w:pPr>
      <w:del w:id="9" w:author="Benschop, Corina" w:date="2021-05-27T11:56:00Z">
        <w:r w:rsidRPr="00DC65BA" w:rsidDel="00462140">
          <w:rPr>
            <w:rFonts w:ascii="Arial" w:hAnsi="Arial" w:cs="Arial"/>
            <w:lang w:val="en-US"/>
          </w:rPr>
          <w:delText xml:space="preserve">New </w:delText>
        </w:r>
      </w:del>
      <w:ins w:id="10" w:author="Benschop, Corina" w:date="2021-05-27T11:56:00Z">
        <w:r w:rsidR="00462140">
          <w:rPr>
            <w:rFonts w:ascii="Arial" w:hAnsi="Arial" w:cs="Arial"/>
            <w:lang w:val="en-US"/>
          </w:rPr>
          <w:t>Additional</w:t>
        </w:r>
        <w:r w:rsidR="00462140" w:rsidRPr="00DC65BA">
          <w:rPr>
            <w:rFonts w:ascii="Arial" w:hAnsi="Arial" w:cs="Arial"/>
            <w:lang w:val="en-US"/>
          </w:rPr>
          <w:t xml:space="preserve"> </w:t>
        </w:r>
      </w:ins>
      <w:r w:rsidRPr="00DC65BA">
        <w:rPr>
          <w:rFonts w:ascii="Arial" w:hAnsi="Arial" w:cs="Arial"/>
          <w:lang w:val="en-US"/>
        </w:rPr>
        <w:t xml:space="preserve">data was sampled to handle the sparsity of the original dataset. </w:t>
      </w:r>
      <w:r w:rsidR="008C4834" w:rsidRPr="00DC65BA">
        <w:rPr>
          <w:rFonts w:ascii="Arial" w:hAnsi="Arial" w:cs="Arial"/>
          <w:lang w:val="en-US"/>
        </w:rPr>
        <w:fldChar w:fldCharType="begin"/>
      </w:r>
      <w:r w:rsidR="008C4834" w:rsidRPr="00DC65BA">
        <w:rPr>
          <w:rFonts w:ascii="Arial" w:hAnsi="Arial" w:cs="Arial"/>
          <w:lang w:val="en-US"/>
        </w:rPr>
        <w:instrText xml:space="preserve"> REF _Ref72780666 \h  \* MERGEFORMAT </w:instrText>
      </w:r>
      <w:r w:rsidR="008C4834" w:rsidRPr="00DC65BA">
        <w:rPr>
          <w:rFonts w:ascii="Arial" w:hAnsi="Arial" w:cs="Arial"/>
          <w:lang w:val="en-US"/>
        </w:rPr>
      </w:r>
      <w:r w:rsidR="008C4834" w:rsidRPr="00DC65BA">
        <w:rPr>
          <w:rFonts w:ascii="Arial" w:hAnsi="Arial" w:cs="Arial"/>
          <w:lang w:val="en-US"/>
        </w:rPr>
        <w:fldChar w:fldCharType="separate"/>
      </w:r>
      <w:r w:rsidR="008C4834" w:rsidRPr="00DC65BA">
        <w:rPr>
          <w:rFonts w:ascii="Arial" w:hAnsi="Arial" w:cs="Arial"/>
          <w:lang w:val="en-US"/>
        </w:rPr>
        <w:t xml:space="preserve">Supplementary Table </w:t>
      </w:r>
      <w:r w:rsidR="008C4834" w:rsidRPr="00DC65BA">
        <w:rPr>
          <w:rFonts w:ascii="Arial" w:hAnsi="Arial" w:cs="Arial"/>
          <w:noProof/>
          <w:lang w:val="en-US"/>
        </w:rPr>
        <w:t>2</w:t>
      </w:r>
      <w:r w:rsidR="008C4834" w:rsidRPr="00DC65BA">
        <w:rPr>
          <w:rFonts w:ascii="Arial" w:hAnsi="Arial" w:cs="Arial"/>
          <w:lang w:val="en-US"/>
        </w:rPr>
        <w:fldChar w:fldCharType="end"/>
      </w:r>
      <w:r w:rsidR="008C4834" w:rsidRPr="00DC65BA">
        <w:rPr>
          <w:rFonts w:ascii="Arial" w:hAnsi="Arial" w:cs="Arial"/>
          <w:lang w:val="en-US"/>
        </w:rPr>
        <w:t xml:space="preserve"> </w:t>
      </w:r>
      <w:r w:rsidRPr="00DC65BA">
        <w:rPr>
          <w:rFonts w:ascii="Arial" w:hAnsi="Arial" w:cs="Arial"/>
          <w:lang w:val="en-US"/>
        </w:rPr>
        <w:t xml:space="preserve">details the parameters used </w:t>
      </w:r>
      <w:r w:rsidR="008C4834" w:rsidRPr="00DC65BA">
        <w:rPr>
          <w:rFonts w:ascii="Arial" w:hAnsi="Arial" w:cs="Arial"/>
          <w:lang w:val="en-US"/>
        </w:rPr>
        <w:t xml:space="preserve">to generate 5000 </w:t>
      </w:r>
      <w:del w:id="11" w:author="Benschop, Corina" w:date="2021-05-27T11:33:00Z">
        <w:r w:rsidR="008C4834" w:rsidRPr="00DC65BA" w:rsidDel="00C75E99">
          <w:rPr>
            <w:rFonts w:ascii="Arial" w:hAnsi="Arial" w:cs="Arial"/>
            <w:lang w:val="en-US"/>
          </w:rPr>
          <w:delText xml:space="preserve">new </w:delText>
        </w:r>
      </w:del>
      <w:r w:rsidR="008C4834" w:rsidRPr="00DC65BA">
        <w:rPr>
          <w:rFonts w:ascii="Arial" w:hAnsi="Arial" w:cs="Arial"/>
          <w:lang w:val="en-US"/>
        </w:rPr>
        <w:t xml:space="preserve">mixture profiles using </w:t>
      </w:r>
      <w:del w:id="12" w:author="Benschop, Corina" w:date="2021-05-27T11:53:00Z">
        <w:r w:rsidR="008C4834" w:rsidRPr="00DC65BA" w:rsidDel="00542BD4">
          <w:rPr>
            <w:rFonts w:ascii="Arial" w:hAnsi="Arial" w:cs="Arial"/>
            <w:lang w:val="en-US"/>
          </w:rPr>
          <w:delText xml:space="preserve">software </w:delText>
        </w:r>
      </w:del>
      <w:ins w:id="13" w:author="Benschop, Corina" w:date="2021-05-27T11:53:00Z">
        <w:r w:rsidR="00542BD4">
          <w:rPr>
            <w:rFonts w:ascii="Arial" w:hAnsi="Arial" w:cs="Arial"/>
            <w:lang w:val="en-US"/>
          </w:rPr>
          <w:t>a development version of</w:t>
        </w:r>
        <w:r w:rsidR="00542BD4" w:rsidRPr="00DC65BA">
          <w:rPr>
            <w:rFonts w:ascii="Arial" w:hAnsi="Arial" w:cs="Arial"/>
            <w:lang w:val="en-US"/>
          </w:rPr>
          <w:t xml:space="preserve"> </w:t>
        </w:r>
      </w:ins>
      <w:r w:rsidR="008C4834" w:rsidRPr="00DC65BA">
        <w:rPr>
          <w:rFonts w:ascii="Arial" w:hAnsi="Arial" w:cs="Arial"/>
          <w:lang w:val="en-US"/>
        </w:rPr>
        <w:t>DNAStatistX</w:t>
      </w:r>
      <w:del w:id="14" w:author="Benschop, Corina" w:date="2021-05-27T11:33:00Z">
        <w:r w:rsidR="008C4834" w:rsidRPr="00DC65BA" w:rsidDel="00C75E99">
          <w:rPr>
            <w:rFonts w:ascii="Arial" w:hAnsi="Arial" w:cs="Arial"/>
            <w:lang w:val="en-US"/>
          </w:rPr>
          <w:delText xml:space="preserve"> and EuroForMix</w:delText>
        </w:r>
      </w:del>
      <w:r w:rsidR="008C4834" w:rsidRPr="00DC65BA">
        <w:rPr>
          <w:rFonts w:ascii="Arial" w:hAnsi="Arial" w:cs="Arial"/>
          <w:lang w:val="en-US"/>
        </w:rPr>
        <w:t>.</w:t>
      </w:r>
      <w:r w:rsidR="008C4834" w:rsidRPr="00DC65BA">
        <w:rPr>
          <w:rFonts w:ascii="Arial" w:hAnsi="Arial" w:cs="Arial"/>
          <w:sz w:val="18"/>
          <w:szCs w:val="18"/>
          <w:lang w:val="en-US"/>
        </w:rPr>
        <w:t xml:space="preserve"> </w:t>
      </w:r>
      <w:r w:rsidR="008C4834" w:rsidRPr="00DC65BA">
        <w:rPr>
          <w:rFonts w:ascii="Arial" w:hAnsi="Arial" w:cs="Arial"/>
          <w:lang w:val="en-US"/>
        </w:rPr>
        <w:t xml:space="preserve">For each number of contributors (1-5), 1000 </w:t>
      </w:r>
      <w:del w:id="15" w:author="Benschop, Corina" w:date="2021-05-27T11:33:00Z">
        <w:r w:rsidR="008C4834" w:rsidRPr="00DC65BA" w:rsidDel="00C75E99">
          <w:rPr>
            <w:rFonts w:ascii="Arial" w:hAnsi="Arial" w:cs="Arial"/>
            <w:lang w:val="en-US"/>
          </w:rPr>
          <w:delText xml:space="preserve">new </w:delText>
        </w:r>
      </w:del>
      <w:r w:rsidR="008C4834" w:rsidRPr="00DC65BA">
        <w:rPr>
          <w:rFonts w:ascii="Arial" w:hAnsi="Arial" w:cs="Arial"/>
          <w:lang w:val="en-US"/>
        </w:rPr>
        <w:t xml:space="preserve">profiles were generated. The used </w:t>
      </w:r>
      <w:ins w:id="16" w:author="Benschop, Corina" w:date="2021-05-27T11:40:00Z">
        <w:r w:rsidR="00E77218">
          <w:rPr>
            <w:rFonts w:ascii="Arial" w:hAnsi="Arial" w:cs="Arial"/>
            <w:lang w:val="en-US"/>
          </w:rPr>
          <w:t xml:space="preserve">STR </w:t>
        </w:r>
      </w:ins>
      <w:r w:rsidR="008C4834" w:rsidRPr="00DC65BA">
        <w:rPr>
          <w:rFonts w:ascii="Arial" w:hAnsi="Arial" w:cs="Arial"/>
          <w:lang w:val="en-US"/>
        </w:rPr>
        <w:t xml:space="preserve">kit is </w:t>
      </w:r>
      <w:ins w:id="17" w:author="Benschop, Corina" w:date="2021-05-27T11:33:00Z">
        <w:r w:rsidR="00C75E99">
          <w:rPr>
            <w:rFonts w:ascii="Arial" w:hAnsi="Arial" w:cs="Arial"/>
            <w:lang w:val="en-US"/>
          </w:rPr>
          <w:t>PowerPlex Fusion 6</w:t>
        </w:r>
      </w:ins>
      <w:ins w:id="18" w:author="Benschop, Corina" w:date="2021-05-27T11:34:00Z">
        <w:r w:rsidR="00C75E99">
          <w:rPr>
            <w:rFonts w:ascii="Arial" w:hAnsi="Arial" w:cs="Arial"/>
            <w:lang w:val="en-US"/>
          </w:rPr>
          <w:t>C</w:t>
        </w:r>
      </w:ins>
      <w:ins w:id="19" w:author="Benschop, Corina" w:date="2021-05-27T11:37:00Z">
        <w:r w:rsidR="00C75E99" w:rsidRPr="00C75E99">
          <w:rPr>
            <w:rFonts w:ascii="Arial" w:hAnsi="Arial" w:cs="Arial"/>
            <w:vertAlign w:val="superscript"/>
            <w:lang w:val="en-US"/>
            <w:rPrChange w:id="20" w:author="Benschop, Corina" w:date="2021-05-27T11:37:00Z">
              <w:rPr>
                <w:rFonts w:ascii="Arial" w:hAnsi="Arial" w:cs="Arial"/>
                <w:lang w:val="en-US"/>
              </w:rPr>
            </w:rPrChange>
          </w:rPr>
          <w:t>TM</w:t>
        </w:r>
      </w:ins>
      <w:ins w:id="21" w:author="Benschop, Corina" w:date="2021-05-27T11:34:00Z">
        <w:r w:rsidR="00C75E99">
          <w:rPr>
            <w:rFonts w:ascii="Arial" w:hAnsi="Arial" w:cs="Arial"/>
            <w:lang w:val="en-US"/>
          </w:rPr>
          <w:t xml:space="preserve"> (</w:t>
        </w:r>
      </w:ins>
      <w:r w:rsidR="008C4834" w:rsidRPr="00DC65BA">
        <w:rPr>
          <w:rFonts w:ascii="Arial" w:hAnsi="Arial" w:cs="Arial"/>
          <w:lang w:val="en-US"/>
        </w:rPr>
        <w:t>PPF6C</w:t>
      </w:r>
      <w:ins w:id="22" w:author="Benschop, Corina" w:date="2021-05-27T11:34:00Z">
        <w:r w:rsidR="00C75E99">
          <w:rPr>
            <w:rFonts w:ascii="Arial" w:hAnsi="Arial" w:cs="Arial"/>
            <w:lang w:val="en-US"/>
          </w:rPr>
          <w:t>, Promega)</w:t>
        </w:r>
      </w:ins>
      <w:r w:rsidR="008C4834" w:rsidRPr="00DC65BA">
        <w:rPr>
          <w:rFonts w:ascii="Arial" w:hAnsi="Arial" w:cs="Arial"/>
          <w:lang w:val="en-US"/>
        </w:rPr>
        <w:t xml:space="preserve"> with </w:t>
      </w:r>
      <w:del w:id="23" w:author="Benschop, Corina" w:date="2021-05-27T11:37:00Z">
        <w:r w:rsidR="008C4834" w:rsidRPr="00DC65BA" w:rsidDel="00C75E99">
          <w:rPr>
            <w:rFonts w:ascii="Arial" w:hAnsi="Arial" w:cs="Arial"/>
            <w:lang w:val="en-US"/>
          </w:rPr>
          <w:delText xml:space="preserve">high </w:delText>
        </w:r>
      </w:del>
      <w:r w:rsidR="008C4834" w:rsidRPr="00DC65BA">
        <w:rPr>
          <w:rFonts w:ascii="Arial" w:hAnsi="Arial" w:cs="Arial"/>
          <w:lang w:val="en-US"/>
        </w:rPr>
        <w:t>dye-specific detection thresholds</w:t>
      </w:r>
      <w:ins w:id="24" w:author="Benschop, Corina" w:date="2021-05-27T11:38:00Z">
        <w:r w:rsidR="00C75E99">
          <w:rPr>
            <w:rFonts w:ascii="Arial" w:hAnsi="Arial" w:cs="Arial"/>
            <w:lang w:val="en-US"/>
          </w:rPr>
          <w:t xml:space="preserve"> as used by default at the NFI</w:t>
        </w:r>
        <w:r w:rsidR="00E77218">
          <w:rPr>
            <w:rFonts w:ascii="Arial" w:hAnsi="Arial" w:cs="Arial"/>
            <w:lang w:val="en-US"/>
          </w:rPr>
          <w:t xml:space="preserve">. </w:t>
        </w:r>
      </w:ins>
      <w:del w:id="25" w:author="Benschop, Corina" w:date="2021-05-27T11:38:00Z">
        <w:r w:rsidR="008C4834" w:rsidRPr="00DC65BA" w:rsidDel="00E77218">
          <w:rPr>
            <w:rFonts w:ascii="Arial" w:hAnsi="Arial" w:cs="Arial"/>
            <w:lang w:val="en-US"/>
          </w:rPr>
          <w:delText>, and t</w:delText>
        </w:r>
      </w:del>
      <w:del w:id="26" w:author="Benschop, Corina" w:date="2021-05-27T11:39:00Z">
        <w:r w:rsidR="008C4834" w:rsidRPr="00DC65BA" w:rsidDel="00E77218">
          <w:rPr>
            <w:rFonts w:ascii="Arial" w:hAnsi="Arial" w:cs="Arial"/>
            <w:lang w:val="en-US"/>
          </w:rPr>
          <w:delText>he</w:delText>
        </w:r>
      </w:del>
      <w:ins w:id="27" w:author="Benschop, Corina" w:date="2021-05-27T11:39:00Z">
        <w:r w:rsidR="00E77218">
          <w:rPr>
            <w:rFonts w:ascii="Arial" w:hAnsi="Arial" w:cs="Arial"/>
            <w:lang w:val="en-US"/>
          </w:rPr>
          <w:t>Dutch</w:t>
        </w:r>
      </w:ins>
      <w:r w:rsidR="008C4834" w:rsidRPr="00DC65BA">
        <w:rPr>
          <w:rFonts w:ascii="Arial" w:hAnsi="Arial" w:cs="Arial"/>
          <w:lang w:val="en-US"/>
        </w:rPr>
        <w:t xml:space="preserve"> population frequency </w:t>
      </w:r>
      <w:del w:id="28" w:author="Benschop, Corina" w:date="2021-05-27T11:39:00Z">
        <w:r w:rsidR="008C4834" w:rsidRPr="00DC65BA" w:rsidDel="00E77218">
          <w:rPr>
            <w:rFonts w:ascii="Arial" w:hAnsi="Arial" w:cs="Arial"/>
            <w:lang w:val="en-US"/>
          </w:rPr>
          <w:delText>file is Fusion_6C_Holland2</w:delText>
        </w:r>
      </w:del>
      <w:ins w:id="29" w:author="Benschop, Corina" w:date="2021-05-27T11:38:00Z">
        <w:r w:rsidR="00E77218">
          <w:rPr>
            <w:rFonts w:ascii="Arial" w:hAnsi="Arial" w:cs="Arial"/>
            <w:lang w:val="en-US"/>
          </w:rPr>
          <w:t xml:space="preserve"> data </w:t>
        </w:r>
      </w:ins>
      <w:ins w:id="30" w:author="Benschop, Corina" w:date="2021-05-27T11:39:00Z">
        <w:r w:rsidR="00E77218">
          <w:rPr>
            <w:rFonts w:ascii="Arial" w:hAnsi="Arial" w:cs="Arial"/>
            <w:lang w:val="en-US"/>
          </w:rPr>
          <w:t>w</w:t>
        </w:r>
      </w:ins>
      <w:ins w:id="31" w:author="Benschop, Corina" w:date="2021-05-27T11:38:00Z">
        <w:r w:rsidR="00E77218">
          <w:rPr>
            <w:rFonts w:ascii="Arial" w:hAnsi="Arial" w:cs="Arial"/>
            <w:lang w:val="en-US"/>
          </w:rPr>
          <w:t xml:space="preserve">as </w:t>
        </w:r>
      </w:ins>
      <w:ins w:id="32" w:author="Benschop, Corina" w:date="2021-05-27T11:40:00Z">
        <w:r w:rsidR="00E77218">
          <w:rPr>
            <w:rFonts w:ascii="Arial" w:hAnsi="Arial" w:cs="Arial"/>
            <w:lang w:val="en-US"/>
          </w:rPr>
          <w:t xml:space="preserve">used </w:t>
        </w:r>
      </w:ins>
      <w:ins w:id="33" w:author="Benschop, Corina" w:date="2021-05-27T11:41:00Z">
        <w:r w:rsidR="00E77218">
          <w:rPr>
            <w:rFonts w:ascii="Arial" w:hAnsi="Arial" w:cs="Arial"/>
            <w:lang w:val="en-US"/>
          </w:rPr>
          <w:t xml:space="preserve">as described in </w:t>
        </w:r>
        <w:proofErr w:type="spellStart"/>
        <w:r w:rsidR="00E77218">
          <w:rPr>
            <w:rFonts w:ascii="Arial" w:hAnsi="Arial" w:cs="Arial"/>
            <w:lang w:val="en-US"/>
          </w:rPr>
          <w:t>Westen</w:t>
        </w:r>
        <w:proofErr w:type="spellEnd"/>
        <w:r w:rsidR="00E77218">
          <w:rPr>
            <w:rFonts w:ascii="Arial" w:hAnsi="Arial" w:cs="Arial"/>
            <w:lang w:val="en-US"/>
          </w:rPr>
          <w:t xml:space="preserve"> et al.</w:t>
        </w:r>
      </w:ins>
      <w:commentRangeStart w:id="34"/>
      <w:r w:rsidR="008C4834" w:rsidRPr="00DC65BA">
        <w:rPr>
          <w:rFonts w:ascii="Arial" w:hAnsi="Arial" w:cs="Arial"/>
          <w:lang w:val="en-US"/>
        </w:rPr>
        <w:t>.</w:t>
      </w:r>
      <w:commentRangeEnd w:id="34"/>
      <w:r w:rsidR="00E77218">
        <w:rPr>
          <w:rStyle w:val="Verwijzingopmerking"/>
          <w:lang w:val="nl-NL"/>
        </w:rPr>
        <w:commentReference w:id="34"/>
      </w:r>
      <w:r w:rsidR="008C4834" w:rsidRPr="00DC65BA">
        <w:rPr>
          <w:rFonts w:ascii="Arial" w:hAnsi="Arial" w:cs="Arial"/>
          <w:lang w:val="en-US"/>
        </w:rPr>
        <w:t xml:space="preserve"> After generating a profile, </w:t>
      </w:r>
      <w:del w:id="37" w:author="Benschop, Corina" w:date="2021-05-27T11:52:00Z">
        <w:r w:rsidR="008C4834" w:rsidRPr="00DC65BA" w:rsidDel="00542BD4">
          <w:rPr>
            <w:rFonts w:ascii="Arial" w:hAnsi="Arial" w:cs="Arial"/>
            <w:lang w:val="en-US"/>
          </w:rPr>
          <w:delText xml:space="preserve">the </w:delText>
        </w:r>
      </w:del>
      <w:r w:rsidR="008C4834" w:rsidRPr="00DC65BA">
        <w:rPr>
          <w:rFonts w:ascii="Arial" w:hAnsi="Arial" w:cs="Arial"/>
          <w:lang w:val="en-US"/>
        </w:rPr>
        <w:t>LR</w:t>
      </w:r>
      <w:ins w:id="38" w:author="Benschop, Corina" w:date="2021-05-27T11:52:00Z">
        <w:r w:rsidR="00542BD4">
          <w:rPr>
            <w:rFonts w:ascii="Arial" w:hAnsi="Arial" w:cs="Arial"/>
            <w:lang w:val="en-US"/>
          </w:rPr>
          <w:t>s were</w:t>
        </w:r>
      </w:ins>
      <w:del w:id="39" w:author="Benschop, Corina" w:date="2021-05-27T11:52:00Z">
        <w:r w:rsidR="008C4834" w:rsidRPr="00DC65BA" w:rsidDel="00542BD4">
          <w:rPr>
            <w:rFonts w:ascii="Arial" w:hAnsi="Arial" w:cs="Arial"/>
            <w:lang w:val="en-US"/>
          </w:rPr>
          <w:delText xml:space="preserve"> is</w:delText>
        </w:r>
      </w:del>
      <w:r w:rsidR="008C4834" w:rsidRPr="00DC65BA">
        <w:rPr>
          <w:rFonts w:ascii="Arial" w:hAnsi="Arial" w:cs="Arial"/>
          <w:lang w:val="en-US"/>
        </w:rPr>
        <w:t xml:space="preserve"> calculated </w:t>
      </w:r>
      <w:del w:id="40" w:author="Benschop, Corina" w:date="2021-05-27T11:50:00Z">
        <w:r w:rsidR="008C4834" w:rsidRPr="00DC65BA" w:rsidDel="00542BD4">
          <w:rPr>
            <w:rFonts w:ascii="Arial" w:hAnsi="Arial" w:cs="Arial"/>
            <w:lang w:val="en-US"/>
          </w:rPr>
          <w:delText xml:space="preserve">where </w:delText>
        </w:r>
      </w:del>
      <w:ins w:id="41" w:author="Benschop, Corina" w:date="2021-05-27T11:50:00Z">
        <w:r w:rsidR="00542BD4">
          <w:rPr>
            <w:rFonts w:ascii="Arial" w:hAnsi="Arial" w:cs="Arial"/>
            <w:lang w:val="en-US"/>
          </w:rPr>
          <w:t>using</w:t>
        </w:r>
        <w:r w:rsidR="00542BD4" w:rsidRPr="00DC65BA">
          <w:rPr>
            <w:rFonts w:ascii="Arial" w:hAnsi="Arial" w:cs="Arial"/>
            <w:lang w:val="en-US"/>
          </w:rPr>
          <w:t xml:space="preserve"> </w:t>
        </w:r>
      </w:ins>
      <w:r w:rsidR="008C4834" w:rsidRPr="00DC65BA">
        <w:rPr>
          <w:rFonts w:ascii="Arial" w:hAnsi="Arial" w:cs="Arial"/>
          <w:lang w:val="en-US"/>
        </w:rPr>
        <w:t xml:space="preserve">each donor </w:t>
      </w:r>
      <w:ins w:id="42" w:author="Benschop, Corina" w:date="2021-05-27T11:49:00Z">
        <w:r w:rsidR="00542BD4">
          <w:rPr>
            <w:rFonts w:ascii="Arial" w:hAnsi="Arial" w:cs="Arial"/>
            <w:lang w:val="en-US"/>
          </w:rPr>
          <w:t>in a mixture</w:t>
        </w:r>
      </w:ins>
      <w:ins w:id="43" w:author="Benschop, Corina" w:date="2021-05-27T11:51:00Z">
        <w:r w:rsidR="00542BD4">
          <w:rPr>
            <w:rFonts w:ascii="Arial" w:hAnsi="Arial" w:cs="Arial"/>
            <w:lang w:val="en-US"/>
          </w:rPr>
          <w:t xml:space="preserve"> as the person of interest under H1</w:t>
        </w:r>
      </w:ins>
      <w:ins w:id="44" w:author="Benschop, Corina" w:date="2021-05-27T11:49:00Z">
        <w:r w:rsidR="00542BD4">
          <w:rPr>
            <w:rFonts w:ascii="Arial" w:hAnsi="Arial" w:cs="Arial"/>
            <w:lang w:val="en-US"/>
          </w:rPr>
          <w:t xml:space="preserve">. </w:t>
        </w:r>
      </w:ins>
      <w:ins w:id="45" w:author="Benschop, Corina" w:date="2021-05-27T11:50:00Z">
        <w:r w:rsidR="00542BD4">
          <w:rPr>
            <w:rFonts w:ascii="Arial" w:hAnsi="Arial" w:cs="Arial"/>
            <w:lang w:val="en-US"/>
          </w:rPr>
          <w:t>Only mixtures for which all donors</w:t>
        </w:r>
      </w:ins>
      <w:del w:id="46" w:author="Benschop, Corina" w:date="2021-05-27T11:50:00Z">
        <w:r w:rsidR="008C4834" w:rsidRPr="00DC65BA" w:rsidDel="00542BD4">
          <w:rPr>
            <w:rFonts w:ascii="Arial" w:hAnsi="Arial" w:cs="Arial"/>
            <w:lang w:val="en-US"/>
          </w:rPr>
          <w:delText>must</w:delText>
        </w:r>
      </w:del>
      <w:r w:rsidR="008C4834" w:rsidRPr="00DC65BA">
        <w:rPr>
          <w:rFonts w:ascii="Arial" w:hAnsi="Arial" w:cs="Arial"/>
          <w:lang w:val="en-US"/>
        </w:rPr>
        <w:t xml:space="preserve"> reach</w:t>
      </w:r>
      <w:ins w:id="47" w:author="Benschop, Corina" w:date="2021-05-27T11:50:00Z">
        <w:r w:rsidR="00542BD4">
          <w:rPr>
            <w:rFonts w:ascii="Arial" w:hAnsi="Arial" w:cs="Arial"/>
            <w:lang w:val="en-US"/>
          </w:rPr>
          <w:t>ed</w:t>
        </w:r>
      </w:ins>
      <w:r w:rsidR="008C4834" w:rsidRPr="00DC65BA">
        <w:rPr>
          <w:rFonts w:ascii="Arial" w:hAnsi="Arial" w:cs="Arial"/>
          <w:lang w:val="en-US"/>
        </w:rPr>
        <w:t xml:space="preserve"> a minimum LR </w:t>
      </w:r>
      <w:ins w:id="48" w:author="Benschop, Corina" w:date="2021-05-27T11:50:00Z">
        <w:r w:rsidR="00542BD4">
          <w:rPr>
            <w:rFonts w:ascii="Arial" w:hAnsi="Arial" w:cs="Arial"/>
            <w:lang w:val="en-US"/>
          </w:rPr>
          <w:t xml:space="preserve">of </w:t>
        </w:r>
      </w:ins>
      <w:r w:rsidR="008C4834" w:rsidRPr="00DC65BA">
        <w:rPr>
          <w:rFonts w:ascii="Arial" w:hAnsi="Arial" w:cs="Arial"/>
          <w:lang w:val="en-US"/>
        </w:rPr>
        <w:t xml:space="preserve">1000 </w:t>
      </w:r>
      <w:ins w:id="49" w:author="Benschop, Corina" w:date="2021-05-27T11:51:00Z">
        <w:r w:rsidR="00542BD4">
          <w:rPr>
            <w:rFonts w:ascii="Arial" w:hAnsi="Arial" w:cs="Arial"/>
            <w:lang w:val="en-US"/>
          </w:rPr>
          <w:t>were included in the dataset</w:t>
        </w:r>
      </w:ins>
      <w:del w:id="50" w:author="Benschop, Corina" w:date="2021-05-27T11:50:00Z">
        <w:r w:rsidR="008C4834" w:rsidRPr="00DC65BA" w:rsidDel="00542BD4">
          <w:rPr>
            <w:rFonts w:ascii="Arial" w:hAnsi="Arial" w:cs="Arial"/>
            <w:lang w:val="en-US"/>
          </w:rPr>
          <w:delText>without conditioning on others</w:delText>
        </w:r>
      </w:del>
      <w:r w:rsidR="008C4834" w:rsidRPr="00DC65BA">
        <w:rPr>
          <w:rFonts w:ascii="Arial" w:hAnsi="Arial" w:cs="Arial"/>
          <w:lang w:val="en-US"/>
        </w:rPr>
        <w:t>.</w:t>
      </w:r>
      <w:ins w:id="51" w:author="Benschop, Corina" w:date="2021-05-27T11:52:00Z">
        <w:r w:rsidR="00542BD4">
          <w:rPr>
            <w:rFonts w:ascii="Arial" w:hAnsi="Arial" w:cs="Arial"/>
            <w:lang w:val="en-US"/>
          </w:rPr>
          <w:t xml:space="preserve"> LR calculations were performed using the true NOC under the propositions</w:t>
        </w:r>
      </w:ins>
      <w:ins w:id="52" w:author="Benschop, Corina" w:date="2021-05-27T11:55:00Z">
        <w:r w:rsidR="00542BD4">
          <w:rPr>
            <w:rFonts w:ascii="Arial" w:hAnsi="Arial" w:cs="Arial"/>
            <w:lang w:val="en-US"/>
          </w:rPr>
          <w:t>,</w:t>
        </w:r>
      </w:ins>
      <w:ins w:id="53" w:author="Benschop, Corina" w:date="2021-05-27T11:54:00Z">
        <w:r w:rsidR="00542BD4">
          <w:rPr>
            <w:rFonts w:ascii="Arial" w:hAnsi="Arial" w:cs="Arial"/>
            <w:lang w:val="en-US"/>
          </w:rPr>
          <w:t xml:space="preserve"> </w:t>
        </w:r>
      </w:ins>
      <w:ins w:id="54" w:author="Benschop, Corina" w:date="2021-05-27T11:53:00Z">
        <w:r w:rsidR="00542BD4">
          <w:rPr>
            <w:rFonts w:ascii="Arial" w:hAnsi="Arial" w:cs="Arial"/>
            <w:lang w:val="en-US"/>
          </w:rPr>
          <w:t>using theta correction of 0.01</w:t>
        </w:r>
      </w:ins>
      <w:ins w:id="55" w:author="Benschop, Corina" w:date="2021-05-27T11:55:00Z">
        <w:r w:rsidR="00542BD4">
          <w:rPr>
            <w:rFonts w:ascii="Arial" w:hAnsi="Arial" w:cs="Arial"/>
            <w:lang w:val="en-US"/>
          </w:rPr>
          <w:t xml:space="preserve"> and using the kit settings </w:t>
        </w:r>
        <w:r w:rsidR="00542BD4">
          <w:rPr>
            <w:rFonts w:ascii="Arial" w:hAnsi="Arial" w:cs="Arial"/>
            <w:lang w:val="en-US"/>
          </w:rPr>
          <w:t xml:space="preserve">for PPF6C </w:t>
        </w:r>
        <w:r w:rsidR="00542BD4">
          <w:rPr>
            <w:rFonts w:ascii="Arial" w:hAnsi="Arial" w:cs="Arial"/>
            <w:lang w:val="en-US"/>
          </w:rPr>
          <w:t>as implemented in DNAStatistX.</w:t>
        </w:r>
      </w:ins>
    </w:p>
    <w:p w14:paraId="6DDF3A70" w14:textId="24B8A12C" w:rsidR="00F76E86" w:rsidRPr="00DC65BA" w:rsidRDefault="00F76E86" w:rsidP="00D959C4">
      <w:pPr>
        <w:pStyle w:val="Geenafstand"/>
        <w:jc w:val="both"/>
        <w:rPr>
          <w:rFonts w:ascii="Arial" w:hAnsi="Arial" w:cs="Arial"/>
          <w:sz w:val="18"/>
          <w:szCs w:val="18"/>
          <w:lang w:val="en-US"/>
        </w:rPr>
      </w:pPr>
    </w:p>
    <w:p w14:paraId="7914E7AA" w14:textId="52CE4E19" w:rsidR="00906C00" w:rsidRPr="00DC65BA" w:rsidRDefault="00906C00" w:rsidP="0005589A">
      <w:pPr>
        <w:pStyle w:val="Geenafstand"/>
        <w:jc w:val="both"/>
        <w:rPr>
          <w:rStyle w:val="GeenafstandChar"/>
          <w:rFonts w:ascii="Arial" w:hAnsi="Arial" w:cs="Arial"/>
          <w:sz w:val="18"/>
          <w:szCs w:val="18"/>
          <w:lang w:val="en-US"/>
        </w:rPr>
      </w:pPr>
      <w:bookmarkStart w:id="56" w:name="_Ref72780666"/>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6003EC" w:rsidRPr="00DC65BA">
        <w:rPr>
          <w:rFonts w:ascii="Arial" w:hAnsi="Arial" w:cs="Arial"/>
          <w:noProof/>
          <w:sz w:val="18"/>
          <w:szCs w:val="18"/>
          <w:lang w:val="en-US"/>
        </w:rPr>
        <w:t>2</w:t>
      </w:r>
      <w:r w:rsidRPr="00DC65BA">
        <w:rPr>
          <w:rFonts w:ascii="Arial" w:hAnsi="Arial" w:cs="Arial"/>
          <w:sz w:val="18"/>
          <w:szCs w:val="18"/>
          <w:lang w:val="en-US"/>
        </w:rPr>
        <w:fldChar w:fldCharType="end"/>
      </w:r>
      <w:bookmarkEnd w:id="56"/>
      <w:r w:rsidRPr="00DC65BA">
        <w:rPr>
          <w:rFonts w:ascii="Arial" w:hAnsi="Arial" w:cs="Arial"/>
          <w:sz w:val="18"/>
          <w:szCs w:val="18"/>
          <w:lang w:val="en-US"/>
        </w:rPr>
        <w:t xml:space="preserve">: </w:t>
      </w:r>
      <w:r w:rsidR="008C4834" w:rsidRPr="00DC65BA">
        <w:rPr>
          <w:rFonts w:ascii="Arial" w:hAnsi="Arial" w:cs="Arial"/>
          <w:sz w:val="18"/>
          <w:szCs w:val="18"/>
          <w:lang w:val="en-US"/>
        </w:rPr>
        <w:t>Sampling p</w:t>
      </w:r>
      <w:r w:rsidRPr="00DC65BA">
        <w:rPr>
          <w:rFonts w:ascii="Arial" w:hAnsi="Arial" w:cs="Arial"/>
          <w:sz w:val="18"/>
          <w:szCs w:val="18"/>
          <w:lang w:val="en-US"/>
        </w:rPr>
        <w:t xml:space="preserve">arameters </w:t>
      </w:r>
      <w:del w:id="57" w:author="Benschop, Corina" w:date="2021-05-27T11:43:00Z">
        <w:r w:rsidRPr="00DC65BA" w:rsidDel="001345AC">
          <w:rPr>
            <w:rFonts w:ascii="Arial" w:hAnsi="Arial" w:cs="Arial"/>
            <w:sz w:val="18"/>
            <w:szCs w:val="18"/>
            <w:lang w:val="en-US"/>
          </w:rPr>
          <w:delText xml:space="preserve">5000 </w:delText>
        </w:r>
      </w:del>
      <w:del w:id="58" w:author="Benschop, Corina" w:date="2021-05-27T11:41:00Z">
        <w:r w:rsidRPr="00DC65BA" w:rsidDel="001345AC">
          <w:rPr>
            <w:rFonts w:ascii="Arial" w:hAnsi="Arial" w:cs="Arial"/>
            <w:sz w:val="18"/>
            <w:szCs w:val="18"/>
            <w:lang w:val="en-US"/>
          </w:rPr>
          <w:delText xml:space="preserve">new </w:delText>
        </w:r>
      </w:del>
      <w:del w:id="59" w:author="Benschop, Corina" w:date="2021-05-27T11:43:00Z">
        <w:r w:rsidRPr="00DC65BA" w:rsidDel="001345AC">
          <w:rPr>
            <w:rFonts w:ascii="Arial" w:hAnsi="Arial" w:cs="Arial"/>
            <w:sz w:val="18"/>
            <w:szCs w:val="18"/>
            <w:lang w:val="en-US"/>
          </w:rPr>
          <w:delText>mixture profiles</w:delText>
        </w:r>
      </w:del>
      <w:ins w:id="60" w:author="Benschop, Corina" w:date="2021-05-27T11:42:00Z">
        <w:r w:rsidR="001345AC">
          <w:rPr>
            <w:rFonts w:ascii="Arial" w:hAnsi="Arial" w:cs="Arial"/>
            <w:sz w:val="18"/>
            <w:szCs w:val="18"/>
            <w:lang w:val="en-US"/>
          </w:rPr>
          <w:t xml:space="preserve">as used in </w:t>
        </w:r>
      </w:ins>
      <w:ins w:id="61" w:author="Benschop, Corina" w:date="2021-05-27T11:43:00Z">
        <w:r w:rsidR="001345AC">
          <w:rPr>
            <w:rFonts w:ascii="Arial" w:hAnsi="Arial" w:cs="Arial"/>
            <w:sz w:val="18"/>
            <w:szCs w:val="18"/>
            <w:lang w:val="en-US"/>
          </w:rPr>
          <w:t>the</w:t>
        </w:r>
      </w:ins>
      <w:ins w:id="62" w:author="Benschop, Corina" w:date="2021-05-27T11:42:00Z">
        <w:r w:rsidR="001345AC">
          <w:rPr>
            <w:rFonts w:ascii="Arial" w:hAnsi="Arial" w:cs="Arial"/>
            <w:sz w:val="18"/>
            <w:szCs w:val="18"/>
            <w:lang w:val="en-US"/>
          </w:rPr>
          <w:t xml:space="preserve"> development version of</w:t>
        </w:r>
      </w:ins>
      <w:del w:id="63" w:author="Benschop, Corina" w:date="2021-05-27T11:42:00Z">
        <w:r w:rsidRPr="00DC65BA" w:rsidDel="001345AC">
          <w:rPr>
            <w:rFonts w:ascii="Arial" w:hAnsi="Arial" w:cs="Arial"/>
            <w:sz w:val="18"/>
            <w:szCs w:val="18"/>
            <w:lang w:val="en-US"/>
          </w:rPr>
          <w:delText>, using</w:delText>
        </w:r>
      </w:del>
      <w:r w:rsidRPr="00DC65BA">
        <w:rPr>
          <w:rFonts w:ascii="Arial" w:hAnsi="Arial" w:cs="Arial"/>
          <w:sz w:val="18"/>
          <w:szCs w:val="18"/>
          <w:lang w:val="en-US"/>
        </w:rPr>
        <w:t xml:space="preserve"> DNAStatistX</w:t>
      </w:r>
      <w:ins w:id="64" w:author="Benschop, Corina" w:date="2021-05-27T11:43:00Z">
        <w:r w:rsidR="001345AC">
          <w:rPr>
            <w:rFonts w:ascii="Arial" w:hAnsi="Arial" w:cs="Arial"/>
            <w:sz w:val="18"/>
            <w:szCs w:val="18"/>
            <w:lang w:val="en-US"/>
          </w:rPr>
          <w:t xml:space="preserve"> </w:t>
        </w:r>
        <w:r w:rsidR="001345AC">
          <w:rPr>
            <w:rFonts w:ascii="Arial" w:hAnsi="Arial" w:cs="Arial"/>
            <w:sz w:val="18"/>
            <w:szCs w:val="18"/>
            <w:lang w:val="en-US"/>
          </w:rPr>
          <w:t xml:space="preserve">for </w:t>
        </w:r>
        <w:r w:rsidR="001345AC">
          <w:rPr>
            <w:rFonts w:ascii="Arial" w:hAnsi="Arial" w:cs="Arial"/>
            <w:sz w:val="18"/>
            <w:szCs w:val="18"/>
            <w:lang w:val="en-US"/>
          </w:rPr>
          <w:t xml:space="preserve">simulation of the </w:t>
        </w:r>
        <w:r w:rsidR="001345AC" w:rsidRPr="00DC65BA">
          <w:rPr>
            <w:rFonts w:ascii="Arial" w:hAnsi="Arial" w:cs="Arial"/>
            <w:sz w:val="18"/>
            <w:szCs w:val="18"/>
            <w:lang w:val="en-US"/>
          </w:rPr>
          <w:t>5000 mixture profiles</w:t>
        </w:r>
      </w:ins>
      <w:del w:id="65" w:author="Benschop, Corina" w:date="2021-05-27T11:42:00Z">
        <w:r w:rsidRPr="00DC65BA" w:rsidDel="001345AC">
          <w:rPr>
            <w:rFonts w:ascii="Arial" w:hAnsi="Arial" w:cs="Arial"/>
            <w:sz w:val="18"/>
            <w:szCs w:val="18"/>
            <w:lang w:val="en-US"/>
          </w:rPr>
          <w:delText xml:space="preserve"> </w:delText>
        </w:r>
      </w:del>
      <w:del w:id="66" w:author="Benschop, Corina" w:date="2021-05-27T11:41:00Z">
        <w:r w:rsidRPr="00DC65BA" w:rsidDel="001345AC">
          <w:rPr>
            <w:rFonts w:ascii="Arial" w:hAnsi="Arial" w:cs="Arial"/>
            <w:sz w:val="18"/>
            <w:szCs w:val="18"/>
            <w:lang w:val="en-US"/>
          </w:rPr>
          <w:delText xml:space="preserve">and </w:delText>
        </w:r>
        <w:r w:rsidRPr="00DC65BA" w:rsidDel="001345AC">
          <w:rPr>
            <w:rStyle w:val="GeenafstandChar"/>
            <w:rFonts w:ascii="Arial" w:hAnsi="Arial" w:cs="Arial"/>
            <w:sz w:val="18"/>
            <w:szCs w:val="18"/>
            <w:lang w:val="en-US"/>
          </w:rPr>
          <w:delText>EuroForMix</w:delText>
        </w:r>
      </w:del>
      <w:r w:rsidRPr="00DC65BA">
        <w:rPr>
          <w:rStyle w:val="GeenafstandChar"/>
          <w:rFonts w:ascii="Arial" w:hAnsi="Arial" w:cs="Arial"/>
          <w:sz w:val="18"/>
          <w:szCs w:val="18"/>
          <w:lang w:val="en-US"/>
        </w:rPr>
        <w:t xml:space="preserve">. </w:t>
      </w:r>
    </w:p>
    <w:tbl>
      <w:tblPr>
        <w:tblStyle w:val="Tabelraster"/>
        <w:tblW w:w="893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65"/>
        <w:gridCol w:w="4466"/>
      </w:tblGrid>
      <w:tr w:rsidR="00D936D5" w:rsidRPr="00DC65BA" w14:paraId="1446F748"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tcPr>
          <w:p w14:paraId="62C460A8" w14:textId="63A2B33C" w:rsidR="00D936D5" w:rsidRPr="00DC65BA" w:rsidRDefault="00D936D5" w:rsidP="00382CF9">
            <w:pPr>
              <w:pStyle w:val="Geenafstand"/>
              <w:spacing w:line="276" w:lineRule="auto"/>
              <w:ind w:firstLine="0"/>
              <w:jc w:val="left"/>
              <w:rPr>
                <w:rFonts w:ascii="Arial" w:hAnsi="Arial" w:cs="Arial"/>
                <w:b/>
                <w:lang w:val="en-US"/>
              </w:rPr>
            </w:pPr>
            <w:r w:rsidRPr="00DC65BA">
              <w:rPr>
                <w:rFonts w:ascii="Arial" w:hAnsi="Arial" w:cs="Arial"/>
                <w:b/>
                <w:lang w:val="en-US"/>
              </w:rPr>
              <w:lastRenderedPageBreak/>
              <w:t xml:space="preserve">Parameter </w:t>
            </w:r>
          </w:p>
        </w:tc>
        <w:tc>
          <w:tcPr>
            <w:tcW w:w="4466" w:type="dxa"/>
            <w:tcBorders>
              <w:top w:val="single" w:sz="4" w:space="0" w:color="auto"/>
              <w:left w:val="single" w:sz="4" w:space="0" w:color="auto"/>
              <w:bottom w:val="single" w:sz="4" w:space="0" w:color="auto"/>
              <w:right w:val="single" w:sz="4" w:space="0" w:color="auto"/>
            </w:tcBorders>
            <w:vAlign w:val="center"/>
          </w:tcPr>
          <w:p w14:paraId="448743F5" w14:textId="545E0D87" w:rsidR="00D936D5" w:rsidRPr="00DC65BA" w:rsidRDefault="00D936D5" w:rsidP="00382CF9">
            <w:pPr>
              <w:pStyle w:val="Geenafstand"/>
              <w:spacing w:line="276" w:lineRule="auto"/>
              <w:ind w:firstLine="0"/>
              <w:jc w:val="left"/>
              <w:rPr>
                <w:rFonts w:ascii="Arial" w:hAnsi="Arial" w:cs="Arial"/>
                <w:b/>
                <w:lang w:val="en-US"/>
              </w:rPr>
            </w:pPr>
            <w:r w:rsidRPr="00DC65BA">
              <w:rPr>
                <w:rFonts w:ascii="Arial" w:hAnsi="Arial" w:cs="Arial"/>
                <w:b/>
                <w:lang w:val="en-US"/>
              </w:rPr>
              <w:t>Value</w:t>
            </w:r>
          </w:p>
        </w:tc>
      </w:tr>
      <w:tr w:rsidR="00D936D5" w:rsidRPr="00DC65BA" w14:paraId="66164AF6"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097C42F3" w14:textId="213F4E37" w:rsidR="00D936D5" w:rsidRPr="00DC65BA" w:rsidRDefault="00D936D5" w:rsidP="00382CF9">
            <w:pPr>
              <w:pStyle w:val="Geenafstand"/>
              <w:spacing w:line="276" w:lineRule="auto"/>
              <w:ind w:firstLine="0"/>
              <w:jc w:val="left"/>
              <w:rPr>
                <w:rFonts w:ascii="Arial" w:hAnsi="Arial" w:cs="Arial"/>
                <w:lang w:val="en-US"/>
              </w:rPr>
            </w:pPr>
            <w:r w:rsidRPr="00DC65BA">
              <w:rPr>
                <w:rFonts w:ascii="Arial" w:hAnsi="Arial" w:cs="Arial"/>
                <w:lang w:val="en-US"/>
              </w:rPr>
              <w:t xml:space="preserve">Drop-in </w:t>
            </w:r>
            <w:proofErr w:type="spellStart"/>
            <w:r w:rsidRPr="00DC65BA">
              <w:rPr>
                <w:rFonts w:ascii="Arial" w:hAnsi="Arial" w:cs="Arial"/>
                <w:lang w:val="en-US"/>
              </w:rPr>
              <w:t>prC</w:t>
            </w:r>
            <w:proofErr w:type="spellEnd"/>
          </w:p>
        </w:tc>
        <w:tc>
          <w:tcPr>
            <w:tcW w:w="4466" w:type="dxa"/>
            <w:tcBorders>
              <w:top w:val="single" w:sz="4" w:space="0" w:color="auto"/>
              <w:left w:val="single" w:sz="4" w:space="0" w:color="auto"/>
              <w:bottom w:val="single" w:sz="4" w:space="0" w:color="auto"/>
              <w:right w:val="single" w:sz="4" w:space="0" w:color="auto"/>
            </w:tcBorders>
            <w:vAlign w:val="center"/>
          </w:tcPr>
          <w:p w14:paraId="31ECD78F" w14:textId="2D643EAD" w:rsidR="00D936D5" w:rsidRPr="00DC65BA" w:rsidRDefault="00720D0C" w:rsidP="00382CF9">
            <w:pPr>
              <w:pStyle w:val="Geenafstand"/>
              <w:spacing w:line="276" w:lineRule="auto"/>
              <w:ind w:firstLine="0"/>
              <w:jc w:val="left"/>
              <w:rPr>
                <w:rFonts w:ascii="Arial" w:hAnsi="Arial" w:cs="Arial"/>
                <w:lang w:val="en-US"/>
              </w:rPr>
            </w:pPr>
            <w:r w:rsidRPr="00DC65BA">
              <w:rPr>
                <w:rFonts w:ascii="Arial" w:hAnsi="Arial" w:cs="Arial"/>
                <w:lang w:val="en-US"/>
              </w:rPr>
              <w:t>0.05</w:t>
            </w:r>
          </w:p>
        </w:tc>
      </w:tr>
      <w:tr w:rsidR="00720D0C" w:rsidRPr="00DC65BA" w14:paraId="3082BF7C"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2839FB1F" w14:textId="7C1A4275" w:rsidR="00720D0C" w:rsidRPr="00DC65BA" w:rsidRDefault="00720D0C" w:rsidP="00720D0C">
            <w:pPr>
              <w:pStyle w:val="Geenafstand"/>
              <w:spacing w:line="276" w:lineRule="auto"/>
              <w:ind w:firstLine="0"/>
              <w:rPr>
                <w:rFonts w:ascii="Arial" w:hAnsi="Arial" w:cs="Arial"/>
                <w:lang w:val="en-US"/>
              </w:rPr>
            </w:pPr>
            <w:r w:rsidRPr="00DC65BA">
              <w:rPr>
                <w:rFonts w:ascii="Arial" w:hAnsi="Arial" w:cs="Arial"/>
                <w:lang w:val="en-US"/>
              </w:rPr>
              <w:t>Drop-in lambda</w:t>
            </w:r>
          </w:p>
        </w:tc>
        <w:tc>
          <w:tcPr>
            <w:tcW w:w="4466" w:type="dxa"/>
            <w:tcBorders>
              <w:top w:val="single" w:sz="4" w:space="0" w:color="auto"/>
              <w:left w:val="single" w:sz="4" w:space="0" w:color="auto"/>
              <w:bottom w:val="single" w:sz="4" w:space="0" w:color="auto"/>
              <w:right w:val="single" w:sz="4" w:space="0" w:color="auto"/>
            </w:tcBorders>
            <w:vAlign w:val="center"/>
          </w:tcPr>
          <w:p w14:paraId="5363A376" w14:textId="3F8689E5" w:rsidR="00720D0C" w:rsidRPr="00DC65BA" w:rsidRDefault="00720D0C" w:rsidP="00720D0C">
            <w:pPr>
              <w:pStyle w:val="Geenafstand"/>
              <w:spacing w:line="276" w:lineRule="auto"/>
              <w:ind w:firstLine="0"/>
              <w:rPr>
                <w:rFonts w:ascii="Arial" w:hAnsi="Arial" w:cs="Arial"/>
                <w:lang w:val="en-US"/>
              </w:rPr>
            </w:pPr>
            <w:r w:rsidRPr="00DC65BA">
              <w:rPr>
                <w:rFonts w:ascii="Arial" w:hAnsi="Arial" w:cs="Arial"/>
                <w:lang w:val="en-US"/>
              </w:rPr>
              <w:t>0.01</w:t>
            </w:r>
          </w:p>
        </w:tc>
      </w:tr>
      <w:tr w:rsidR="00D936D5" w:rsidRPr="00DC65BA" w14:paraId="03DBEF2D"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1D05F75D" w14:textId="4F0CC57A" w:rsidR="00D936D5" w:rsidRPr="00DC65BA" w:rsidRDefault="00D936D5" w:rsidP="00382CF9">
            <w:pPr>
              <w:pStyle w:val="Geenafstand"/>
              <w:spacing w:line="276" w:lineRule="auto"/>
              <w:ind w:firstLine="0"/>
              <w:jc w:val="left"/>
              <w:rPr>
                <w:rFonts w:ascii="Arial" w:hAnsi="Arial" w:cs="Arial"/>
                <w:lang w:val="en-US"/>
              </w:rPr>
            </w:pPr>
            <w:r w:rsidRPr="00DC65BA">
              <w:rPr>
                <w:rFonts w:ascii="Arial" w:hAnsi="Arial" w:cs="Arial"/>
                <w:lang w:val="en-US"/>
              </w:rPr>
              <w:t>Average peak heights</w:t>
            </w:r>
          </w:p>
        </w:tc>
        <w:tc>
          <w:tcPr>
            <w:tcW w:w="4466" w:type="dxa"/>
            <w:tcBorders>
              <w:top w:val="single" w:sz="4" w:space="0" w:color="auto"/>
              <w:left w:val="single" w:sz="4" w:space="0" w:color="auto"/>
              <w:bottom w:val="single" w:sz="4" w:space="0" w:color="auto"/>
              <w:right w:val="single" w:sz="4" w:space="0" w:color="auto"/>
            </w:tcBorders>
            <w:vAlign w:val="center"/>
          </w:tcPr>
          <w:p w14:paraId="63926FE7" w14:textId="7DFF5470" w:rsidR="00D936D5" w:rsidRPr="00DC65BA" w:rsidRDefault="00F76E86" w:rsidP="00382CF9">
            <w:pPr>
              <w:pStyle w:val="Geenafstand"/>
              <w:spacing w:line="276" w:lineRule="auto"/>
              <w:ind w:firstLine="0"/>
              <w:jc w:val="left"/>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(100, 20000)</w:t>
            </w:r>
          </w:p>
        </w:tc>
      </w:tr>
      <w:tr w:rsidR="00F76E86" w:rsidRPr="00DC65BA" w14:paraId="5CBC2723"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0C83000F" w14:textId="395C91D1" w:rsidR="00F76E86" w:rsidRPr="00DC65BA" w:rsidRDefault="00F76E86" w:rsidP="00F76E86">
            <w:pPr>
              <w:pStyle w:val="Geenafstand"/>
              <w:spacing w:line="276" w:lineRule="auto"/>
              <w:ind w:firstLine="0"/>
              <w:jc w:val="left"/>
              <w:rPr>
                <w:rFonts w:ascii="Arial" w:hAnsi="Arial" w:cs="Arial"/>
                <w:lang w:val="en-US"/>
              </w:rPr>
            </w:pPr>
            <w:r w:rsidRPr="00DC65BA">
              <w:rPr>
                <w:rFonts w:ascii="Arial" w:hAnsi="Arial" w:cs="Arial"/>
                <w:lang w:val="en-US"/>
              </w:rPr>
              <w:t>Variation coefficient peak heights</w:t>
            </w:r>
          </w:p>
        </w:tc>
        <w:tc>
          <w:tcPr>
            <w:tcW w:w="4466" w:type="dxa"/>
            <w:tcBorders>
              <w:top w:val="single" w:sz="4" w:space="0" w:color="auto"/>
              <w:left w:val="single" w:sz="4" w:space="0" w:color="auto"/>
              <w:bottom w:val="single" w:sz="4" w:space="0" w:color="auto"/>
              <w:right w:val="single" w:sz="4" w:space="0" w:color="auto"/>
            </w:tcBorders>
            <w:vAlign w:val="center"/>
          </w:tcPr>
          <w:p w14:paraId="33F1C26A" w14:textId="17B8868F" w:rsidR="00F76E86" w:rsidRPr="00DC65BA" w:rsidRDefault="00F76E86" w:rsidP="00F76E86">
            <w:pPr>
              <w:pStyle w:val="Geenafstand"/>
              <w:spacing w:line="276" w:lineRule="auto"/>
              <w:ind w:firstLine="0"/>
              <w:jc w:val="left"/>
              <w:rPr>
                <w:rFonts w:ascii="Arial" w:hAnsi="Arial" w:cs="Arial"/>
                <w:lang w:val="en-US"/>
              </w:rPr>
            </w:pPr>
            <m:oMath>
              <m:r>
                <w:rPr>
                  <w:rFonts w:ascii="Cambria Math" w:hAnsi="Cambria Math" w:cs="Arial"/>
                  <w:lang w:val="en-US"/>
                </w:rPr>
                <m:t>U</m:t>
              </m:r>
            </m:oMath>
            <w:r w:rsidRPr="00DC65BA">
              <w:rPr>
                <w:rFonts w:ascii="Arial" w:eastAsiaTheme="minorEastAsia" w:hAnsi="Arial" w:cs="Arial"/>
                <w:iCs/>
                <w:lang w:val="en-US"/>
              </w:rPr>
              <w:t>(0.1, 1.0)</w:t>
            </w:r>
          </w:p>
        </w:tc>
      </w:tr>
      <w:tr w:rsidR="00F76E86" w:rsidRPr="00DC65BA" w14:paraId="5ECFEBA9"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30C8ED4B" w14:textId="75BC15CA" w:rsidR="00F76E86" w:rsidRPr="00DC65BA" w:rsidRDefault="00F76E86" w:rsidP="00F76E86">
            <w:pPr>
              <w:pStyle w:val="Geenafstand"/>
              <w:spacing w:line="276" w:lineRule="auto"/>
              <w:ind w:firstLine="0"/>
              <w:rPr>
                <w:rFonts w:ascii="Arial" w:hAnsi="Arial" w:cs="Arial"/>
                <w:lang w:val="en-US"/>
              </w:rPr>
            </w:pPr>
            <w:r w:rsidRPr="00DC65BA">
              <w:rPr>
                <w:rFonts w:ascii="Arial" w:hAnsi="Arial" w:cs="Arial"/>
                <w:lang w:val="en-US"/>
              </w:rPr>
              <w:t>Degradation</w:t>
            </w:r>
          </w:p>
        </w:tc>
        <w:tc>
          <w:tcPr>
            <w:tcW w:w="4466" w:type="dxa"/>
            <w:tcBorders>
              <w:top w:val="single" w:sz="4" w:space="0" w:color="auto"/>
              <w:left w:val="single" w:sz="4" w:space="0" w:color="auto"/>
              <w:bottom w:val="single" w:sz="4" w:space="0" w:color="auto"/>
              <w:right w:val="single" w:sz="4" w:space="0" w:color="auto"/>
            </w:tcBorders>
            <w:vAlign w:val="center"/>
          </w:tcPr>
          <w:p w14:paraId="797D8122" w14:textId="2212235A" w:rsidR="00F76E86" w:rsidRPr="00DC65BA" w:rsidRDefault="00F76E86" w:rsidP="00F76E86">
            <w:pPr>
              <w:pStyle w:val="Geenafstand"/>
              <w:spacing w:line="276" w:lineRule="auto"/>
              <w:ind w:firstLine="0"/>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 xml:space="preserve">(0.4, 1.1) </w:t>
            </w:r>
          </w:p>
        </w:tc>
      </w:tr>
    </w:tbl>
    <w:p w14:paraId="483BF337" w14:textId="5A5CD739" w:rsidR="00D936D5" w:rsidRPr="00DC65BA" w:rsidRDefault="00D936D5" w:rsidP="00FD22C3">
      <w:pPr>
        <w:pStyle w:val="Geenafstand"/>
        <w:jc w:val="both"/>
        <w:rPr>
          <w:rFonts w:ascii="Arial" w:hAnsi="Arial" w:cs="Arial"/>
          <w:lang w:val="en-US"/>
        </w:rPr>
      </w:pPr>
    </w:p>
    <w:p w14:paraId="36B98863" w14:textId="6332C9B1" w:rsidR="00FD22C3" w:rsidRPr="00DC65BA" w:rsidRDefault="00FD22C3" w:rsidP="00FD22C3">
      <w:pPr>
        <w:pStyle w:val="Geenafstand"/>
        <w:jc w:val="both"/>
        <w:rPr>
          <w:rFonts w:ascii="Arial" w:hAnsi="Arial" w:cs="Arial"/>
          <w:lang w:val="en-US"/>
        </w:rPr>
      </w:pPr>
      <w:r w:rsidRPr="00DC65BA">
        <w:rPr>
          <w:rFonts w:ascii="Arial" w:hAnsi="Arial" w:cs="Arial"/>
          <w:lang w:val="en-US"/>
        </w:rPr>
        <w:t>The following section shows a comparative data analysis of the original dataset and the sampled dataset.</w:t>
      </w:r>
    </w:p>
    <w:p w14:paraId="151D6B85" w14:textId="77777777" w:rsidR="00FD22C3" w:rsidRPr="00DC65BA" w:rsidRDefault="00FD22C3" w:rsidP="00FD22C3">
      <w:pPr>
        <w:pStyle w:val="Geenafstand"/>
        <w:jc w:val="both"/>
        <w:rPr>
          <w:rFonts w:ascii="Arial" w:hAnsi="Arial" w:cs="Arial"/>
          <w:lang w:val="en-US"/>
        </w:rPr>
      </w:pPr>
    </w:p>
    <w:p w14:paraId="06CB344A" w14:textId="53F131FE" w:rsidR="00EE5296" w:rsidRPr="00DC65BA" w:rsidRDefault="00EE5296" w:rsidP="006D597E">
      <w:pPr>
        <w:pStyle w:val="Geenafstand"/>
        <w:jc w:val="both"/>
        <w:rPr>
          <w:rFonts w:ascii="Arial" w:hAnsi="Arial" w:cs="Arial"/>
          <w:lang w:val="en-US"/>
        </w:rPr>
      </w:pPr>
      <w:r w:rsidRPr="00DC65BA">
        <w:rPr>
          <w:rFonts w:ascii="Arial" w:hAnsi="Arial" w:cs="Arial"/>
          <w:lang w:val="en-US"/>
        </w:rPr>
        <w:t xml:space="preserve">By fitting LDA on the </w:t>
      </w:r>
      <w:r w:rsidR="003825FD" w:rsidRPr="00DC65BA">
        <w:rPr>
          <w:rFonts w:ascii="Arial" w:hAnsi="Arial" w:cs="Arial"/>
          <w:lang w:val="en-US"/>
        </w:rPr>
        <w:t xml:space="preserve">original </w:t>
      </w:r>
      <w:r w:rsidRPr="00DC65BA">
        <w:rPr>
          <w:rFonts w:ascii="Arial" w:hAnsi="Arial" w:cs="Arial"/>
          <w:lang w:val="en-US"/>
        </w:rPr>
        <w:t>dataset of 590 samples (from here on referred to as “59</w:t>
      </w:r>
      <w:r w:rsidR="0045438A" w:rsidRPr="00DC65BA">
        <w:rPr>
          <w:rFonts w:ascii="Arial" w:hAnsi="Arial" w:cs="Arial"/>
          <w:lang w:val="en-US"/>
        </w:rPr>
        <w:t>0-dataset</w:t>
      </w:r>
      <w:r w:rsidRPr="00DC65BA">
        <w:rPr>
          <w:rFonts w:ascii="Arial" w:hAnsi="Arial" w:cs="Arial"/>
          <w:lang w:val="en-US"/>
        </w:rPr>
        <w:t>”) and applying it to the dataset of the 5000 samples instances (from here on referred to as “500</w:t>
      </w:r>
      <w:r w:rsidR="0045438A" w:rsidRPr="00DC65BA">
        <w:rPr>
          <w:rFonts w:ascii="Arial" w:hAnsi="Arial" w:cs="Arial"/>
          <w:lang w:val="en-US"/>
        </w:rPr>
        <w:t>0-dataset</w:t>
      </w:r>
      <w:r w:rsidRPr="00DC65BA">
        <w:rPr>
          <w:rFonts w:ascii="Arial" w:hAnsi="Arial" w:cs="Arial"/>
          <w:lang w:val="en-US"/>
        </w:rPr>
        <w:t>”) as shown in</w:t>
      </w:r>
      <w:r w:rsidR="0040015D" w:rsidRPr="00DC65BA">
        <w:rPr>
          <w:rFonts w:ascii="Arial" w:hAnsi="Arial" w:cs="Arial"/>
          <w:lang w:val="en-US"/>
        </w:rPr>
        <w:t xml:space="preserve"> </w:t>
      </w:r>
      <w:r w:rsidR="0040015D" w:rsidRPr="00DC65BA">
        <w:rPr>
          <w:rFonts w:ascii="Arial" w:hAnsi="Arial" w:cs="Arial"/>
          <w:lang w:val="en-US"/>
        </w:rPr>
        <w:fldChar w:fldCharType="begin"/>
      </w:r>
      <w:r w:rsidR="0040015D" w:rsidRPr="00DC65BA">
        <w:rPr>
          <w:rFonts w:ascii="Arial" w:hAnsi="Arial" w:cs="Arial"/>
          <w:lang w:val="en-US"/>
        </w:rPr>
        <w:instrText xml:space="preserve"> REF _Ref72781902 \h  \* MERGEFORMAT </w:instrText>
      </w:r>
      <w:r w:rsidR="0040015D" w:rsidRPr="00DC65BA">
        <w:rPr>
          <w:rFonts w:ascii="Arial" w:hAnsi="Arial" w:cs="Arial"/>
          <w:lang w:val="en-US"/>
        </w:rPr>
      </w:r>
      <w:r w:rsidR="0040015D" w:rsidRPr="00DC65BA">
        <w:rPr>
          <w:rFonts w:ascii="Arial" w:hAnsi="Arial" w:cs="Arial"/>
          <w:lang w:val="en-US"/>
        </w:rPr>
        <w:fldChar w:fldCharType="separate"/>
      </w:r>
      <w:r w:rsidR="0040015D" w:rsidRPr="00DC65BA">
        <w:rPr>
          <w:rFonts w:ascii="Arial" w:hAnsi="Arial" w:cs="Arial"/>
          <w:lang w:val="en-US"/>
        </w:rPr>
        <w:t xml:space="preserve">Supplementary Figure </w:t>
      </w:r>
      <w:r w:rsidR="0040015D" w:rsidRPr="00DC65BA">
        <w:rPr>
          <w:rFonts w:ascii="Arial" w:hAnsi="Arial" w:cs="Arial"/>
          <w:noProof/>
          <w:lang w:val="en-US"/>
        </w:rPr>
        <w:t>1</w:t>
      </w:r>
      <w:r w:rsidR="0040015D" w:rsidRPr="00DC65BA">
        <w:rPr>
          <w:rFonts w:ascii="Arial" w:hAnsi="Arial" w:cs="Arial"/>
          <w:lang w:val="en-US"/>
        </w:rPr>
        <w:fldChar w:fldCharType="end"/>
      </w:r>
      <w:r w:rsidR="00FD22C3" w:rsidRPr="00DC65BA">
        <w:rPr>
          <w:rFonts w:ascii="Arial" w:hAnsi="Arial" w:cs="Arial"/>
          <w:lang w:val="en-US"/>
        </w:rPr>
        <w:t xml:space="preserve">, </w:t>
      </w:r>
      <w:r w:rsidRPr="00DC65BA">
        <w:rPr>
          <w:rFonts w:ascii="Arial" w:hAnsi="Arial" w:cs="Arial"/>
          <w:lang w:val="en-US"/>
        </w:rPr>
        <w:t>it appears that the 59</w:t>
      </w:r>
      <w:r w:rsidR="0045438A" w:rsidRPr="00DC65BA">
        <w:rPr>
          <w:rFonts w:ascii="Arial" w:hAnsi="Arial" w:cs="Arial"/>
          <w:lang w:val="en-US"/>
        </w:rPr>
        <w:t>0-dataset</w:t>
      </w:r>
      <w:r w:rsidRPr="00DC65BA">
        <w:rPr>
          <w:rFonts w:ascii="Arial" w:hAnsi="Arial" w:cs="Arial"/>
          <w:lang w:val="en-US"/>
        </w:rPr>
        <w:t xml:space="preserve"> captures a lot of the variance that is also present in the 5000</w:t>
      </w:r>
      <w:r w:rsidR="0045438A" w:rsidRPr="00DC65BA">
        <w:rPr>
          <w:rFonts w:ascii="Arial" w:hAnsi="Arial" w:cs="Arial"/>
          <w:lang w:val="en-US"/>
        </w:rPr>
        <w:t>-</w:t>
      </w:r>
      <w:r w:rsidRPr="00DC65BA">
        <w:rPr>
          <w:rFonts w:ascii="Arial" w:hAnsi="Arial" w:cs="Arial"/>
          <w:lang w:val="en-US"/>
        </w:rPr>
        <w:t>dataset. The spread of the 5000 samples is quite broad over the two LDA dimensions. However, looking at</w:t>
      </w:r>
      <w:r w:rsidR="0040015D" w:rsidRPr="00DC65BA">
        <w:rPr>
          <w:rFonts w:ascii="Arial" w:hAnsi="Arial" w:cs="Arial"/>
          <w:lang w:val="en-US"/>
        </w:rPr>
        <w:t xml:space="preserve"> </w:t>
      </w:r>
      <w:r w:rsidR="0040015D" w:rsidRPr="00DC65BA">
        <w:rPr>
          <w:rFonts w:ascii="Arial" w:hAnsi="Arial" w:cs="Arial"/>
          <w:lang w:val="en-US"/>
        </w:rPr>
        <w:fldChar w:fldCharType="begin"/>
      </w:r>
      <w:r w:rsidR="0040015D" w:rsidRPr="00DC65BA">
        <w:rPr>
          <w:rFonts w:ascii="Arial" w:hAnsi="Arial" w:cs="Arial"/>
          <w:lang w:val="en-US"/>
        </w:rPr>
        <w:instrText xml:space="preserve"> REF _Ref72781871 \h  \* MERGEFORMAT </w:instrText>
      </w:r>
      <w:r w:rsidR="0040015D" w:rsidRPr="00DC65BA">
        <w:rPr>
          <w:rFonts w:ascii="Arial" w:hAnsi="Arial" w:cs="Arial"/>
          <w:lang w:val="en-US"/>
        </w:rPr>
      </w:r>
      <w:r w:rsidR="0040015D" w:rsidRPr="00DC65BA">
        <w:rPr>
          <w:rFonts w:ascii="Arial" w:hAnsi="Arial" w:cs="Arial"/>
          <w:lang w:val="en-US"/>
        </w:rPr>
        <w:fldChar w:fldCharType="separate"/>
      </w:r>
      <w:r w:rsidR="0040015D" w:rsidRPr="00DC65BA">
        <w:rPr>
          <w:rFonts w:ascii="Arial" w:hAnsi="Arial" w:cs="Arial"/>
          <w:lang w:val="en-US"/>
        </w:rPr>
        <w:t xml:space="preserve">Supplementary Figure </w:t>
      </w:r>
      <w:r w:rsidR="0040015D" w:rsidRPr="00DC65BA">
        <w:rPr>
          <w:rFonts w:ascii="Arial" w:hAnsi="Arial" w:cs="Arial"/>
          <w:noProof/>
          <w:lang w:val="en-US"/>
        </w:rPr>
        <w:t>2</w:t>
      </w:r>
      <w:r w:rsidR="0040015D" w:rsidRPr="00DC65BA">
        <w:rPr>
          <w:rFonts w:ascii="Arial" w:hAnsi="Arial" w:cs="Arial"/>
          <w:lang w:val="en-US"/>
        </w:rPr>
        <w:fldChar w:fldCharType="end"/>
      </w:r>
      <w:r w:rsidRPr="00DC65BA">
        <w:rPr>
          <w:rFonts w:ascii="Arial" w:hAnsi="Arial" w:cs="Arial"/>
          <w:lang w:val="en-US"/>
        </w:rPr>
        <w:t>, it seems that by fitting LDA on the 500</w:t>
      </w:r>
      <w:r w:rsidR="0045438A" w:rsidRPr="00DC65BA">
        <w:rPr>
          <w:rFonts w:ascii="Arial" w:hAnsi="Arial" w:cs="Arial"/>
          <w:lang w:val="en-US"/>
        </w:rPr>
        <w:t>0-dataset</w:t>
      </w:r>
      <w:r w:rsidRPr="00DC65BA">
        <w:rPr>
          <w:rFonts w:ascii="Arial" w:hAnsi="Arial" w:cs="Arial"/>
          <w:lang w:val="en-US"/>
        </w:rPr>
        <w:t>, only LDA 1 captures a good spread of the 59</w:t>
      </w:r>
      <w:r w:rsidR="0045438A" w:rsidRPr="00DC65BA">
        <w:rPr>
          <w:rFonts w:ascii="Arial" w:hAnsi="Arial" w:cs="Arial"/>
          <w:lang w:val="en-US"/>
        </w:rPr>
        <w:t>0-dataset</w:t>
      </w:r>
      <w:r w:rsidRPr="00DC65BA">
        <w:rPr>
          <w:rFonts w:ascii="Arial" w:hAnsi="Arial" w:cs="Arial"/>
          <w:lang w:val="en-US"/>
        </w:rPr>
        <w:t>. LDA 2 does not contain much differential information for the 59</w:t>
      </w:r>
      <w:r w:rsidR="0045438A" w:rsidRPr="00DC65BA">
        <w:rPr>
          <w:rFonts w:ascii="Arial" w:hAnsi="Arial" w:cs="Arial"/>
          <w:lang w:val="en-US"/>
        </w:rPr>
        <w:t>0-dataset</w:t>
      </w:r>
      <w:r w:rsidRPr="00DC65BA">
        <w:rPr>
          <w:rFonts w:ascii="Arial" w:hAnsi="Arial" w:cs="Arial"/>
          <w:lang w:val="en-US"/>
        </w:rPr>
        <w:t>. This is to be expected as the 500</w:t>
      </w:r>
      <w:r w:rsidR="0045438A" w:rsidRPr="00DC65BA">
        <w:rPr>
          <w:rFonts w:ascii="Arial" w:hAnsi="Arial" w:cs="Arial"/>
          <w:lang w:val="en-US"/>
        </w:rPr>
        <w:t>0-dataset</w:t>
      </w:r>
      <w:r w:rsidRPr="00DC65BA">
        <w:rPr>
          <w:rFonts w:ascii="Arial" w:hAnsi="Arial" w:cs="Arial"/>
          <w:lang w:val="en-US"/>
        </w:rPr>
        <w:t xml:space="preserve"> is artificially created and therefore might contain less </w:t>
      </w:r>
      <w:r w:rsidR="00D260CE" w:rsidRPr="00DC65BA">
        <w:rPr>
          <w:rFonts w:ascii="Arial" w:hAnsi="Arial" w:cs="Arial"/>
          <w:lang w:val="en-US"/>
        </w:rPr>
        <w:t>unexpected variation</w:t>
      </w:r>
      <w:r w:rsidR="009F5FC9" w:rsidRPr="00DC65BA">
        <w:rPr>
          <w:rFonts w:ascii="Arial" w:hAnsi="Arial" w:cs="Arial"/>
          <w:lang w:val="en-US"/>
        </w:rPr>
        <w:t xml:space="preserve"> which is present in the 59</w:t>
      </w:r>
      <w:r w:rsidR="0045438A" w:rsidRPr="00DC65BA">
        <w:rPr>
          <w:rFonts w:ascii="Arial" w:hAnsi="Arial" w:cs="Arial"/>
          <w:lang w:val="en-US"/>
        </w:rPr>
        <w:t>0-dataset</w:t>
      </w:r>
      <w:r w:rsidR="009F5FC9" w:rsidRPr="00DC65BA">
        <w:rPr>
          <w:rFonts w:ascii="Arial" w:hAnsi="Arial" w:cs="Arial"/>
          <w:lang w:val="en-US"/>
        </w:rPr>
        <w:t>.</w:t>
      </w:r>
    </w:p>
    <w:p w14:paraId="5733B6FF" w14:textId="35CDEB22" w:rsidR="00906C00" w:rsidRPr="00DC65BA" w:rsidRDefault="00906C00" w:rsidP="0005589A">
      <w:pPr>
        <w:pStyle w:val="Geenafstand"/>
        <w:jc w:val="both"/>
        <w:rPr>
          <w:rFonts w:ascii="Arial" w:hAnsi="Arial" w:cs="Arial"/>
          <w:sz w:val="18"/>
          <w:szCs w:val="18"/>
          <w:lang w:val="en-US"/>
        </w:rPr>
      </w:pPr>
    </w:p>
    <w:p w14:paraId="0DEE3A8C" w14:textId="54F1A5D8" w:rsidR="006D597E" w:rsidRPr="00DC65BA" w:rsidRDefault="009A03BB" w:rsidP="006D597E">
      <w:pPr>
        <w:keepNext/>
        <w:rPr>
          <w:lang w:val="en-US"/>
        </w:rPr>
      </w:pPr>
      <w:r w:rsidRPr="00DC65BA">
        <w:rPr>
          <w:rFonts w:ascii="Arial" w:hAnsi="Arial" w:cs="Arial"/>
          <w:noProof/>
          <w:lang w:val="en-US"/>
        </w:rPr>
        <w:drawing>
          <wp:inline distT="0" distB="0" distL="0" distR="0" wp14:anchorId="1969960B" wp14:editId="09A05FDA">
            <wp:extent cx="2820838" cy="234774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7800" cy="2361862"/>
                    </a:xfrm>
                    <a:prstGeom prst="rect">
                      <a:avLst/>
                    </a:prstGeom>
                    <a:noFill/>
                    <a:ln>
                      <a:noFill/>
                    </a:ln>
                  </pic:spPr>
                </pic:pic>
              </a:graphicData>
            </a:graphic>
          </wp:inline>
        </w:drawing>
      </w:r>
      <w:r w:rsidR="006D597E" w:rsidRPr="00DC65BA">
        <w:rPr>
          <w:rFonts w:ascii="Arial" w:hAnsi="Arial" w:cs="Arial"/>
          <w:noProof/>
          <w:lang w:val="en-US"/>
        </w:rPr>
        <w:drawing>
          <wp:inline distT="0" distB="0" distL="0" distR="0" wp14:anchorId="55743718" wp14:editId="66727593">
            <wp:extent cx="2819202" cy="2346384"/>
            <wp:effectExtent l="0" t="0" r="63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7939" cy="2353656"/>
                    </a:xfrm>
                    <a:prstGeom prst="rect">
                      <a:avLst/>
                    </a:prstGeom>
                    <a:noFill/>
                    <a:ln>
                      <a:noFill/>
                    </a:ln>
                  </pic:spPr>
                </pic:pic>
              </a:graphicData>
            </a:graphic>
          </wp:inline>
        </w:drawing>
      </w:r>
    </w:p>
    <w:p w14:paraId="0748D039" w14:textId="2123A8F3" w:rsidR="006D597E" w:rsidRPr="00DC65BA" w:rsidRDefault="006D597E" w:rsidP="006D597E">
      <w:pPr>
        <w:pStyle w:val="Bijschrift"/>
        <w:jc w:val="left"/>
        <w:rPr>
          <w:lang w:val="en-US"/>
        </w:rPr>
      </w:pPr>
      <w:bookmarkStart w:id="67" w:name="_Ref72781902"/>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1</w:t>
      </w:r>
      <w:r w:rsidRPr="00DC65BA">
        <w:rPr>
          <w:lang w:val="en-US"/>
        </w:rPr>
        <w:fldChar w:fldCharType="end"/>
      </w:r>
      <w:bookmarkEnd w:id="67"/>
      <w:r w:rsidRPr="00DC65BA">
        <w:rPr>
          <w:lang w:val="en-US"/>
        </w:rPr>
        <w:t>: LDA fit on the original dataset of 590 samples, applied to both that same dataset and to the dataset consisting of the 5000 sampled instances.</w:t>
      </w:r>
      <w:ins w:id="68" w:author="Benschop, Corina" w:date="2021-05-27T11:59:00Z">
        <w:r w:rsidR="00AD32DC">
          <w:rPr>
            <w:lang w:val="en-US"/>
          </w:rPr>
          <w:t xml:space="preserve"> DNA profiles consisting of one, two, three, four, or five donors are presented as purple, orange, green, red and blue circles, respectively.</w:t>
        </w:r>
      </w:ins>
    </w:p>
    <w:p w14:paraId="2E09437C" w14:textId="45A34C5A" w:rsidR="0005589A" w:rsidRPr="00DC65BA" w:rsidRDefault="0005589A" w:rsidP="0005589A">
      <w:pPr>
        <w:pStyle w:val="Geenafstand"/>
        <w:jc w:val="both"/>
        <w:rPr>
          <w:rFonts w:ascii="Arial" w:hAnsi="Arial" w:cs="Arial"/>
          <w:sz w:val="18"/>
          <w:szCs w:val="18"/>
          <w:lang w:val="en-US"/>
        </w:rPr>
      </w:pPr>
      <w:bookmarkStart w:id="69" w:name="_Hlk72673416"/>
      <w:bookmarkStart w:id="70" w:name="_Hlk72673406"/>
      <w:bookmarkStart w:id="71" w:name="_Hlk72673544"/>
      <w:bookmarkEnd w:id="0"/>
    </w:p>
    <w:p w14:paraId="1135A7FF" w14:textId="07520CE6" w:rsidR="006D597E" w:rsidRPr="00DC65BA" w:rsidRDefault="009A03BB" w:rsidP="006D597E">
      <w:pPr>
        <w:keepNext/>
        <w:rPr>
          <w:lang w:val="en-US"/>
        </w:rPr>
      </w:pPr>
      <w:r w:rsidRPr="00DC65BA">
        <w:rPr>
          <w:rFonts w:ascii="Arial" w:hAnsi="Arial" w:cs="Arial"/>
          <w:noProof/>
          <w:lang w:val="en-US"/>
        </w:rPr>
        <w:lastRenderedPageBreak/>
        <w:drawing>
          <wp:inline distT="0" distB="0" distL="0" distR="0" wp14:anchorId="7D8024E9" wp14:editId="340BE6F8">
            <wp:extent cx="2819400" cy="234654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7705" cy="2370107"/>
                    </a:xfrm>
                    <a:prstGeom prst="rect">
                      <a:avLst/>
                    </a:prstGeom>
                    <a:noFill/>
                    <a:ln>
                      <a:noFill/>
                    </a:ln>
                  </pic:spPr>
                </pic:pic>
              </a:graphicData>
            </a:graphic>
          </wp:inline>
        </w:drawing>
      </w:r>
      <w:r w:rsidR="006D597E" w:rsidRPr="00DC65BA">
        <w:rPr>
          <w:rFonts w:ascii="Arial" w:hAnsi="Arial" w:cs="Arial"/>
          <w:noProof/>
          <w:lang w:val="en-US"/>
        </w:rPr>
        <w:drawing>
          <wp:inline distT="0" distB="0" distL="0" distR="0" wp14:anchorId="71C57C50" wp14:editId="403F0212">
            <wp:extent cx="2872740" cy="2352323"/>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1359" cy="2375758"/>
                    </a:xfrm>
                    <a:prstGeom prst="rect">
                      <a:avLst/>
                    </a:prstGeom>
                    <a:noFill/>
                    <a:ln>
                      <a:noFill/>
                    </a:ln>
                  </pic:spPr>
                </pic:pic>
              </a:graphicData>
            </a:graphic>
          </wp:inline>
        </w:drawing>
      </w:r>
    </w:p>
    <w:p w14:paraId="527AAC44" w14:textId="79841C79" w:rsidR="006D597E" w:rsidRPr="00DC65BA" w:rsidRDefault="006D597E" w:rsidP="006D597E">
      <w:pPr>
        <w:pStyle w:val="Bijschrift"/>
        <w:jc w:val="left"/>
        <w:rPr>
          <w:lang w:val="en-US"/>
        </w:rPr>
      </w:pPr>
      <w:bookmarkStart w:id="72" w:name="_Ref72781871"/>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2</w:t>
      </w:r>
      <w:r w:rsidRPr="00DC65BA">
        <w:rPr>
          <w:lang w:val="en-US"/>
        </w:rPr>
        <w:fldChar w:fldCharType="end"/>
      </w:r>
      <w:bookmarkEnd w:id="72"/>
      <w:r w:rsidRPr="00DC65BA">
        <w:rPr>
          <w:lang w:val="en-US"/>
        </w:rPr>
        <w:t>: LDA fit on the sampled dataset of 5000 samples, applied to both that same dataset and to the dataset consisting of the 590 original instances</w:t>
      </w:r>
      <w:commentRangeStart w:id="73"/>
      <w:r w:rsidRPr="00DC65BA">
        <w:rPr>
          <w:lang w:val="en-US"/>
        </w:rPr>
        <w:t>.</w:t>
      </w:r>
      <w:commentRangeEnd w:id="73"/>
      <w:r w:rsidR="00AD32DC">
        <w:rPr>
          <w:rStyle w:val="Verwijzingopmerking"/>
          <w:rFonts w:asciiTheme="minorHAnsi" w:hAnsiTheme="minorHAnsi"/>
          <w:iCs w:val="0"/>
          <w:lang w:val="nl-NL"/>
        </w:rPr>
        <w:commentReference w:id="73"/>
      </w:r>
    </w:p>
    <w:bookmarkEnd w:id="69"/>
    <w:p w14:paraId="5509E0D2" w14:textId="2F017C54" w:rsidR="003E5B0B" w:rsidRPr="00DC65BA" w:rsidRDefault="003E5B0B" w:rsidP="003E5B0B">
      <w:pPr>
        <w:pStyle w:val="Geenafstand"/>
        <w:jc w:val="both"/>
        <w:rPr>
          <w:rFonts w:ascii="Arial" w:hAnsi="Arial" w:cs="Arial"/>
          <w:lang w:val="en-US"/>
        </w:rPr>
        <w:sectPr w:rsidR="003E5B0B" w:rsidRPr="00DC65BA" w:rsidSect="00C125C0">
          <w:type w:val="continuous"/>
          <w:pgSz w:w="11906" w:h="16838"/>
          <w:pgMar w:top="1417" w:right="1417" w:bottom="1417" w:left="1417" w:header="708" w:footer="708" w:gutter="0"/>
          <w:cols w:space="708"/>
          <w:docGrid w:linePitch="360"/>
        </w:sectPr>
      </w:pPr>
      <w:r w:rsidRPr="00DC65BA">
        <w:rPr>
          <w:rFonts w:ascii="Arial" w:hAnsi="Arial" w:cs="Arial"/>
          <w:lang w:val="en-US"/>
        </w:rPr>
        <w:t xml:space="preserve">Plotting the 19 features in boxplots and histograms show that they are mainly not normally distributed and contain many outliers. This is true for both datasets as can be seen in </w:t>
      </w:r>
      <w:r w:rsidR="0040015D" w:rsidRPr="00DC65BA">
        <w:rPr>
          <w:rFonts w:ascii="Arial" w:hAnsi="Arial" w:cs="Arial"/>
          <w:lang w:val="en-US"/>
        </w:rPr>
        <w:fldChar w:fldCharType="begin"/>
      </w:r>
      <w:r w:rsidR="0040015D" w:rsidRPr="00DC65BA">
        <w:rPr>
          <w:rFonts w:ascii="Arial" w:hAnsi="Arial" w:cs="Arial"/>
          <w:lang w:val="en-US"/>
        </w:rPr>
        <w:instrText xml:space="preserve"> REF _Ref72781936 \h  \* MERGEFORMAT </w:instrText>
      </w:r>
      <w:r w:rsidR="0040015D" w:rsidRPr="00DC65BA">
        <w:rPr>
          <w:rFonts w:ascii="Arial" w:hAnsi="Arial" w:cs="Arial"/>
          <w:lang w:val="en-US"/>
        </w:rPr>
      </w:r>
      <w:r w:rsidR="0040015D" w:rsidRPr="00DC65BA">
        <w:rPr>
          <w:rFonts w:ascii="Arial" w:hAnsi="Arial" w:cs="Arial"/>
          <w:lang w:val="en-US"/>
        </w:rPr>
        <w:fldChar w:fldCharType="separate"/>
      </w:r>
      <w:r w:rsidR="0040015D" w:rsidRPr="00DC65BA">
        <w:rPr>
          <w:rFonts w:ascii="Arial" w:hAnsi="Arial" w:cs="Arial"/>
          <w:lang w:val="en-US"/>
        </w:rPr>
        <w:t xml:space="preserve">Supplementary Figure </w:t>
      </w:r>
      <w:r w:rsidR="0040015D" w:rsidRPr="00DC65BA">
        <w:rPr>
          <w:rFonts w:ascii="Arial" w:hAnsi="Arial" w:cs="Arial"/>
          <w:noProof/>
          <w:lang w:val="en-US"/>
        </w:rPr>
        <w:t>3</w:t>
      </w:r>
      <w:r w:rsidR="0040015D" w:rsidRPr="00DC65BA">
        <w:rPr>
          <w:rFonts w:ascii="Arial" w:hAnsi="Arial" w:cs="Arial"/>
          <w:lang w:val="en-US"/>
        </w:rPr>
        <w:fldChar w:fldCharType="end"/>
      </w:r>
      <w:r w:rsidR="0040015D" w:rsidRPr="00DC65BA">
        <w:rPr>
          <w:rFonts w:ascii="Arial" w:hAnsi="Arial" w:cs="Arial"/>
          <w:lang w:val="en-US"/>
        </w:rPr>
        <w:t xml:space="preserve"> </w:t>
      </w:r>
      <w:r w:rsidRPr="00DC65BA">
        <w:rPr>
          <w:rFonts w:ascii="Arial" w:hAnsi="Arial" w:cs="Arial"/>
          <w:lang w:val="en-US"/>
        </w:rPr>
        <w:t>and</w:t>
      </w:r>
      <w:r w:rsidR="0040015D" w:rsidRPr="00DC65BA">
        <w:rPr>
          <w:rFonts w:ascii="Arial" w:hAnsi="Arial" w:cs="Arial"/>
          <w:lang w:val="en-US"/>
        </w:rPr>
        <w:t xml:space="preserve"> </w:t>
      </w:r>
      <w:r w:rsidR="0040015D" w:rsidRPr="00DC65BA">
        <w:rPr>
          <w:rFonts w:ascii="Arial" w:hAnsi="Arial" w:cs="Arial"/>
          <w:lang w:val="en-US"/>
        </w:rPr>
        <w:fldChar w:fldCharType="begin"/>
      </w:r>
      <w:r w:rsidR="0040015D" w:rsidRPr="00DC65BA">
        <w:rPr>
          <w:rFonts w:ascii="Arial" w:hAnsi="Arial" w:cs="Arial"/>
          <w:lang w:val="en-US"/>
        </w:rPr>
        <w:instrText xml:space="preserve"> REF _Ref72781942 \h  \* MERGEFORMAT </w:instrText>
      </w:r>
      <w:r w:rsidR="0040015D" w:rsidRPr="00DC65BA">
        <w:rPr>
          <w:rFonts w:ascii="Arial" w:hAnsi="Arial" w:cs="Arial"/>
          <w:lang w:val="en-US"/>
        </w:rPr>
      </w:r>
      <w:r w:rsidR="0040015D" w:rsidRPr="00DC65BA">
        <w:rPr>
          <w:rFonts w:ascii="Arial" w:hAnsi="Arial" w:cs="Arial"/>
          <w:lang w:val="en-US"/>
        </w:rPr>
        <w:fldChar w:fldCharType="separate"/>
      </w:r>
      <w:r w:rsidR="0040015D" w:rsidRPr="00DC65BA">
        <w:rPr>
          <w:rFonts w:ascii="Arial" w:hAnsi="Arial" w:cs="Arial"/>
          <w:lang w:val="en-US"/>
        </w:rPr>
        <w:t xml:space="preserve">Supplementary Figure </w:t>
      </w:r>
      <w:r w:rsidR="0040015D" w:rsidRPr="00DC65BA">
        <w:rPr>
          <w:rFonts w:ascii="Arial" w:hAnsi="Arial" w:cs="Arial"/>
          <w:noProof/>
          <w:lang w:val="en-US"/>
        </w:rPr>
        <w:t>4</w:t>
      </w:r>
      <w:r w:rsidR="0040015D" w:rsidRPr="00DC65BA">
        <w:rPr>
          <w:rFonts w:ascii="Arial" w:hAnsi="Arial" w:cs="Arial"/>
          <w:lang w:val="en-US"/>
        </w:rPr>
        <w:fldChar w:fldCharType="end"/>
      </w:r>
      <w:r w:rsidRPr="00DC65BA">
        <w:rPr>
          <w:rFonts w:ascii="Arial" w:hAnsi="Arial" w:cs="Arial"/>
          <w:lang w:val="en-US"/>
        </w:rPr>
        <w:t>.</w:t>
      </w:r>
    </w:p>
    <w:p w14:paraId="6DA3E04B" w14:textId="2D83A8CD" w:rsidR="00E303A3" w:rsidRPr="00DC65BA" w:rsidRDefault="003352DF">
      <w:pPr>
        <w:rPr>
          <w:rFonts w:ascii="Arial" w:hAnsi="Arial" w:cs="Arial"/>
          <w:lang w:val="en-US"/>
        </w:rPr>
      </w:pPr>
      <w:bookmarkStart w:id="74" w:name="_Hlk72673425"/>
      <w:r w:rsidRPr="00DC65BA">
        <w:rPr>
          <w:rFonts w:ascii="Arial" w:hAnsi="Arial" w:cs="Arial"/>
          <w:noProof/>
          <w:lang w:val="en-US"/>
        </w:rPr>
        <w:lastRenderedPageBreak/>
        <w:drawing>
          <wp:inline distT="0" distB="0" distL="0" distR="0" wp14:anchorId="48FEC4BC" wp14:editId="4DFAE72E">
            <wp:extent cx="8883015" cy="35814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83015" cy="358140"/>
                    </a:xfrm>
                    <a:prstGeom prst="rect">
                      <a:avLst/>
                    </a:prstGeom>
                    <a:noFill/>
                    <a:ln>
                      <a:noFill/>
                    </a:ln>
                  </pic:spPr>
                </pic:pic>
              </a:graphicData>
            </a:graphic>
          </wp:inline>
        </w:drawing>
      </w:r>
    </w:p>
    <w:p w14:paraId="17481295" w14:textId="77777777" w:rsidR="006D597E" w:rsidRPr="00DC65BA" w:rsidRDefault="00C72D46" w:rsidP="006D597E">
      <w:pPr>
        <w:keepNext/>
        <w:rPr>
          <w:lang w:val="en-US"/>
        </w:rPr>
      </w:pPr>
      <w:r w:rsidRPr="00DC65BA">
        <w:rPr>
          <w:rFonts w:ascii="Arial" w:hAnsi="Arial" w:cs="Arial"/>
          <w:noProof/>
          <w:lang w:val="en-US"/>
        </w:rPr>
        <w:drawing>
          <wp:inline distT="0" distB="0" distL="0" distR="0" wp14:anchorId="775B4530" wp14:editId="23D65FBF">
            <wp:extent cx="8883015" cy="35560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3015" cy="355600"/>
                    </a:xfrm>
                    <a:prstGeom prst="rect">
                      <a:avLst/>
                    </a:prstGeom>
                    <a:noFill/>
                    <a:ln>
                      <a:noFill/>
                    </a:ln>
                  </pic:spPr>
                </pic:pic>
              </a:graphicData>
            </a:graphic>
          </wp:inline>
        </w:drawing>
      </w:r>
    </w:p>
    <w:p w14:paraId="088CA10B" w14:textId="1125A935" w:rsidR="00C72D46" w:rsidRPr="00DC65BA" w:rsidRDefault="006D597E" w:rsidP="006D597E">
      <w:pPr>
        <w:pStyle w:val="Bijschrift"/>
        <w:jc w:val="left"/>
        <w:rPr>
          <w:rFonts w:cs="Arial"/>
          <w:lang w:val="en-US"/>
        </w:rPr>
      </w:pPr>
      <w:bookmarkStart w:id="75" w:name="_Ref72781936"/>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3</w:t>
      </w:r>
      <w:r w:rsidRPr="00DC65BA">
        <w:rPr>
          <w:lang w:val="en-US"/>
        </w:rPr>
        <w:fldChar w:fldCharType="end"/>
      </w:r>
      <w:bookmarkEnd w:id="75"/>
      <w:r w:rsidRPr="00DC65BA">
        <w:rPr>
          <w:lang w:val="en-US"/>
        </w:rPr>
        <w:t>: Boxplots and histograms for each of the 19 features in the training set of the 590-dataset.</w:t>
      </w:r>
    </w:p>
    <w:p w14:paraId="7F43011A" w14:textId="71974C15" w:rsidR="00C72D46" w:rsidRPr="00DC65BA" w:rsidRDefault="00C72D46" w:rsidP="00C72D46">
      <w:pPr>
        <w:pStyle w:val="Geenafstand"/>
        <w:jc w:val="both"/>
        <w:rPr>
          <w:rFonts w:ascii="Arial" w:hAnsi="Arial" w:cs="Arial"/>
          <w:sz w:val="18"/>
          <w:szCs w:val="18"/>
          <w:lang w:val="en-US"/>
        </w:rPr>
      </w:pPr>
    </w:p>
    <w:p w14:paraId="42B99717" w14:textId="2C229DE5" w:rsidR="00B76F31" w:rsidRPr="00DC65BA" w:rsidRDefault="00C72D46">
      <w:pPr>
        <w:rPr>
          <w:rFonts w:ascii="Arial" w:hAnsi="Arial" w:cs="Arial"/>
          <w:lang w:val="en-US"/>
        </w:rPr>
      </w:pPr>
      <w:r w:rsidRPr="00DC65BA">
        <w:rPr>
          <w:rFonts w:ascii="Arial" w:hAnsi="Arial" w:cs="Arial"/>
          <w:noProof/>
          <w:lang w:val="en-US"/>
        </w:rPr>
        <w:drawing>
          <wp:inline distT="0" distB="0" distL="0" distR="0" wp14:anchorId="3AEBBECC" wp14:editId="60284A7A">
            <wp:extent cx="8885555" cy="3556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85555" cy="355600"/>
                    </a:xfrm>
                    <a:prstGeom prst="rect">
                      <a:avLst/>
                    </a:prstGeom>
                    <a:noFill/>
                    <a:ln>
                      <a:noFill/>
                    </a:ln>
                  </pic:spPr>
                </pic:pic>
              </a:graphicData>
            </a:graphic>
          </wp:inline>
        </w:drawing>
      </w:r>
    </w:p>
    <w:p w14:paraId="753D48F4" w14:textId="77777777" w:rsidR="006D597E" w:rsidRPr="00DC65BA" w:rsidRDefault="00C72D46" w:rsidP="006D597E">
      <w:pPr>
        <w:keepNext/>
        <w:rPr>
          <w:lang w:val="en-US"/>
        </w:rPr>
      </w:pPr>
      <w:r w:rsidRPr="00DC65BA">
        <w:rPr>
          <w:rFonts w:ascii="Arial" w:hAnsi="Arial" w:cs="Arial"/>
          <w:noProof/>
          <w:lang w:val="en-US"/>
        </w:rPr>
        <w:drawing>
          <wp:inline distT="0" distB="0" distL="0" distR="0" wp14:anchorId="0ED8288E" wp14:editId="43B2C421">
            <wp:extent cx="8885555" cy="355600"/>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5555" cy="355600"/>
                    </a:xfrm>
                    <a:prstGeom prst="rect">
                      <a:avLst/>
                    </a:prstGeom>
                    <a:noFill/>
                    <a:ln>
                      <a:noFill/>
                    </a:ln>
                  </pic:spPr>
                </pic:pic>
              </a:graphicData>
            </a:graphic>
          </wp:inline>
        </w:drawing>
      </w:r>
    </w:p>
    <w:p w14:paraId="1BD8F21E" w14:textId="1A2D4955" w:rsidR="00C72D46" w:rsidRPr="00DC65BA" w:rsidRDefault="006D597E" w:rsidP="006D597E">
      <w:pPr>
        <w:pStyle w:val="Bijschrift"/>
        <w:jc w:val="left"/>
        <w:rPr>
          <w:rFonts w:cs="Arial"/>
          <w:lang w:val="en-US"/>
        </w:rPr>
      </w:pPr>
      <w:bookmarkStart w:id="76" w:name="_Ref72781942"/>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4</w:t>
      </w:r>
      <w:r w:rsidRPr="00DC65BA">
        <w:rPr>
          <w:lang w:val="en-US"/>
        </w:rPr>
        <w:fldChar w:fldCharType="end"/>
      </w:r>
      <w:bookmarkEnd w:id="76"/>
      <w:r w:rsidRPr="00DC65BA">
        <w:rPr>
          <w:lang w:val="en-US"/>
        </w:rPr>
        <w:t>: Boxplots and histograms for each of the 19 features in the training set of the 5000-dataset</w:t>
      </w:r>
      <w:commentRangeStart w:id="77"/>
      <w:r w:rsidRPr="00DC65BA">
        <w:rPr>
          <w:lang w:val="en-US"/>
        </w:rPr>
        <w:t>.</w:t>
      </w:r>
      <w:commentRangeEnd w:id="77"/>
      <w:r w:rsidR="00FB5CD0">
        <w:rPr>
          <w:rStyle w:val="Verwijzingopmerking"/>
          <w:rFonts w:asciiTheme="minorHAnsi" w:hAnsiTheme="minorHAnsi"/>
          <w:iCs w:val="0"/>
          <w:lang w:val="nl-NL"/>
        </w:rPr>
        <w:commentReference w:id="77"/>
      </w:r>
    </w:p>
    <w:p w14:paraId="5991E1A0" w14:textId="77777777" w:rsidR="00373A69" w:rsidRPr="00DC65BA" w:rsidRDefault="00373A69">
      <w:pPr>
        <w:rPr>
          <w:rFonts w:ascii="Arial" w:hAnsi="Arial" w:cs="Arial"/>
          <w:lang w:val="en-US"/>
        </w:rPr>
        <w:sectPr w:rsidR="00373A69" w:rsidRPr="00DC65BA" w:rsidSect="00906C00">
          <w:pgSz w:w="16838" w:h="11906" w:orient="landscape"/>
          <w:pgMar w:top="1417" w:right="1417" w:bottom="1417" w:left="1417" w:header="708" w:footer="708" w:gutter="0"/>
          <w:cols w:space="708"/>
          <w:docGrid w:linePitch="360"/>
        </w:sectPr>
      </w:pPr>
    </w:p>
    <w:bookmarkEnd w:id="70"/>
    <w:bookmarkEnd w:id="74"/>
    <w:p w14:paraId="733BD902" w14:textId="3012CC65" w:rsidR="001D1FCC" w:rsidRPr="00DC65BA" w:rsidRDefault="001D1FCC" w:rsidP="003E5B0B">
      <w:pPr>
        <w:pStyle w:val="Geenafstand"/>
        <w:jc w:val="both"/>
        <w:rPr>
          <w:rFonts w:ascii="Arial" w:hAnsi="Arial" w:cs="Arial"/>
          <w:lang w:val="en-US"/>
        </w:rPr>
      </w:pPr>
      <w:r w:rsidRPr="00DC65BA">
        <w:rPr>
          <w:rFonts w:ascii="Arial" w:hAnsi="Arial" w:cs="Arial"/>
          <w:lang w:val="en-US"/>
        </w:rPr>
        <w:lastRenderedPageBreak/>
        <w:t>Ideally all 19 features should follow comparable distributions</w:t>
      </w:r>
      <w:r w:rsidR="003E5B0B" w:rsidRPr="00DC65BA">
        <w:rPr>
          <w:rFonts w:ascii="Arial" w:hAnsi="Arial" w:cs="Arial"/>
          <w:lang w:val="en-US"/>
        </w:rPr>
        <w:t xml:space="preserve"> for both datasets</w:t>
      </w:r>
      <w:r w:rsidRPr="00DC65BA">
        <w:rPr>
          <w:rFonts w:ascii="Arial" w:hAnsi="Arial" w:cs="Arial"/>
          <w:lang w:val="en-US"/>
        </w:rPr>
        <w:t xml:space="preserve">. From visual inspection, it is clear that this is not the case for all these features. By using </w:t>
      </w:r>
      <w:r w:rsidR="00853089" w:rsidRPr="00DC65BA">
        <w:rPr>
          <w:rFonts w:ascii="Arial" w:hAnsi="Arial" w:cs="Arial"/>
          <w:lang w:val="en-US"/>
        </w:rPr>
        <w:t xml:space="preserve">the two-sided </w:t>
      </w:r>
      <w:proofErr w:type="spellStart"/>
      <w:r w:rsidR="00853089" w:rsidRPr="00DC65BA">
        <w:rPr>
          <w:rFonts w:ascii="Arial" w:hAnsi="Arial" w:cs="Arial"/>
          <w:lang w:val="en-US"/>
        </w:rPr>
        <w:t>Kolomogorov_Smirnov</w:t>
      </w:r>
      <w:proofErr w:type="spellEnd"/>
      <w:r w:rsidR="00853089" w:rsidRPr="00DC65BA">
        <w:rPr>
          <w:rFonts w:ascii="Arial" w:hAnsi="Arial" w:cs="Arial"/>
          <w:lang w:val="en-US"/>
        </w:rPr>
        <w:t xml:space="preserve"> (KS) statistic</w:t>
      </w:r>
      <w:r w:rsidR="00D912A5" w:rsidRPr="00DC65BA">
        <w:rPr>
          <w:rStyle w:val="Voetnootmarkering"/>
          <w:rFonts w:ascii="Arial" w:hAnsi="Arial" w:cs="Arial"/>
          <w:lang w:val="en-US"/>
        </w:rPr>
        <w:footnoteReference w:id="1"/>
      </w:r>
      <w:r w:rsidR="00853089" w:rsidRPr="00DC65BA">
        <w:rPr>
          <w:rFonts w:ascii="Arial" w:hAnsi="Arial" w:cs="Arial"/>
          <w:lang w:val="en-US"/>
        </w:rPr>
        <w:t xml:space="preserve">, </w:t>
      </w:r>
      <w:r w:rsidRPr="00DC65BA">
        <w:rPr>
          <w:rFonts w:ascii="Arial" w:hAnsi="Arial" w:cs="Arial"/>
          <w:lang w:val="en-US"/>
        </w:rPr>
        <w:t xml:space="preserve">it was determined that 8 features do not appear to be drawn from the same distribution. </w:t>
      </w:r>
      <w:r w:rsidR="00753B25" w:rsidRPr="00DC65BA">
        <w:rPr>
          <w:rFonts w:ascii="Arial" w:hAnsi="Arial" w:cs="Arial"/>
          <w:lang w:val="en-US"/>
        </w:rPr>
        <w:t xml:space="preserve">The results of this statistic are </w:t>
      </w:r>
      <w:r w:rsidR="008A1F10" w:rsidRPr="00DC65BA">
        <w:rPr>
          <w:rFonts w:ascii="Arial" w:hAnsi="Arial" w:cs="Arial"/>
          <w:lang w:val="en-US"/>
        </w:rPr>
        <w:t>listed</w:t>
      </w:r>
      <w:r w:rsidR="00753B25" w:rsidRPr="00DC65BA">
        <w:rPr>
          <w:rFonts w:ascii="Arial" w:hAnsi="Arial" w:cs="Arial"/>
          <w:lang w:val="en-US"/>
        </w:rPr>
        <w:t xml:space="preserve"> in</w:t>
      </w:r>
      <w:r w:rsidR="00010879" w:rsidRPr="00DC65BA">
        <w:rPr>
          <w:rFonts w:ascii="Arial" w:hAnsi="Arial" w:cs="Arial"/>
          <w:lang w:val="en-US"/>
        </w:rPr>
        <w:t xml:space="preserve"> </w:t>
      </w:r>
      <w:r w:rsidR="00010879" w:rsidRPr="00DC65BA">
        <w:rPr>
          <w:rFonts w:ascii="Arial" w:hAnsi="Arial" w:cs="Arial"/>
          <w:lang w:val="en-US"/>
        </w:rPr>
        <w:fldChar w:fldCharType="begin"/>
      </w:r>
      <w:r w:rsidR="00010879" w:rsidRPr="00DC65BA">
        <w:rPr>
          <w:rFonts w:ascii="Arial" w:hAnsi="Arial" w:cs="Arial"/>
          <w:lang w:val="en-US"/>
        </w:rPr>
        <w:instrText xml:space="preserve"> REF _Ref72781989 \h  \* MERGEFORMAT </w:instrText>
      </w:r>
      <w:r w:rsidR="00010879" w:rsidRPr="00DC65BA">
        <w:rPr>
          <w:rFonts w:ascii="Arial" w:hAnsi="Arial" w:cs="Arial"/>
          <w:lang w:val="en-US"/>
        </w:rPr>
      </w:r>
      <w:r w:rsidR="00010879" w:rsidRPr="00DC65BA">
        <w:rPr>
          <w:rFonts w:ascii="Arial" w:hAnsi="Arial" w:cs="Arial"/>
          <w:lang w:val="en-US"/>
        </w:rPr>
        <w:fldChar w:fldCharType="separate"/>
      </w:r>
      <w:r w:rsidR="00010879" w:rsidRPr="00DC65BA">
        <w:rPr>
          <w:rFonts w:ascii="Arial" w:hAnsi="Arial" w:cs="Arial"/>
          <w:lang w:val="en-US"/>
        </w:rPr>
        <w:t xml:space="preserve">Supplementary Table </w:t>
      </w:r>
      <w:r w:rsidR="00010879" w:rsidRPr="00DC65BA">
        <w:rPr>
          <w:rFonts w:ascii="Arial" w:hAnsi="Arial" w:cs="Arial"/>
          <w:noProof/>
          <w:lang w:val="en-US"/>
        </w:rPr>
        <w:t>3</w:t>
      </w:r>
      <w:r w:rsidR="00010879" w:rsidRPr="00DC65BA">
        <w:rPr>
          <w:rFonts w:ascii="Arial" w:hAnsi="Arial" w:cs="Arial"/>
          <w:lang w:val="en-US"/>
        </w:rPr>
        <w:fldChar w:fldCharType="end"/>
      </w:r>
      <w:r w:rsidR="00373A69" w:rsidRPr="00DC65BA">
        <w:rPr>
          <w:rFonts w:ascii="Arial" w:hAnsi="Arial" w:cs="Arial"/>
          <w:lang w:val="en-US"/>
        </w:rPr>
        <w:t>, where a large KS statistic or small p-value (less than 1.0e-2) corresponds to rejecting the null hypothesis</w:t>
      </w:r>
      <w:r w:rsidR="00753B25" w:rsidRPr="00DC65BA">
        <w:rPr>
          <w:rFonts w:ascii="Arial" w:hAnsi="Arial" w:cs="Arial"/>
          <w:lang w:val="en-US"/>
        </w:rPr>
        <w:t xml:space="preserve"> </w:t>
      </w:r>
      <w:r w:rsidR="00373A69" w:rsidRPr="00DC65BA">
        <w:rPr>
          <w:rFonts w:ascii="Arial" w:hAnsi="Arial" w:cs="Arial"/>
          <w:lang w:val="en-US"/>
        </w:rPr>
        <w:t xml:space="preserve">assuming </w:t>
      </w:r>
      <w:r w:rsidR="00664122" w:rsidRPr="00DC65BA">
        <w:rPr>
          <w:rFonts w:ascii="Arial" w:hAnsi="Arial" w:cs="Arial"/>
          <w:lang w:val="en-US"/>
        </w:rPr>
        <w:t>the samples</w:t>
      </w:r>
      <w:r w:rsidR="00373A69" w:rsidRPr="00DC65BA">
        <w:rPr>
          <w:rFonts w:ascii="Arial" w:hAnsi="Arial" w:cs="Arial"/>
          <w:lang w:val="en-US"/>
        </w:rPr>
        <w:t xml:space="preserve"> were drawn from the same distribution. For discrete variables, a different KS statistic implementation was used</w:t>
      </w:r>
      <w:r w:rsidR="00373A69" w:rsidRPr="00DC65BA">
        <w:rPr>
          <w:rStyle w:val="Voetnootmarkering"/>
          <w:rFonts w:ascii="Arial" w:hAnsi="Arial" w:cs="Arial"/>
          <w:lang w:val="en-US"/>
        </w:rPr>
        <w:footnoteReference w:id="2"/>
      </w:r>
      <w:r w:rsidR="00373A69" w:rsidRPr="00DC65BA">
        <w:rPr>
          <w:rFonts w:ascii="Arial" w:hAnsi="Arial" w:cs="Arial"/>
          <w:lang w:val="en-US"/>
        </w:rPr>
        <w:t>.</w:t>
      </w:r>
    </w:p>
    <w:p w14:paraId="32603982" w14:textId="6B0DE9DE" w:rsidR="00105461" w:rsidRPr="00DC65BA" w:rsidRDefault="00105461" w:rsidP="00105461">
      <w:pPr>
        <w:pStyle w:val="Geenafstand"/>
        <w:rPr>
          <w:rFonts w:ascii="Arial" w:hAnsi="Arial" w:cs="Arial"/>
          <w:sz w:val="18"/>
          <w:szCs w:val="18"/>
          <w:lang w:val="en-US"/>
        </w:rPr>
      </w:pPr>
      <w:bookmarkStart w:id="78" w:name="_Hlk72673562"/>
      <w:bookmarkEnd w:id="71"/>
    </w:p>
    <w:p w14:paraId="43CD39C0" w14:textId="74264A4D" w:rsidR="000A022F" w:rsidRPr="00DC65BA" w:rsidRDefault="000A022F" w:rsidP="000A022F">
      <w:pPr>
        <w:pStyle w:val="Geenafstand"/>
        <w:jc w:val="both"/>
        <w:rPr>
          <w:rFonts w:ascii="Arial" w:hAnsi="Arial" w:cs="Arial"/>
          <w:sz w:val="18"/>
          <w:szCs w:val="18"/>
          <w:lang w:val="en-US"/>
        </w:rPr>
      </w:pPr>
      <w:bookmarkStart w:id="79" w:name="_Ref7278198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6003EC" w:rsidRPr="00DC65BA">
        <w:rPr>
          <w:rFonts w:ascii="Arial" w:hAnsi="Arial" w:cs="Arial"/>
          <w:noProof/>
          <w:sz w:val="18"/>
          <w:szCs w:val="18"/>
          <w:lang w:val="en-US"/>
        </w:rPr>
        <w:t>3</w:t>
      </w:r>
      <w:r w:rsidRPr="00DC65BA">
        <w:rPr>
          <w:rFonts w:ascii="Arial" w:hAnsi="Arial" w:cs="Arial"/>
          <w:sz w:val="18"/>
          <w:szCs w:val="18"/>
          <w:lang w:val="en-US"/>
        </w:rPr>
        <w:fldChar w:fldCharType="end"/>
      </w:r>
      <w:bookmarkEnd w:id="79"/>
      <w:r w:rsidRPr="00DC65BA">
        <w:rPr>
          <w:rFonts w:ascii="Arial" w:hAnsi="Arial" w:cs="Arial"/>
          <w:sz w:val="18"/>
          <w:szCs w:val="18"/>
          <w:lang w:val="en-US"/>
        </w:rPr>
        <w:t>: KS statistic results for the 19 features comparing the 590- and 5000-datasets. Bold features have a large statistic value of small p-value, and therefore the null hypothesis is rejected.</w:t>
      </w:r>
    </w:p>
    <w:tbl>
      <w:tblPr>
        <w:tblStyle w:val="Tabelraster"/>
        <w:tblW w:w="906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2764"/>
        <w:gridCol w:w="2764"/>
      </w:tblGrid>
      <w:tr w:rsidR="00373A69" w:rsidRPr="00DC65BA" w14:paraId="538E8634" w14:textId="5D383BB1" w:rsidTr="00373A69">
        <w:trPr>
          <w:trHeight w:val="326"/>
        </w:trPr>
        <w:tc>
          <w:tcPr>
            <w:tcW w:w="3539" w:type="dxa"/>
            <w:tcBorders>
              <w:top w:val="single" w:sz="4" w:space="0" w:color="auto"/>
              <w:left w:val="single" w:sz="4" w:space="0" w:color="auto"/>
              <w:bottom w:val="single" w:sz="4" w:space="0" w:color="auto"/>
              <w:right w:val="single" w:sz="4" w:space="0" w:color="auto"/>
            </w:tcBorders>
          </w:tcPr>
          <w:p w14:paraId="61B91949" w14:textId="77777777" w:rsidR="00373A69" w:rsidRPr="00DC65BA" w:rsidRDefault="00373A69" w:rsidP="00D912A5">
            <w:pPr>
              <w:pStyle w:val="Geenafstand"/>
              <w:spacing w:line="276" w:lineRule="auto"/>
              <w:rPr>
                <w:rFonts w:ascii="Arial" w:hAnsi="Arial" w:cs="Arial"/>
                <w:b/>
                <w:lang w:val="en-US"/>
              </w:rPr>
            </w:pPr>
          </w:p>
        </w:tc>
        <w:tc>
          <w:tcPr>
            <w:tcW w:w="2764" w:type="dxa"/>
            <w:tcBorders>
              <w:top w:val="single" w:sz="4" w:space="0" w:color="auto"/>
              <w:left w:val="single" w:sz="4" w:space="0" w:color="auto"/>
              <w:bottom w:val="single" w:sz="4" w:space="0" w:color="auto"/>
              <w:right w:val="single" w:sz="4" w:space="0" w:color="auto"/>
            </w:tcBorders>
            <w:vAlign w:val="center"/>
          </w:tcPr>
          <w:p w14:paraId="150BEA60" w14:textId="501E523E" w:rsidR="00373A69" w:rsidRPr="00DC65BA" w:rsidRDefault="00373A69" w:rsidP="00D912A5">
            <w:pPr>
              <w:pStyle w:val="Geenafstand"/>
              <w:spacing w:line="276" w:lineRule="auto"/>
              <w:ind w:firstLine="0"/>
              <w:jc w:val="left"/>
              <w:rPr>
                <w:rFonts w:ascii="Arial" w:hAnsi="Arial" w:cs="Arial"/>
                <w:b/>
                <w:lang w:val="en-US"/>
              </w:rPr>
            </w:pPr>
            <w:r w:rsidRPr="00DC65BA">
              <w:rPr>
                <w:rFonts w:ascii="Arial" w:hAnsi="Arial" w:cs="Arial"/>
                <w:b/>
                <w:lang w:val="en-US"/>
              </w:rPr>
              <w:t>KS statistic</w:t>
            </w:r>
          </w:p>
        </w:tc>
        <w:tc>
          <w:tcPr>
            <w:tcW w:w="2764" w:type="dxa"/>
            <w:tcBorders>
              <w:top w:val="single" w:sz="4" w:space="0" w:color="auto"/>
              <w:left w:val="single" w:sz="4" w:space="0" w:color="auto"/>
              <w:bottom w:val="single" w:sz="4" w:space="0" w:color="auto"/>
              <w:right w:val="single" w:sz="4" w:space="0" w:color="auto"/>
            </w:tcBorders>
          </w:tcPr>
          <w:p w14:paraId="052B2B16" w14:textId="2FFD47DD" w:rsidR="00373A69" w:rsidRPr="00DC65BA" w:rsidRDefault="00373A69" w:rsidP="00D912A5">
            <w:pPr>
              <w:pStyle w:val="Geenafstand"/>
              <w:spacing w:line="276" w:lineRule="auto"/>
              <w:ind w:firstLine="0"/>
              <w:jc w:val="left"/>
              <w:rPr>
                <w:rFonts w:ascii="Arial" w:hAnsi="Arial" w:cs="Arial"/>
                <w:b/>
                <w:lang w:val="en-US"/>
              </w:rPr>
            </w:pPr>
            <w:r w:rsidRPr="00DC65BA">
              <w:rPr>
                <w:rFonts w:ascii="Arial" w:hAnsi="Arial" w:cs="Arial"/>
                <w:b/>
                <w:lang w:val="en-US"/>
              </w:rPr>
              <w:t>p-value</w:t>
            </w:r>
          </w:p>
        </w:tc>
      </w:tr>
      <w:tr w:rsidR="00373A69" w:rsidRPr="00DC65BA" w14:paraId="774BD190" w14:textId="0B18E0F6"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1DBF580D" w14:textId="5E84BC48" w:rsidR="00373A69" w:rsidRPr="00DC65BA" w:rsidRDefault="00373A69" w:rsidP="0029276D">
            <w:pPr>
              <w:pStyle w:val="Geenafstand"/>
              <w:spacing w:line="276" w:lineRule="auto"/>
              <w:ind w:firstLine="0"/>
              <w:jc w:val="left"/>
              <w:rPr>
                <w:rFonts w:ascii="Arial" w:hAnsi="Arial" w:cs="Arial"/>
                <w:b/>
                <w:lang w:val="en-US"/>
              </w:rPr>
            </w:pPr>
            <w:r w:rsidRPr="00DC65BA">
              <w:rPr>
                <w:rFonts w:ascii="Arial" w:hAnsi="Arial" w:cs="Arial"/>
                <w:b/>
                <w:lang w:val="en-US"/>
              </w:rPr>
              <w:t>MAC</w:t>
            </w:r>
          </w:p>
        </w:tc>
        <w:tc>
          <w:tcPr>
            <w:tcW w:w="2764" w:type="dxa"/>
            <w:tcBorders>
              <w:top w:val="single" w:sz="4" w:space="0" w:color="auto"/>
              <w:left w:val="single" w:sz="4" w:space="0" w:color="auto"/>
              <w:bottom w:val="single" w:sz="4" w:space="0" w:color="auto"/>
              <w:right w:val="single" w:sz="4" w:space="0" w:color="auto"/>
            </w:tcBorders>
            <w:vAlign w:val="center"/>
          </w:tcPr>
          <w:p w14:paraId="50A1B86C" w14:textId="2B401D61" w:rsidR="00373A69" w:rsidRPr="00DC65BA" w:rsidRDefault="00373A69" w:rsidP="0029276D">
            <w:pPr>
              <w:pStyle w:val="Geenafstand"/>
              <w:spacing w:line="276" w:lineRule="auto"/>
              <w:ind w:firstLine="0"/>
              <w:jc w:val="left"/>
              <w:rPr>
                <w:rFonts w:ascii="Arial" w:hAnsi="Arial" w:cs="Arial"/>
                <w:bCs/>
                <w:lang w:val="en-US"/>
              </w:rPr>
            </w:pPr>
            <w:r w:rsidRPr="00DC65BA">
              <w:rPr>
                <w:rFonts w:ascii="Arial" w:hAnsi="Arial" w:cs="Arial"/>
                <w:b/>
                <w:lang w:val="en-US"/>
              </w:rPr>
              <w:t xml:space="preserve">0.12 </w:t>
            </w:r>
          </w:p>
        </w:tc>
        <w:tc>
          <w:tcPr>
            <w:tcW w:w="2764" w:type="dxa"/>
            <w:tcBorders>
              <w:top w:val="single" w:sz="4" w:space="0" w:color="auto"/>
              <w:left w:val="single" w:sz="4" w:space="0" w:color="auto"/>
              <w:bottom w:val="single" w:sz="4" w:space="0" w:color="auto"/>
              <w:right w:val="single" w:sz="4" w:space="0" w:color="auto"/>
            </w:tcBorders>
          </w:tcPr>
          <w:p w14:paraId="672CEEEF" w14:textId="034DF94F"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lang w:val="en-US"/>
              </w:rPr>
              <w:t>3.0e-7</w:t>
            </w:r>
          </w:p>
        </w:tc>
      </w:tr>
      <w:tr w:rsidR="00373A69" w:rsidRPr="00DC65BA" w14:paraId="74C612E2"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66947BC1" w14:textId="2DA02445" w:rsidR="00373A69" w:rsidRPr="00DC65BA" w:rsidRDefault="00373A69" w:rsidP="0029276D">
            <w:pPr>
              <w:pStyle w:val="Geenafstand"/>
              <w:spacing w:line="276" w:lineRule="auto"/>
              <w:ind w:firstLine="0"/>
              <w:jc w:val="left"/>
              <w:rPr>
                <w:rFonts w:ascii="Arial" w:hAnsi="Arial" w:cs="Arial"/>
                <w:b/>
                <w:lang w:val="en-US"/>
              </w:rPr>
            </w:pPr>
            <w:r w:rsidRPr="00DC65BA">
              <w:rPr>
                <w:rFonts w:ascii="Arial" w:hAnsi="Arial" w:cs="Arial"/>
                <w:b/>
                <w:lang w:val="en-US"/>
              </w:rPr>
              <w:t>TAC</w:t>
            </w:r>
          </w:p>
        </w:tc>
        <w:tc>
          <w:tcPr>
            <w:tcW w:w="2764" w:type="dxa"/>
            <w:tcBorders>
              <w:top w:val="single" w:sz="4" w:space="0" w:color="auto"/>
              <w:left w:val="single" w:sz="4" w:space="0" w:color="auto"/>
              <w:bottom w:val="single" w:sz="4" w:space="0" w:color="auto"/>
              <w:right w:val="single" w:sz="4" w:space="0" w:color="auto"/>
            </w:tcBorders>
          </w:tcPr>
          <w:p w14:paraId="695C83DC" w14:textId="54D9A21F" w:rsidR="00373A69" w:rsidRPr="00DC65BA" w:rsidRDefault="00373A69" w:rsidP="0029276D">
            <w:pPr>
              <w:pStyle w:val="Geenafstand"/>
              <w:spacing w:line="276" w:lineRule="auto"/>
              <w:ind w:firstLine="0"/>
              <w:jc w:val="left"/>
              <w:rPr>
                <w:rFonts w:ascii="Arial" w:hAnsi="Arial" w:cs="Arial"/>
                <w:b/>
                <w:lang w:val="en-US"/>
              </w:rPr>
            </w:pPr>
            <w:r w:rsidRPr="00DC65BA">
              <w:rPr>
                <w:rFonts w:ascii="Arial" w:hAnsi="Arial" w:cs="Arial"/>
                <w:b/>
                <w:lang w:val="en-US"/>
              </w:rPr>
              <w:t xml:space="preserve">0.09 </w:t>
            </w:r>
          </w:p>
        </w:tc>
        <w:tc>
          <w:tcPr>
            <w:tcW w:w="2764" w:type="dxa"/>
            <w:tcBorders>
              <w:top w:val="single" w:sz="4" w:space="0" w:color="auto"/>
              <w:left w:val="single" w:sz="4" w:space="0" w:color="auto"/>
              <w:bottom w:val="single" w:sz="4" w:space="0" w:color="auto"/>
              <w:right w:val="single" w:sz="4" w:space="0" w:color="auto"/>
            </w:tcBorders>
          </w:tcPr>
          <w:p w14:paraId="1D3B8C94" w14:textId="6161EC24"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b/>
                <w:lang w:val="en-US"/>
              </w:rPr>
              <w:t>1.2e-4</w:t>
            </w:r>
          </w:p>
        </w:tc>
      </w:tr>
      <w:tr w:rsidR="00373A69" w:rsidRPr="00DC65BA" w14:paraId="0033C805" w14:textId="09A4B518"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2B36E7C" w14:textId="79ACA49C"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CSF1PO min. NOC</w:t>
            </w:r>
          </w:p>
        </w:tc>
        <w:tc>
          <w:tcPr>
            <w:tcW w:w="2764" w:type="dxa"/>
            <w:tcBorders>
              <w:top w:val="single" w:sz="4" w:space="0" w:color="auto"/>
              <w:left w:val="single" w:sz="4" w:space="0" w:color="auto"/>
              <w:bottom w:val="single" w:sz="4" w:space="0" w:color="auto"/>
              <w:right w:val="single" w:sz="4" w:space="0" w:color="auto"/>
            </w:tcBorders>
          </w:tcPr>
          <w:p w14:paraId="28A2578D" w14:textId="62B4637A"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 xml:space="preserve">0.04 </w:t>
            </w:r>
          </w:p>
        </w:tc>
        <w:tc>
          <w:tcPr>
            <w:tcW w:w="2764" w:type="dxa"/>
            <w:tcBorders>
              <w:top w:val="single" w:sz="4" w:space="0" w:color="auto"/>
              <w:left w:val="single" w:sz="4" w:space="0" w:color="auto"/>
              <w:bottom w:val="single" w:sz="4" w:space="0" w:color="auto"/>
              <w:right w:val="single" w:sz="4" w:space="0" w:color="auto"/>
            </w:tcBorders>
          </w:tcPr>
          <w:p w14:paraId="77058127" w14:textId="04AD13E0"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3.3e-1</w:t>
            </w:r>
          </w:p>
        </w:tc>
      </w:tr>
      <w:tr w:rsidR="00373A69" w:rsidRPr="00DC65BA" w14:paraId="60A50E1F"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0AE3B1BB" w14:textId="4B934ADF"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D16S539 min. NOC</w:t>
            </w:r>
          </w:p>
        </w:tc>
        <w:tc>
          <w:tcPr>
            <w:tcW w:w="2764" w:type="dxa"/>
            <w:tcBorders>
              <w:top w:val="single" w:sz="4" w:space="0" w:color="auto"/>
              <w:left w:val="single" w:sz="4" w:space="0" w:color="auto"/>
              <w:bottom w:val="single" w:sz="4" w:space="0" w:color="auto"/>
              <w:right w:val="single" w:sz="4" w:space="0" w:color="auto"/>
            </w:tcBorders>
          </w:tcPr>
          <w:p w14:paraId="5C2610E6" w14:textId="229A94AD"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 xml:space="preserve">0.09 </w:t>
            </w:r>
          </w:p>
        </w:tc>
        <w:tc>
          <w:tcPr>
            <w:tcW w:w="2764" w:type="dxa"/>
            <w:tcBorders>
              <w:top w:val="single" w:sz="4" w:space="0" w:color="auto"/>
              <w:left w:val="single" w:sz="4" w:space="0" w:color="auto"/>
              <w:bottom w:val="single" w:sz="4" w:space="0" w:color="auto"/>
              <w:right w:val="single" w:sz="4" w:space="0" w:color="auto"/>
            </w:tcBorders>
          </w:tcPr>
          <w:p w14:paraId="3B6329B6" w14:textId="7EE026FA"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b/>
                <w:bCs/>
                <w:lang w:val="en-US"/>
              </w:rPr>
              <w:t>3.3e-4</w:t>
            </w:r>
          </w:p>
        </w:tc>
      </w:tr>
      <w:tr w:rsidR="00373A69" w:rsidRPr="00DC65BA" w14:paraId="47D888B5"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32227EE" w14:textId="566FF27C"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D1S1656 perc. known alleles</w:t>
            </w:r>
          </w:p>
        </w:tc>
        <w:tc>
          <w:tcPr>
            <w:tcW w:w="2764" w:type="dxa"/>
            <w:tcBorders>
              <w:top w:val="single" w:sz="4" w:space="0" w:color="auto"/>
              <w:left w:val="single" w:sz="4" w:space="0" w:color="auto"/>
              <w:bottom w:val="single" w:sz="4" w:space="0" w:color="auto"/>
              <w:right w:val="single" w:sz="4" w:space="0" w:color="auto"/>
            </w:tcBorders>
          </w:tcPr>
          <w:p w14:paraId="4062990C" w14:textId="19B560AC"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 xml:space="preserve">0.63 </w:t>
            </w:r>
          </w:p>
        </w:tc>
        <w:tc>
          <w:tcPr>
            <w:tcW w:w="2764" w:type="dxa"/>
            <w:tcBorders>
              <w:top w:val="single" w:sz="4" w:space="0" w:color="auto"/>
              <w:left w:val="single" w:sz="4" w:space="0" w:color="auto"/>
              <w:bottom w:val="single" w:sz="4" w:space="0" w:color="auto"/>
              <w:right w:val="single" w:sz="4" w:space="0" w:color="auto"/>
            </w:tcBorders>
          </w:tcPr>
          <w:p w14:paraId="2196350E" w14:textId="7920E99F"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4.7e-200</w:t>
            </w:r>
          </w:p>
        </w:tc>
      </w:tr>
      <w:tr w:rsidR="00373A69" w:rsidRPr="00DC65BA" w14:paraId="793A867D"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5C2C01C" w14:textId="64519E86"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D3S1358 allele count</w:t>
            </w:r>
          </w:p>
        </w:tc>
        <w:tc>
          <w:tcPr>
            <w:tcW w:w="2764" w:type="dxa"/>
            <w:tcBorders>
              <w:top w:val="single" w:sz="4" w:space="0" w:color="auto"/>
              <w:left w:val="single" w:sz="4" w:space="0" w:color="auto"/>
              <w:bottom w:val="single" w:sz="4" w:space="0" w:color="auto"/>
              <w:right w:val="single" w:sz="4" w:space="0" w:color="auto"/>
            </w:tcBorders>
          </w:tcPr>
          <w:p w14:paraId="0B50B7DC" w14:textId="104CF5A0"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single" w:sz="4" w:space="0" w:color="auto"/>
              <w:left w:val="single" w:sz="4" w:space="0" w:color="auto"/>
              <w:bottom w:val="single" w:sz="4" w:space="0" w:color="auto"/>
              <w:right w:val="single" w:sz="4" w:space="0" w:color="auto"/>
            </w:tcBorders>
          </w:tcPr>
          <w:p w14:paraId="32AA238D" w14:textId="6B8C17E7"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4.8e-2</w:t>
            </w:r>
          </w:p>
        </w:tc>
      </w:tr>
      <w:tr w:rsidR="00373A69" w:rsidRPr="00DC65BA" w14:paraId="5E268D92"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74D59B6F" w14:textId="6ED7BD22"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D8S1179 allele count</w:t>
            </w:r>
          </w:p>
        </w:tc>
        <w:tc>
          <w:tcPr>
            <w:tcW w:w="2764" w:type="dxa"/>
            <w:tcBorders>
              <w:top w:val="single" w:sz="4" w:space="0" w:color="auto"/>
              <w:left w:val="single" w:sz="4" w:space="0" w:color="auto"/>
              <w:bottom w:val="single" w:sz="4" w:space="0" w:color="auto"/>
              <w:right w:val="single" w:sz="4" w:space="0" w:color="auto"/>
            </w:tcBorders>
          </w:tcPr>
          <w:p w14:paraId="41B8DE92" w14:textId="771B039A"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single" w:sz="4" w:space="0" w:color="auto"/>
              <w:left w:val="single" w:sz="4" w:space="0" w:color="auto"/>
              <w:bottom w:val="single" w:sz="4" w:space="0" w:color="auto"/>
              <w:right w:val="single" w:sz="4" w:space="0" w:color="auto"/>
            </w:tcBorders>
          </w:tcPr>
          <w:p w14:paraId="6C3F5A95" w14:textId="09241ADB"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2.5e-2</w:t>
            </w:r>
          </w:p>
        </w:tc>
      </w:tr>
      <w:tr w:rsidR="00373A69" w:rsidRPr="00DC65BA" w14:paraId="47FC7DDD"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0811EFFC" w14:textId="4ED2C1AF"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Penta D min. NOC</w:t>
            </w:r>
          </w:p>
        </w:tc>
        <w:tc>
          <w:tcPr>
            <w:tcW w:w="2764" w:type="dxa"/>
            <w:tcBorders>
              <w:top w:val="single" w:sz="4" w:space="0" w:color="auto"/>
              <w:left w:val="single" w:sz="4" w:space="0" w:color="auto"/>
              <w:bottom w:val="single" w:sz="4" w:space="0" w:color="auto"/>
              <w:right w:val="single" w:sz="4" w:space="0" w:color="auto"/>
            </w:tcBorders>
          </w:tcPr>
          <w:p w14:paraId="33305723" w14:textId="2655B2AE"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0.04 </w:t>
            </w:r>
          </w:p>
        </w:tc>
        <w:tc>
          <w:tcPr>
            <w:tcW w:w="2764" w:type="dxa"/>
            <w:tcBorders>
              <w:top w:val="single" w:sz="4" w:space="0" w:color="auto"/>
              <w:left w:val="single" w:sz="4" w:space="0" w:color="auto"/>
              <w:bottom w:val="single" w:sz="4" w:space="0" w:color="auto"/>
              <w:right w:val="single" w:sz="4" w:space="0" w:color="auto"/>
            </w:tcBorders>
          </w:tcPr>
          <w:p w14:paraId="608BA338" w14:textId="1C88FA9B"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3.4e-1</w:t>
            </w:r>
          </w:p>
        </w:tc>
      </w:tr>
      <w:tr w:rsidR="00373A69" w:rsidRPr="00DC65BA" w14:paraId="3277736F"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0CB7728D" w14:textId="2BE39162"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Penta E min. NOC</w:t>
            </w:r>
          </w:p>
        </w:tc>
        <w:tc>
          <w:tcPr>
            <w:tcW w:w="2764" w:type="dxa"/>
            <w:tcBorders>
              <w:top w:val="single" w:sz="4" w:space="0" w:color="auto"/>
              <w:left w:val="single" w:sz="4" w:space="0" w:color="auto"/>
              <w:bottom w:val="single" w:sz="4" w:space="0" w:color="auto"/>
              <w:right w:val="single" w:sz="4" w:space="0" w:color="auto"/>
            </w:tcBorders>
          </w:tcPr>
          <w:p w14:paraId="74B2443D" w14:textId="37ADC0C9"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0.06 </w:t>
            </w:r>
          </w:p>
        </w:tc>
        <w:tc>
          <w:tcPr>
            <w:tcW w:w="2764" w:type="dxa"/>
            <w:tcBorders>
              <w:top w:val="single" w:sz="4" w:space="0" w:color="auto"/>
              <w:left w:val="single" w:sz="4" w:space="0" w:color="auto"/>
              <w:bottom w:val="single" w:sz="4" w:space="0" w:color="auto"/>
              <w:right w:val="single" w:sz="4" w:space="0" w:color="auto"/>
            </w:tcBorders>
          </w:tcPr>
          <w:p w14:paraId="75F0E120" w14:textId="7177DF04"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3.3e-2</w:t>
            </w:r>
          </w:p>
        </w:tc>
      </w:tr>
      <w:tr w:rsidR="00373A69" w:rsidRPr="00DC65BA" w14:paraId="7FF3EA54"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2B9442A4" w14:textId="23EC340F"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TH01 sum of allele freq.</w:t>
            </w:r>
          </w:p>
        </w:tc>
        <w:tc>
          <w:tcPr>
            <w:tcW w:w="2764" w:type="dxa"/>
            <w:tcBorders>
              <w:top w:val="single" w:sz="4" w:space="0" w:color="auto"/>
              <w:left w:val="single" w:sz="4" w:space="0" w:color="auto"/>
              <w:bottom w:val="single" w:sz="4" w:space="0" w:color="auto"/>
              <w:right w:val="single" w:sz="4" w:space="0" w:color="auto"/>
            </w:tcBorders>
          </w:tcPr>
          <w:p w14:paraId="71CD54D5" w14:textId="5B64D82C"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0.07 </w:t>
            </w:r>
          </w:p>
        </w:tc>
        <w:tc>
          <w:tcPr>
            <w:tcW w:w="2764" w:type="dxa"/>
            <w:tcBorders>
              <w:top w:val="single" w:sz="4" w:space="0" w:color="auto"/>
              <w:left w:val="single" w:sz="4" w:space="0" w:color="auto"/>
              <w:bottom w:val="single" w:sz="4" w:space="0" w:color="auto"/>
              <w:right w:val="single" w:sz="4" w:space="0" w:color="auto"/>
            </w:tcBorders>
          </w:tcPr>
          <w:p w14:paraId="6D3C659D" w14:textId="4C87114B"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1.9e-2</w:t>
            </w:r>
          </w:p>
        </w:tc>
      </w:tr>
      <w:tr w:rsidR="00373A69" w:rsidRPr="00DC65BA" w14:paraId="5C866B6A"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4B71866F" w14:textId="0AFACE2C"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TPOX allele count</w:t>
            </w:r>
          </w:p>
        </w:tc>
        <w:tc>
          <w:tcPr>
            <w:tcW w:w="2764" w:type="dxa"/>
            <w:tcBorders>
              <w:top w:val="single" w:sz="4" w:space="0" w:color="auto"/>
              <w:left w:val="single" w:sz="4" w:space="0" w:color="auto"/>
              <w:bottom w:val="single" w:sz="4" w:space="0" w:color="auto"/>
              <w:right w:val="single" w:sz="4" w:space="0" w:color="auto"/>
            </w:tcBorders>
          </w:tcPr>
          <w:p w14:paraId="5D3F3C25" w14:textId="15DB6D65"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0.05 </w:t>
            </w:r>
          </w:p>
        </w:tc>
        <w:tc>
          <w:tcPr>
            <w:tcW w:w="2764" w:type="dxa"/>
            <w:tcBorders>
              <w:top w:val="single" w:sz="4" w:space="0" w:color="auto"/>
              <w:left w:val="single" w:sz="4" w:space="0" w:color="auto"/>
              <w:bottom w:val="single" w:sz="4" w:space="0" w:color="auto"/>
              <w:right w:val="single" w:sz="4" w:space="0" w:color="auto"/>
            </w:tcBorders>
          </w:tcPr>
          <w:p w14:paraId="5DF33FE4" w14:textId="2E3C2D9F"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9.6e-2</w:t>
            </w:r>
          </w:p>
        </w:tc>
      </w:tr>
      <w:tr w:rsidR="00373A69" w:rsidRPr="00DC65BA" w14:paraId="1318EAB0"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2BD3B666" w14:textId="7E6A60C8"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TPOX min. NOC</w:t>
            </w:r>
          </w:p>
        </w:tc>
        <w:tc>
          <w:tcPr>
            <w:tcW w:w="2764" w:type="dxa"/>
            <w:tcBorders>
              <w:top w:val="single" w:sz="4" w:space="0" w:color="auto"/>
              <w:left w:val="single" w:sz="4" w:space="0" w:color="auto"/>
              <w:bottom w:val="single" w:sz="4" w:space="0" w:color="auto"/>
              <w:right w:val="single" w:sz="4" w:space="0" w:color="auto"/>
            </w:tcBorders>
          </w:tcPr>
          <w:p w14:paraId="74092850" w14:textId="10C93286"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0.02 </w:t>
            </w:r>
          </w:p>
        </w:tc>
        <w:tc>
          <w:tcPr>
            <w:tcW w:w="2764" w:type="dxa"/>
            <w:tcBorders>
              <w:top w:val="single" w:sz="4" w:space="0" w:color="auto"/>
              <w:left w:val="single" w:sz="4" w:space="0" w:color="auto"/>
              <w:bottom w:val="single" w:sz="4" w:space="0" w:color="auto"/>
              <w:right w:val="single" w:sz="4" w:space="0" w:color="auto"/>
            </w:tcBorders>
          </w:tcPr>
          <w:p w14:paraId="1E5C8D49" w14:textId="7EA28AF2"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9.9e-1</w:t>
            </w:r>
          </w:p>
        </w:tc>
      </w:tr>
      <w:tr w:rsidR="00373A69" w:rsidRPr="00DC65BA" w14:paraId="4948E10C"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DF0223A" w14:textId="0058EBEE" w:rsidR="00373A69" w:rsidRPr="00DC65BA" w:rsidRDefault="00373A69" w:rsidP="0029276D">
            <w:pPr>
              <w:pStyle w:val="Geenafstand"/>
              <w:spacing w:line="276" w:lineRule="auto"/>
              <w:ind w:firstLine="0"/>
              <w:jc w:val="left"/>
              <w:rPr>
                <w:rFonts w:ascii="Arial" w:hAnsi="Arial" w:cs="Arial"/>
                <w:b/>
                <w:bCs/>
                <w:lang w:val="en-US"/>
              </w:rPr>
            </w:pPr>
            <w:del w:id="80" w:author="Benschop, Corina" w:date="2021-05-27T12:16:00Z">
              <w:r w:rsidRPr="00DC65BA" w:rsidDel="00FB5CD0">
                <w:rPr>
                  <w:rFonts w:ascii="Arial" w:hAnsi="Arial" w:cs="Arial"/>
                  <w:b/>
                  <w:bCs/>
                  <w:lang w:val="en-US"/>
                </w:rPr>
                <w:delText xml:space="preserve">vWa </w:delText>
              </w:r>
            </w:del>
            <w:proofErr w:type="spellStart"/>
            <w:ins w:id="81" w:author="Benschop, Corina" w:date="2021-05-27T12:16:00Z">
              <w:r w:rsidR="00FB5CD0" w:rsidRPr="00DC65BA">
                <w:rPr>
                  <w:rFonts w:ascii="Arial" w:hAnsi="Arial" w:cs="Arial"/>
                  <w:b/>
                  <w:bCs/>
                  <w:lang w:val="en-US"/>
                </w:rPr>
                <w:t>vW</w:t>
              </w:r>
              <w:r w:rsidR="00FB5CD0">
                <w:rPr>
                  <w:rFonts w:ascii="Arial" w:hAnsi="Arial" w:cs="Arial"/>
                  <w:b/>
                  <w:bCs/>
                  <w:lang w:val="en-US"/>
                </w:rPr>
                <w:t>A</w:t>
              </w:r>
              <w:proofErr w:type="spellEnd"/>
              <w:r w:rsidR="00FB5CD0" w:rsidRPr="00DC65BA">
                <w:rPr>
                  <w:rFonts w:ascii="Arial" w:hAnsi="Arial" w:cs="Arial"/>
                  <w:b/>
                  <w:bCs/>
                  <w:lang w:val="en-US"/>
                </w:rPr>
                <w:t xml:space="preserve"> </w:t>
              </w:r>
            </w:ins>
            <w:r w:rsidRPr="00DC65BA">
              <w:rPr>
                <w:rFonts w:ascii="Arial" w:hAnsi="Arial" w:cs="Arial"/>
                <w:b/>
                <w:bCs/>
                <w:lang w:val="en-US"/>
              </w:rPr>
              <w:t>peak height variation</w:t>
            </w:r>
          </w:p>
        </w:tc>
        <w:tc>
          <w:tcPr>
            <w:tcW w:w="2764" w:type="dxa"/>
            <w:tcBorders>
              <w:top w:val="single" w:sz="4" w:space="0" w:color="auto"/>
              <w:left w:val="single" w:sz="4" w:space="0" w:color="auto"/>
              <w:bottom w:val="single" w:sz="4" w:space="0" w:color="auto"/>
              <w:right w:val="single" w:sz="4" w:space="0" w:color="auto"/>
            </w:tcBorders>
          </w:tcPr>
          <w:p w14:paraId="405DDF11" w14:textId="481B317E"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 xml:space="preserve">0.42 </w:t>
            </w:r>
          </w:p>
        </w:tc>
        <w:tc>
          <w:tcPr>
            <w:tcW w:w="2764" w:type="dxa"/>
            <w:tcBorders>
              <w:top w:val="single" w:sz="4" w:space="0" w:color="auto"/>
              <w:left w:val="single" w:sz="4" w:space="0" w:color="auto"/>
              <w:bottom w:val="single" w:sz="4" w:space="0" w:color="auto"/>
              <w:right w:val="single" w:sz="4" w:space="0" w:color="auto"/>
            </w:tcBorders>
          </w:tcPr>
          <w:p w14:paraId="6C435A67" w14:textId="36148D1C"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5.7e-83</w:t>
            </w:r>
          </w:p>
        </w:tc>
      </w:tr>
      <w:tr w:rsidR="00373A69" w:rsidRPr="00DC65BA" w14:paraId="6E5E5712"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1F73B2FF" w14:textId="10DD065B"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Allele count variation</w:t>
            </w:r>
          </w:p>
        </w:tc>
        <w:tc>
          <w:tcPr>
            <w:tcW w:w="2764" w:type="dxa"/>
            <w:tcBorders>
              <w:top w:val="single" w:sz="4" w:space="0" w:color="auto"/>
              <w:left w:val="single" w:sz="4" w:space="0" w:color="auto"/>
              <w:bottom w:val="single" w:sz="4" w:space="0" w:color="auto"/>
              <w:right w:val="single" w:sz="4" w:space="0" w:color="auto"/>
            </w:tcBorders>
          </w:tcPr>
          <w:p w14:paraId="34A69ADB" w14:textId="68955E35"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 xml:space="preserve">0.13 </w:t>
            </w:r>
          </w:p>
        </w:tc>
        <w:tc>
          <w:tcPr>
            <w:tcW w:w="2764" w:type="dxa"/>
            <w:tcBorders>
              <w:top w:val="single" w:sz="4" w:space="0" w:color="auto"/>
              <w:left w:val="single" w:sz="4" w:space="0" w:color="auto"/>
              <w:bottom w:val="single" w:sz="4" w:space="0" w:color="auto"/>
              <w:right w:val="single" w:sz="4" w:space="0" w:color="auto"/>
            </w:tcBorders>
          </w:tcPr>
          <w:p w14:paraId="768FA291" w14:textId="576EDE43"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7.2e-8</w:t>
            </w:r>
          </w:p>
        </w:tc>
      </w:tr>
      <w:tr w:rsidR="00373A69" w:rsidRPr="00DC65BA" w14:paraId="10C8D092"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43F3970" w14:textId="57107F91"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Loci with 0 alleles</w:t>
            </w:r>
          </w:p>
        </w:tc>
        <w:tc>
          <w:tcPr>
            <w:tcW w:w="2764" w:type="dxa"/>
            <w:tcBorders>
              <w:top w:val="single" w:sz="4" w:space="0" w:color="auto"/>
              <w:left w:val="single" w:sz="4" w:space="0" w:color="auto"/>
              <w:bottom w:val="single" w:sz="4" w:space="0" w:color="auto"/>
              <w:right w:val="single" w:sz="4" w:space="0" w:color="auto"/>
            </w:tcBorders>
          </w:tcPr>
          <w:p w14:paraId="788B46BD" w14:textId="58B93838"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0.05 </w:t>
            </w:r>
          </w:p>
        </w:tc>
        <w:tc>
          <w:tcPr>
            <w:tcW w:w="2764" w:type="dxa"/>
            <w:tcBorders>
              <w:top w:val="single" w:sz="4" w:space="0" w:color="auto"/>
              <w:left w:val="single" w:sz="4" w:space="0" w:color="auto"/>
              <w:bottom w:val="single" w:sz="4" w:space="0" w:color="auto"/>
              <w:right w:val="single" w:sz="4" w:space="0" w:color="auto"/>
            </w:tcBorders>
          </w:tcPr>
          <w:p w14:paraId="1225C4B0" w14:textId="4A537B1C"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1.6e-1</w:t>
            </w:r>
          </w:p>
        </w:tc>
      </w:tr>
      <w:tr w:rsidR="00373A69" w:rsidRPr="00DC65BA" w14:paraId="5EF39834"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02F63B86" w14:textId="2C9C3655"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Loci with 5-6 alleles</w:t>
            </w:r>
          </w:p>
        </w:tc>
        <w:tc>
          <w:tcPr>
            <w:tcW w:w="2764" w:type="dxa"/>
            <w:tcBorders>
              <w:top w:val="single" w:sz="4" w:space="0" w:color="auto"/>
              <w:left w:val="single" w:sz="4" w:space="0" w:color="auto"/>
              <w:bottom w:val="single" w:sz="4" w:space="0" w:color="auto"/>
              <w:right w:val="single" w:sz="4" w:space="0" w:color="auto"/>
            </w:tcBorders>
          </w:tcPr>
          <w:p w14:paraId="3B5625EC" w14:textId="5FF9849F"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0.05 </w:t>
            </w:r>
          </w:p>
        </w:tc>
        <w:tc>
          <w:tcPr>
            <w:tcW w:w="2764" w:type="dxa"/>
            <w:tcBorders>
              <w:top w:val="single" w:sz="4" w:space="0" w:color="auto"/>
              <w:left w:val="single" w:sz="4" w:space="0" w:color="auto"/>
              <w:bottom w:val="single" w:sz="4" w:space="0" w:color="auto"/>
              <w:right w:val="single" w:sz="4" w:space="0" w:color="auto"/>
            </w:tcBorders>
          </w:tcPr>
          <w:p w14:paraId="72F9A8F3" w14:textId="18734EE3"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9.0e-2</w:t>
            </w:r>
          </w:p>
        </w:tc>
      </w:tr>
      <w:tr w:rsidR="00373A69" w:rsidRPr="00DC65BA" w14:paraId="17C0D465" w14:textId="77777777" w:rsidTr="00373A69">
        <w:trPr>
          <w:trHeight w:val="368"/>
        </w:trPr>
        <w:tc>
          <w:tcPr>
            <w:tcW w:w="3539" w:type="dxa"/>
            <w:tcBorders>
              <w:top w:val="single" w:sz="4" w:space="0" w:color="auto"/>
              <w:left w:val="single" w:sz="4" w:space="0" w:color="auto"/>
              <w:bottom w:val="single" w:sz="4" w:space="0" w:color="auto"/>
              <w:right w:val="single" w:sz="4" w:space="0" w:color="auto"/>
            </w:tcBorders>
            <w:vAlign w:val="center"/>
          </w:tcPr>
          <w:p w14:paraId="4222EA97" w14:textId="1D73A94B"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Peaks below 800 RFU</w:t>
            </w:r>
          </w:p>
        </w:tc>
        <w:tc>
          <w:tcPr>
            <w:tcW w:w="2764" w:type="dxa"/>
            <w:tcBorders>
              <w:top w:val="single" w:sz="4" w:space="0" w:color="auto"/>
              <w:left w:val="single" w:sz="4" w:space="0" w:color="auto"/>
              <w:bottom w:val="single" w:sz="4" w:space="0" w:color="auto"/>
              <w:right w:val="single" w:sz="4" w:space="0" w:color="auto"/>
            </w:tcBorders>
          </w:tcPr>
          <w:p w14:paraId="508E8BAE" w14:textId="06E2B917"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 xml:space="preserve">0.19 </w:t>
            </w:r>
          </w:p>
        </w:tc>
        <w:tc>
          <w:tcPr>
            <w:tcW w:w="2764" w:type="dxa"/>
            <w:tcBorders>
              <w:top w:val="single" w:sz="4" w:space="0" w:color="auto"/>
              <w:left w:val="single" w:sz="4" w:space="0" w:color="auto"/>
              <w:bottom w:val="single" w:sz="4" w:space="0" w:color="auto"/>
              <w:right w:val="single" w:sz="4" w:space="0" w:color="auto"/>
            </w:tcBorders>
          </w:tcPr>
          <w:p w14:paraId="07917079" w14:textId="08090236"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b/>
                <w:bCs/>
                <w:lang w:val="en-US"/>
              </w:rPr>
              <w:t>5.7e-18</w:t>
            </w:r>
          </w:p>
        </w:tc>
      </w:tr>
      <w:tr w:rsidR="00373A69" w:rsidRPr="00DC65BA" w14:paraId="069C7BA1"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5BA0D884" w14:textId="5723BBFF"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 xml:space="preserve">Random match </w:t>
            </w:r>
            <w:proofErr w:type="spellStart"/>
            <w:r w:rsidRPr="00DC65BA">
              <w:rPr>
                <w:rFonts w:ascii="Arial" w:hAnsi="Arial" w:cs="Arial"/>
                <w:b/>
                <w:bCs/>
                <w:lang w:val="en-US"/>
              </w:rPr>
              <w:t>proba</w:t>
            </w:r>
            <w:proofErr w:type="spellEnd"/>
            <w:r w:rsidRPr="00DC65BA">
              <w:rPr>
                <w:rFonts w:ascii="Arial" w:hAnsi="Arial" w:cs="Arial"/>
                <w:b/>
                <w:bCs/>
                <w:lang w:val="en-US"/>
              </w:rPr>
              <w:t>.</w:t>
            </w:r>
          </w:p>
        </w:tc>
        <w:tc>
          <w:tcPr>
            <w:tcW w:w="2764" w:type="dxa"/>
            <w:tcBorders>
              <w:top w:val="single" w:sz="4" w:space="0" w:color="auto"/>
              <w:left w:val="single" w:sz="4" w:space="0" w:color="auto"/>
              <w:bottom w:val="single" w:sz="4" w:space="0" w:color="auto"/>
              <w:right w:val="single" w:sz="4" w:space="0" w:color="auto"/>
            </w:tcBorders>
          </w:tcPr>
          <w:p w14:paraId="449F3823" w14:textId="7078F3B7"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 xml:space="preserve">0.10 </w:t>
            </w:r>
          </w:p>
        </w:tc>
        <w:tc>
          <w:tcPr>
            <w:tcW w:w="2764" w:type="dxa"/>
            <w:tcBorders>
              <w:top w:val="single" w:sz="4" w:space="0" w:color="auto"/>
              <w:left w:val="single" w:sz="4" w:space="0" w:color="auto"/>
              <w:bottom w:val="single" w:sz="4" w:space="0" w:color="auto"/>
              <w:right w:val="single" w:sz="4" w:space="0" w:color="auto"/>
            </w:tcBorders>
          </w:tcPr>
          <w:p w14:paraId="2B397E0B" w14:textId="5DBB9636"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b/>
                <w:bCs/>
                <w:lang w:val="en-US"/>
              </w:rPr>
              <w:t>9.4e-5</w:t>
            </w:r>
          </w:p>
        </w:tc>
      </w:tr>
      <w:tr w:rsidR="00373A69" w:rsidRPr="00DC65BA" w14:paraId="63E694CE"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60356ECF" w14:textId="53A1BCDE"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Min. NOC</w:t>
            </w:r>
          </w:p>
        </w:tc>
        <w:tc>
          <w:tcPr>
            <w:tcW w:w="2764" w:type="dxa"/>
            <w:tcBorders>
              <w:top w:val="single" w:sz="4" w:space="0" w:color="auto"/>
              <w:left w:val="single" w:sz="4" w:space="0" w:color="auto"/>
              <w:bottom w:val="single" w:sz="4" w:space="0" w:color="auto"/>
              <w:right w:val="single" w:sz="4" w:space="0" w:color="auto"/>
            </w:tcBorders>
          </w:tcPr>
          <w:p w14:paraId="7CE8E3DF" w14:textId="2C6D2361"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0.05 </w:t>
            </w:r>
          </w:p>
        </w:tc>
        <w:tc>
          <w:tcPr>
            <w:tcW w:w="2764" w:type="dxa"/>
            <w:tcBorders>
              <w:top w:val="single" w:sz="4" w:space="0" w:color="auto"/>
              <w:left w:val="single" w:sz="4" w:space="0" w:color="auto"/>
              <w:bottom w:val="single" w:sz="4" w:space="0" w:color="auto"/>
              <w:right w:val="single" w:sz="4" w:space="0" w:color="auto"/>
            </w:tcBorders>
          </w:tcPr>
          <w:p w14:paraId="0D7AD8B4" w14:textId="29EF6516"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1.6e-1</w:t>
            </w:r>
          </w:p>
        </w:tc>
      </w:tr>
    </w:tbl>
    <w:p w14:paraId="1BA5AD71" w14:textId="77777777" w:rsidR="00CF7CA2" w:rsidRPr="00DC65BA" w:rsidRDefault="00CF7CA2" w:rsidP="001D1FCC">
      <w:pPr>
        <w:jc w:val="both"/>
        <w:rPr>
          <w:rFonts w:ascii="Arial" w:hAnsi="Arial" w:cs="Arial"/>
          <w:sz w:val="18"/>
          <w:szCs w:val="18"/>
          <w:lang w:val="en-US"/>
        </w:rPr>
        <w:sectPr w:rsidR="00CF7CA2" w:rsidRPr="00DC65BA" w:rsidSect="00906C00">
          <w:pgSz w:w="11906" w:h="16838"/>
          <w:pgMar w:top="1417" w:right="1417" w:bottom="1417" w:left="1417" w:header="708" w:footer="708" w:gutter="0"/>
          <w:cols w:space="708"/>
          <w:docGrid w:linePitch="360"/>
        </w:sectPr>
      </w:pPr>
    </w:p>
    <w:bookmarkEnd w:id="78"/>
    <w:p w14:paraId="0FB681CB" w14:textId="493DFD2E" w:rsidR="00906C00" w:rsidRPr="00DC65BA" w:rsidRDefault="006A0CE1" w:rsidP="00906C00">
      <w:pPr>
        <w:pStyle w:val="Geenafstand"/>
        <w:jc w:val="both"/>
        <w:rPr>
          <w:rFonts w:ascii="Arial" w:hAnsi="Arial" w:cs="Arial"/>
          <w:lang w:val="en-US"/>
        </w:rPr>
      </w:pPr>
      <w:r w:rsidRPr="00DC65BA">
        <w:rPr>
          <w:rFonts w:ascii="Arial" w:hAnsi="Arial" w:cs="Arial"/>
          <w:lang w:val="en-US"/>
        </w:rPr>
        <w:lastRenderedPageBreak/>
        <w:t xml:space="preserve">For </w:t>
      </w:r>
      <w:r w:rsidR="00360C32" w:rsidRPr="00DC65BA">
        <w:rPr>
          <w:rFonts w:ascii="Arial" w:hAnsi="Arial" w:cs="Arial"/>
          <w:lang w:val="en-US"/>
        </w:rPr>
        <w:t>analyzing</w:t>
      </w:r>
      <w:r w:rsidRPr="00DC65BA">
        <w:rPr>
          <w:rFonts w:ascii="Arial" w:hAnsi="Arial" w:cs="Arial"/>
          <w:lang w:val="en-US"/>
        </w:rPr>
        <w:t xml:space="preserve"> feature correlations, we applied Kendall rank correlation coefficient. It is suitable for features that are not normally distributed (as is assumed for Pearson), and is more robust to outliers</w:t>
      </w:r>
      <w:r w:rsidR="00360C32">
        <w:rPr>
          <w:rFonts w:ascii="Arial" w:hAnsi="Arial" w:cs="Arial"/>
          <w:lang w:val="en-US"/>
        </w:rPr>
        <w:t xml:space="preserve"> </w:t>
      </w:r>
      <w:r w:rsidR="00360C32" w:rsidRPr="00DC65BA">
        <w:rPr>
          <w:rFonts w:ascii="Arial" w:hAnsi="Arial" w:cs="Arial"/>
          <w:lang w:val="en-US"/>
        </w:rPr>
        <w:fldChar w:fldCharType="begin"/>
      </w:r>
      <w:r w:rsidR="00360C32">
        <w:rPr>
          <w:rFonts w:ascii="Arial" w:hAnsi="Arial" w:cs="Arial"/>
          <w:lang w:val="en-US"/>
        </w:rPr>
        <w:instrText xml:space="preserve"> ADDIN EN.CITE &lt;EndNote&gt;&lt;Cite&gt;&lt;Author&gt;KENDALL&lt;/Author&gt;&lt;Year&gt;1938&lt;/Year&gt;&lt;RecNum&gt;225&lt;/RecNum&gt;&lt;DisplayText&gt;[2, 3]&lt;/DisplayText&gt;&lt;record&gt;&lt;rec-number&gt;225&lt;/rec-number&gt;&lt;foreign-keys&gt;&lt;key app="EN" db-id="p22005xv5srwpxeed275s99yfvez9tfr995s" timestamp="1621425240"&gt;225&lt;/key&gt;&lt;/foreign-keys&gt;&lt;ref-type name="Journal Article"&gt;17&lt;/ref-type&gt;&lt;contributors&gt;&lt;authors&gt;&lt;author&gt;KENDALL, M. G.&lt;/author&gt;&lt;/authors&gt;&lt;/contributors&gt;&lt;titles&gt;&lt;title&gt;A NEW MEASURE OF RANK CORRELATION&lt;/title&gt;&lt;secondary-title&gt;Biometrika&lt;/secondary-title&gt;&lt;/titles&gt;&lt;periodical&gt;&lt;full-title&gt;Biometrika&lt;/full-title&gt;&lt;/periodical&gt;&lt;pages&gt;81-93&lt;/pages&gt;&lt;volume&gt;30&lt;/volume&gt;&lt;number&gt;1-2&lt;/number&gt;&lt;dates&gt;&lt;year&gt;1938&lt;/year&gt;&lt;/dates&gt;&lt;isbn&gt;0006-3444&lt;/isbn&gt;&lt;urls&gt;&lt;related-urls&gt;&lt;url&gt;https://doi.org/10.1093/biomet/30.1-2.81&lt;/url&gt;&lt;/related-urls&gt;&lt;/urls&gt;&lt;electronic-resource-num&gt;10.1093/biomet/30.1-2.81&lt;/electronic-resource-num&gt;&lt;access-date&gt;5/19/2021&lt;/access-date&gt;&lt;/record&gt;&lt;/Cite&gt;&lt;Cite&gt;&lt;Author&gt;Molnar&lt;/Author&gt;&lt;Year&gt;2020&lt;/Year&gt;&lt;RecNum&gt;105&lt;/RecNum&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00360C32" w:rsidRPr="00DC65BA">
        <w:rPr>
          <w:rFonts w:ascii="Arial" w:hAnsi="Arial" w:cs="Arial"/>
          <w:lang w:val="en-US"/>
        </w:rPr>
        <w:fldChar w:fldCharType="separate"/>
      </w:r>
      <w:r w:rsidR="00360C32">
        <w:rPr>
          <w:rFonts w:ascii="Arial" w:hAnsi="Arial" w:cs="Arial"/>
          <w:noProof/>
          <w:lang w:val="en-US"/>
        </w:rPr>
        <w:t>[2, 3]</w:t>
      </w:r>
      <w:r w:rsidR="00360C32" w:rsidRPr="00DC65BA">
        <w:rPr>
          <w:rFonts w:ascii="Arial" w:hAnsi="Arial" w:cs="Arial"/>
          <w:lang w:val="en-US"/>
        </w:rPr>
        <w:fldChar w:fldCharType="end"/>
      </w:r>
      <w:r w:rsidRPr="00DC65BA">
        <w:rPr>
          <w:rFonts w:ascii="Arial" w:hAnsi="Arial" w:cs="Arial"/>
          <w:lang w:val="en-US"/>
        </w:rPr>
        <w:t>.</w:t>
      </w:r>
      <w:r w:rsidR="003725F3" w:rsidRPr="00DC65BA">
        <w:rPr>
          <w:rFonts w:ascii="Arial" w:hAnsi="Arial" w:cs="Arial"/>
          <w:lang w:val="en-US"/>
        </w:rPr>
        <w:t xml:space="preserve"> Most features are highly correlated</w:t>
      </w:r>
      <w:r w:rsidR="00CD1B99" w:rsidRPr="00DC65BA">
        <w:rPr>
          <w:rFonts w:ascii="Arial" w:hAnsi="Arial" w:cs="Arial"/>
          <w:lang w:val="en-US"/>
        </w:rPr>
        <w:t xml:space="preserve"> as can be seen in </w:t>
      </w:r>
      <w:r w:rsidR="00CD1B99" w:rsidRPr="00DC65BA">
        <w:rPr>
          <w:rFonts w:ascii="Arial" w:hAnsi="Arial" w:cs="Arial"/>
          <w:lang w:val="en-US"/>
        </w:rPr>
        <w:fldChar w:fldCharType="begin"/>
      </w:r>
      <w:r w:rsidR="00CD1B99" w:rsidRPr="00DC65BA">
        <w:rPr>
          <w:rFonts w:ascii="Arial" w:hAnsi="Arial" w:cs="Arial"/>
          <w:lang w:val="en-US"/>
        </w:rPr>
        <w:instrText xml:space="preserve"> REF _Ref72782146 \h  \* MERGEFORMAT </w:instrText>
      </w:r>
      <w:r w:rsidR="00CD1B99" w:rsidRPr="00DC65BA">
        <w:rPr>
          <w:rFonts w:ascii="Arial" w:hAnsi="Arial" w:cs="Arial"/>
          <w:lang w:val="en-US"/>
        </w:rPr>
      </w:r>
      <w:r w:rsidR="00CD1B99" w:rsidRPr="00DC65BA">
        <w:rPr>
          <w:rFonts w:ascii="Arial" w:hAnsi="Arial" w:cs="Arial"/>
          <w:lang w:val="en-US"/>
        </w:rPr>
        <w:fldChar w:fldCharType="separate"/>
      </w:r>
      <w:r w:rsidR="00CD1B99" w:rsidRPr="00DC65BA">
        <w:rPr>
          <w:rFonts w:ascii="Arial" w:hAnsi="Arial" w:cs="Arial"/>
          <w:lang w:val="en-US"/>
        </w:rPr>
        <w:t xml:space="preserve">Supplementary Figure </w:t>
      </w:r>
      <w:r w:rsidR="00CD1B99" w:rsidRPr="00DC65BA">
        <w:rPr>
          <w:rFonts w:ascii="Arial" w:hAnsi="Arial" w:cs="Arial"/>
          <w:noProof/>
          <w:lang w:val="en-US"/>
        </w:rPr>
        <w:t>5</w:t>
      </w:r>
      <w:r w:rsidR="00CD1B99" w:rsidRPr="00DC65BA">
        <w:rPr>
          <w:rFonts w:ascii="Arial" w:hAnsi="Arial" w:cs="Arial"/>
          <w:lang w:val="en-US"/>
        </w:rPr>
        <w:fldChar w:fldCharType="end"/>
      </w:r>
      <w:r w:rsidR="00CD1B99" w:rsidRPr="00DC65BA">
        <w:rPr>
          <w:rFonts w:ascii="Arial" w:hAnsi="Arial" w:cs="Arial"/>
          <w:lang w:val="en-US"/>
        </w:rPr>
        <w:t>. A slight decrease in correlation can be observed between the 590- and 5000-dataset, though most values still lie above 0.4.</w:t>
      </w:r>
    </w:p>
    <w:p w14:paraId="33C3457C" w14:textId="76629237" w:rsidR="00906C00" w:rsidRPr="00DC65BA" w:rsidRDefault="00906C00" w:rsidP="00906C00">
      <w:pPr>
        <w:pStyle w:val="Geenafstand"/>
        <w:jc w:val="both"/>
        <w:rPr>
          <w:rFonts w:ascii="Arial" w:hAnsi="Arial" w:cs="Arial"/>
          <w:sz w:val="18"/>
          <w:szCs w:val="18"/>
          <w:lang w:val="en-US"/>
        </w:rPr>
      </w:pPr>
    </w:p>
    <w:p w14:paraId="54B5CBE4" w14:textId="7C35CBAE" w:rsidR="00CD1B99" w:rsidRPr="00DC65BA" w:rsidRDefault="00906C00" w:rsidP="00CD1B99">
      <w:pPr>
        <w:pStyle w:val="Geenafstand"/>
        <w:keepNext/>
        <w:jc w:val="both"/>
        <w:rPr>
          <w:lang w:val="en-US"/>
        </w:rPr>
      </w:pPr>
      <w:r w:rsidRPr="00DC65BA">
        <w:rPr>
          <w:rFonts w:ascii="Arial" w:hAnsi="Arial" w:cs="Arial"/>
          <w:noProof/>
          <w:lang w:val="en-US"/>
        </w:rPr>
        <w:drawing>
          <wp:inline distT="0" distB="0" distL="0" distR="0" wp14:anchorId="610DA9E5" wp14:editId="643BA169">
            <wp:extent cx="4305300" cy="43053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2034" cy="4322034"/>
                    </a:xfrm>
                    <a:prstGeom prst="rect">
                      <a:avLst/>
                    </a:prstGeom>
                    <a:noFill/>
                    <a:ln>
                      <a:noFill/>
                    </a:ln>
                  </pic:spPr>
                </pic:pic>
              </a:graphicData>
            </a:graphic>
          </wp:inline>
        </w:drawing>
      </w:r>
      <w:r w:rsidR="00CD1B99" w:rsidRPr="00DC65BA">
        <w:rPr>
          <w:rFonts w:ascii="Arial" w:hAnsi="Arial" w:cs="Arial"/>
          <w:noProof/>
          <w:lang w:val="en-US"/>
        </w:rPr>
        <w:drawing>
          <wp:inline distT="0" distB="0" distL="0" distR="0" wp14:anchorId="36D3DBEE" wp14:editId="78A90DE7">
            <wp:extent cx="4295775" cy="42957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5543" cy="4315543"/>
                    </a:xfrm>
                    <a:prstGeom prst="rect">
                      <a:avLst/>
                    </a:prstGeom>
                    <a:noFill/>
                    <a:ln>
                      <a:noFill/>
                    </a:ln>
                  </pic:spPr>
                </pic:pic>
              </a:graphicData>
            </a:graphic>
          </wp:inline>
        </w:drawing>
      </w:r>
    </w:p>
    <w:p w14:paraId="5D5BD0EE" w14:textId="79C8FFAA" w:rsidR="00CD1B99" w:rsidRPr="00DC65BA" w:rsidRDefault="00CD1B99" w:rsidP="00CD1B99">
      <w:pPr>
        <w:pStyle w:val="Bijschrift"/>
        <w:rPr>
          <w:lang w:val="en-US"/>
        </w:rPr>
      </w:pPr>
      <w:bookmarkStart w:id="82" w:name="_Ref72782146"/>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5</w:t>
      </w:r>
      <w:r w:rsidRPr="00DC65BA">
        <w:rPr>
          <w:lang w:val="en-US"/>
        </w:rPr>
        <w:fldChar w:fldCharType="end"/>
      </w:r>
      <w:bookmarkEnd w:id="82"/>
      <w:r w:rsidRPr="00DC65BA">
        <w:rPr>
          <w:lang w:val="en-US"/>
        </w:rPr>
        <w:t>: Kendall feature correlations of the 19 features in the training set of the 590-dataset (left) and 5000-dataset (right).</w:t>
      </w:r>
    </w:p>
    <w:p w14:paraId="2A1C79EE" w14:textId="7B1CBCC6" w:rsidR="008E38FE" w:rsidRPr="00DC65BA" w:rsidRDefault="008E38FE" w:rsidP="00906C00">
      <w:pPr>
        <w:pStyle w:val="Geenafstand"/>
        <w:jc w:val="both"/>
        <w:rPr>
          <w:rFonts w:ascii="Arial" w:hAnsi="Arial" w:cs="Arial"/>
          <w:lang w:val="en-US"/>
        </w:rPr>
      </w:pPr>
    </w:p>
    <w:p w14:paraId="362528D7" w14:textId="77777777" w:rsidR="00906C00" w:rsidRPr="00DC65BA" w:rsidRDefault="00906C00">
      <w:pPr>
        <w:rPr>
          <w:rFonts w:ascii="Arial" w:hAnsi="Arial" w:cs="Arial"/>
          <w:sz w:val="18"/>
          <w:szCs w:val="18"/>
          <w:lang w:val="en-US"/>
        </w:rPr>
        <w:sectPr w:rsidR="00906C00" w:rsidRPr="00DC65BA" w:rsidSect="00906C00">
          <w:pgSz w:w="16838" w:h="11906" w:orient="landscape"/>
          <w:pgMar w:top="1417" w:right="1417" w:bottom="1417" w:left="1417" w:header="708" w:footer="708" w:gutter="0"/>
          <w:cols w:space="708"/>
          <w:docGrid w:linePitch="360"/>
        </w:sectPr>
      </w:pPr>
      <w:r w:rsidRPr="00DC65BA">
        <w:rPr>
          <w:rFonts w:ascii="Arial" w:hAnsi="Arial" w:cs="Arial"/>
          <w:sz w:val="18"/>
          <w:szCs w:val="18"/>
          <w:lang w:val="en-US"/>
        </w:rPr>
        <w:br w:type="page"/>
      </w:r>
    </w:p>
    <w:p w14:paraId="4AEF51E9" w14:textId="06AFEE01" w:rsidR="002D1D34" w:rsidRPr="00DC65BA" w:rsidRDefault="002D1D34" w:rsidP="002D1D34">
      <w:pPr>
        <w:pStyle w:val="Geenafstand"/>
        <w:jc w:val="both"/>
        <w:rPr>
          <w:rFonts w:ascii="Arial" w:hAnsi="Arial" w:cs="Arial"/>
          <w:lang w:val="en-US"/>
        </w:rPr>
      </w:pPr>
      <w:r w:rsidRPr="00DC65BA">
        <w:rPr>
          <w:rFonts w:ascii="Arial" w:hAnsi="Arial" w:cs="Arial"/>
          <w:lang w:val="en-US"/>
        </w:rPr>
        <w:lastRenderedPageBreak/>
        <w:t>In a short benchmarking study</w:t>
      </w:r>
      <w:r w:rsidR="005E415C" w:rsidRPr="00DC65BA">
        <w:rPr>
          <w:rFonts w:ascii="Arial" w:hAnsi="Arial" w:cs="Arial"/>
          <w:lang w:val="en-US"/>
        </w:rPr>
        <w:t xml:space="preserve">, we demonstrated the ability of regression to outperform classification for NOC estimation. </w:t>
      </w:r>
      <w:r w:rsidR="005E415C" w:rsidRPr="00DC65BA">
        <w:rPr>
          <w:rFonts w:ascii="Arial" w:hAnsi="Arial" w:cs="Arial"/>
          <w:lang w:val="en-US"/>
        </w:rPr>
        <w:fldChar w:fldCharType="begin"/>
      </w:r>
      <w:r w:rsidR="005E415C" w:rsidRPr="00DC65BA">
        <w:rPr>
          <w:rFonts w:ascii="Arial" w:hAnsi="Arial" w:cs="Arial"/>
          <w:lang w:val="en-US"/>
        </w:rPr>
        <w:instrText xml:space="preserve"> REF _Ref72782380 \h  \* MERGEFORMAT </w:instrText>
      </w:r>
      <w:r w:rsidR="005E415C" w:rsidRPr="00DC65BA">
        <w:rPr>
          <w:rFonts w:ascii="Arial" w:hAnsi="Arial" w:cs="Arial"/>
          <w:lang w:val="en-US"/>
        </w:rPr>
      </w:r>
      <w:r w:rsidR="005E415C" w:rsidRPr="00DC65BA">
        <w:rPr>
          <w:rFonts w:ascii="Arial" w:hAnsi="Arial" w:cs="Arial"/>
          <w:lang w:val="en-US"/>
        </w:rPr>
        <w:fldChar w:fldCharType="separate"/>
      </w:r>
      <w:r w:rsidR="005E415C" w:rsidRPr="00DC65BA">
        <w:rPr>
          <w:rFonts w:ascii="Arial" w:hAnsi="Arial" w:cs="Arial"/>
          <w:lang w:val="en-US"/>
        </w:rPr>
        <w:t xml:space="preserve">Supplementary Table </w:t>
      </w:r>
      <w:r w:rsidR="005E415C" w:rsidRPr="00DC65BA">
        <w:rPr>
          <w:rFonts w:ascii="Arial" w:hAnsi="Arial" w:cs="Arial"/>
          <w:noProof/>
          <w:lang w:val="en-US"/>
        </w:rPr>
        <w:t>4</w:t>
      </w:r>
      <w:r w:rsidR="005E415C" w:rsidRPr="00DC65BA">
        <w:rPr>
          <w:rFonts w:ascii="Arial" w:hAnsi="Arial" w:cs="Arial"/>
          <w:lang w:val="en-US"/>
        </w:rPr>
        <w:fldChar w:fldCharType="end"/>
      </w:r>
      <w:r w:rsidR="005E415C" w:rsidRPr="00DC65BA">
        <w:rPr>
          <w:rFonts w:ascii="Arial" w:hAnsi="Arial" w:cs="Arial"/>
          <w:lang w:val="en-US"/>
        </w:rPr>
        <w:t xml:space="preserve"> shows which models were compared, while </w:t>
      </w:r>
      <w:r w:rsidR="005E415C" w:rsidRPr="00DC65BA">
        <w:rPr>
          <w:rFonts w:ascii="Arial" w:hAnsi="Arial" w:cs="Arial"/>
          <w:lang w:val="en-US"/>
        </w:rPr>
        <w:fldChar w:fldCharType="begin"/>
      </w:r>
      <w:r w:rsidR="005E415C" w:rsidRPr="00DC65BA">
        <w:rPr>
          <w:rFonts w:ascii="Arial" w:hAnsi="Arial" w:cs="Arial"/>
          <w:lang w:val="en-US"/>
        </w:rPr>
        <w:instrText xml:space="preserve"> REF _Ref72782393 \h  \* MERGEFORMAT </w:instrText>
      </w:r>
      <w:r w:rsidR="005E415C" w:rsidRPr="00DC65BA">
        <w:rPr>
          <w:rFonts w:ascii="Arial" w:hAnsi="Arial" w:cs="Arial"/>
          <w:lang w:val="en-US"/>
        </w:rPr>
      </w:r>
      <w:r w:rsidR="005E415C" w:rsidRPr="00DC65BA">
        <w:rPr>
          <w:rFonts w:ascii="Arial" w:hAnsi="Arial" w:cs="Arial"/>
          <w:lang w:val="en-US"/>
        </w:rPr>
        <w:fldChar w:fldCharType="separate"/>
      </w:r>
      <w:r w:rsidR="005E415C" w:rsidRPr="00DC65BA">
        <w:rPr>
          <w:rFonts w:ascii="Arial" w:hAnsi="Arial" w:cs="Arial"/>
          <w:lang w:val="en-US"/>
        </w:rPr>
        <w:t xml:space="preserve">Supplementary Figure </w:t>
      </w:r>
      <w:r w:rsidR="005E415C" w:rsidRPr="00DC65BA">
        <w:rPr>
          <w:rFonts w:ascii="Arial" w:hAnsi="Arial" w:cs="Arial"/>
          <w:noProof/>
          <w:lang w:val="en-US"/>
        </w:rPr>
        <w:t>6</w:t>
      </w:r>
      <w:r w:rsidR="005E415C" w:rsidRPr="00DC65BA">
        <w:rPr>
          <w:rFonts w:ascii="Arial" w:hAnsi="Arial" w:cs="Arial"/>
          <w:lang w:val="en-US"/>
        </w:rPr>
        <w:fldChar w:fldCharType="end"/>
      </w:r>
      <w:r w:rsidR="00DC65BA">
        <w:rPr>
          <w:rFonts w:ascii="Arial" w:hAnsi="Arial" w:cs="Arial"/>
          <w:lang w:val="en-US"/>
        </w:rPr>
        <w:t xml:space="preserve"> </w:t>
      </w:r>
      <w:r w:rsidR="00DC65BA" w:rsidRPr="00DC65BA">
        <w:rPr>
          <w:rFonts w:ascii="Arial" w:hAnsi="Arial" w:cs="Arial"/>
          <w:lang w:val="en-US"/>
        </w:rPr>
        <w:t xml:space="preserve">and </w:t>
      </w:r>
      <w:r w:rsidR="00DC65BA" w:rsidRPr="00DC65BA">
        <w:rPr>
          <w:rFonts w:ascii="Arial" w:hAnsi="Arial" w:cs="Arial"/>
          <w:lang w:val="en-US"/>
        </w:rPr>
        <w:fldChar w:fldCharType="begin"/>
      </w:r>
      <w:r w:rsidR="00DC65BA" w:rsidRPr="00DC65BA">
        <w:rPr>
          <w:rFonts w:ascii="Arial" w:hAnsi="Arial" w:cs="Arial"/>
          <w:lang w:val="en-US"/>
        </w:rPr>
        <w:instrText xml:space="preserve"> REF _Ref72782756 \h </w:instrText>
      </w:r>
      <w:r w:rsidR="00DC65BA">
        <w:rPr>
          <w:rFonts w:ascii="Arial" w:hAnsi="Arial" w:cs="Arial"/>
          <w:lang w:val="en-US"/>
        </w:rPr>
        <w:instrText xml:space="preserve"> \* MERGEFORMAT </w:instrText>
      </w:r>
      <w:r w:rsidR="00DC65BA" w:rsidRPr="00DC65BA">
        <w:rPr>
          <w:rFonts w:ascii="Arial" w:hAnsi="Arial" w:cs="Arial"/>
          <w:lang w:val="en-US"/>
        </w:rPr>
      </w:r>
      <w:r w:rsidR="00DC65BA" w:rsidRPr="00DC65BA">
        <w:rPr>
          <w:rFonts w:ascii="Arial" w:hAnsi="Arial" w:cs="Arial"/>
          <w:lang w:val="en-US"/>
        </w:rPr>
        <w:fldChar w:fldCharType="separate"/>
      </w:r>
      <w:r w:rsidR="00DC65BA" w:rsidRPr="00DC65BA">
        <w:rPr>
          <w:rFonts w:ascii="Arial" w:hAnsi="Arial" w:cs="Arial"/>
          <w:lang w:val="en-US"/>
        </w:rPr>
        <w:t xml:space="preserve">Supplementary Figure </w:t>
      </w:r>
      <w:r w:rsidR="00DC65BA" w:rsidRPr="00DC65BA">
        <w:rPr>
          <w:rFonts w:ascii="Arial" w:hAnsi="Arial" w:cs="Arial"/>
          <w:noProof/>
          <w:lang w:val="en-US"/>
        </w:rPr>
        <w:t>7</w:t>
      </w:r>
      <w:r w:rsidR="00DC65BA" w:rsidRPr="00DC65BA">
        <w:rPr>
          <w:rFonts w:ascii="Arial" w:hAnsi="Arial" w:cs="Arial"/>
          <w:lang w:val="en-US"/>
        </w:rPr>
        <w:fldChar w:fldCharType="end"/>
      </w:r>
      <w:r w:rsidR="00DC65BA">
        <w:rPr>
          <w:rFonts w:ascii="Arial" w:hAnsi="Arial" w:cs="Arial"/>
          <w:lang w:val="en-US"/>
        </w:rPr>
        <w:t xml:space="preserve"> </w:t>
      </w:r>
      <w:r w:rsidR="005E415C" w:rsidRPr="00DC65BA">
        <w:rPr>
          <w:rFonts w:ascii="Arial" w:hAnsi="Arial" w:cs="Arial"/>
          <w:lang w:val="en-US"/>
        </w:rPr>
        <w:t>list the results</w:t>
      </w:r>
      <w:r w:rsidR="00DC65BA">
        <w:rPr>
          <w:rFonts w:ascii="Arial" w:hAnsi="Arial" w:cs="Arial"/>
          <w:lang w:val="en-US"/>
        </w:rPr>
        <w:t xml:space="preserve"> on the training- and test data respectively</w:t>
      </w:r>
      <w:r w:rsidR="005E415C" w:rsidRPr="00DC65BA">
        <w:rPr>
          <w:rFonts w:ascii="Arial" w:hAnsi="Arial" w:cs="Arial"/>
          <w:lang w:val="en-US"/>
        </w:rPr>
        <w:t>.</w:t>
      </w:r>
    </w:p>
    <w:p w14:paraId="06F48BD5" w14:textId="77777777" w:rsidR="002D1D34" w:rsidRPr="00DC65BA" w:rsidRDefault="002D1D34" w:rsidP="00EC2225">
      <w:pPr>
        <w:pStyle w:val="Geenafstand"/>
        <w:rPr>
          <w:rFonts w:ascii="Arial" w:hAnsi="Arial" w:cs="Arial"/>
          <w:sz w:val="18"/>
          <w:szCs w:val="18"/>
          <w:lang w:val="en-US"/>
        </w:rPr>
      </w:pPr>
    </w:p>
    <w:p w14:paraId="545E2BEE" w14:textId="3DB76610" w:rsidR="00EC2225" w:rsidRPr="00DC65BA" w:rsidRDefault="00EC2225" w:rsidP="00DC65BA">
      <w:pPr>
        <w:pStyle w:val="Geenafstand"/>
        <w:jc w:val="both"/>
        <w:rPr>
          <w:rFonts w:ascii="Arial" w:hAnsi="Arial" w:cs="Arial"/>
          <w:sz w:val="18"/>
          <w:szCs w:val="18"/>
          <w:lang w:val="en-US"/>
        </w:rPr>
      </w:pPr>
      <w:bookmarkStart w:id="83" w:name="_Ref72782380"/>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6003EC" w:rsidRPr="00DC65BA">
        <w:rPr>
          <w:rFonts w:ascii="Arial" w:hAnsi="Arial" w:cs="Arial"/>
          <w:noProof/>
          <w:sz w:val="18"/>
          <w:szCs w:val="18"/>
          <w:lang w:val="en-US"/>
        </w:rPr>
        <w:t>4</w:t>
      </w:r>
      <w:r w:rsidRPr="00DC65BA">
        <w:rPr>
          <w:rFonts w:ascii="Arial" w:hAnsi="Arial" w:cs="Arial"/>
          <w:sz w:val="18"/>
          <w:szCs w:val="18"/>
          <w:lang w:val="en-US"/>
        </w:rPr>
        <w:fldChar w:fldCharType="end"/>
      </w:r>
      <w:bookmarkEnd w:id="83"/>
      <w:r w:rsidRPr="00DC65BA">
        <w:rPr>
          <w:rFonts w:ascii="Arial" w:hAnsi="Arial" w:cs="Arial"/>
          <w:sz w:val="18"/>
          <w:szCs w:val="18"/>
          <w:lang w:val="en-US"/>
        </w:rPr>
        <w:t xml:space="preserve">: </w:t>
      </w:r>
      <w:ins w:id="84" w:author="Benschop, Corina" w:date="2021-05-27T13:26:00Z">
        <w:r w:rsidR="00D65341" w:rsidRPr="00DC65BA">
          <w:rPr>
            <w:rFonts w:ascii="Arial" w:hAnsi="Arial" w:cs="Arial"/>
            <w:sz w:val="18"/>
            <w:szCs w:val="18"/>
            <w:lang w:val="en-US"/>
          </w:rPr>
          <w:t xml:space="preserve">Models and model parameters used for a short benchmarking study to </w:t>
        </w:r>
      </w:ins>
      <w:ins w:id="85" w:author="Benschop, Corina" w:date="2021-05-27T13:27:00Z">
        <w:r w:rsidR="00D65341">
          <w:rPr>
            <w:rFonts w:ascii="Arial" w:hAnsi="Arial" w:cs="Arial"/>
            <w:sz w:val="18"/>
            <w:szCs w:val="18"/>
            <w:lang w:val="en-US"/>
          </w:rPr>
          <w:t xml:space="preserve">A) </w:t>
        </w:r>
      </w:ins>
      <w:ins w:id="86" w:author="Benschop, Corina" w:date="2021-05-27T13:26:00Z">
        <w:r w:rsidR="00D65341" w:rsidRPr="00DC65BA">
          <w:rPr>
            <w:rFonts w:ascii="Arial" w:hAnsi="Arial" w:cs="Arial"/>
            <w:sz w:val="18"/>
            <w:szCs w:val="18"/>
            <w:lang w:val="en-US"/>
          </w:rPr>
          <w:t>explore if the new merged 5590-dataset has benefits for performance on the original 590-dataset</w:t>
        </w:r>
      </w:ins>
      <w:ins w:id="87" w:author="Benschop, Corina" w:date="2021-05-27T13:27:00Z">
        <w:r w:rsidR="00D65341">
          <w:rPr>
            <w:rFonts w:ascii="Arial" w:hAnsi="Arial" w:cs="Arial"/>
            <w:sz w:val="18"/>
            <w:szCs w:val="18"/>
            <w:lang w:val="en-US"/>
          </w:rPr>
          <w:t xml:space="preserve">, </w:t>
        </w:r>
      </w:ins>
      <w:ins w:id="88" w:author="Benschop, Corina" w:date="2021-05-27T13:26:00Z">
        <w:r w:rsidR="00D65341">
          <w:rPr>
            <w:rFonts w:ascii="Arial" w:hAnsi="Arial" w:cs="Arial"/>
            <w:sz w:val="18"/>
            <w:szCs w:val="18"/>
            <w:lang w:val="en-US"/>
          </w:rPr>
          <w:t xml:space="preserve">and </w:t>
        </w:r>
      </w:ins>
      <w:ins w:id="89" w:author="Benschop, Corina" w:date="2021-05-27T13:27:00Z">
        <w:r w:rsidR="00D65341">
          <w:rPr>
            <w:rFonts w:ascii="Arial" w:hAnsi="Arial" w:cs="Arial"/>
            <w:sz w:val="18"/>
            <w:szCs w:val="18"/>
            <w:lang w:val="en-US"/>
          </w:rPr>
          <w:t xml:space="preserve">B) </w:t>
        </w:r>
      </w:ins>
      <w:del w:id="90" w:author="Benschop, Corina" w:date="2021-05-27T13:27:00Z">
        <w:r w:rsidRPr="00DC65BA" w:rsidDel="00D65341">
          <w:rPr>
            <w:rFonts w:ascii="Arial" w:hAnsi="Arial" w:cs="Arial"/>
            <w:sz w:val="18"/>
            <w:szCs w:val="18"/>
            <w:lang w:val="en-US"/>
          </w:rPr>
          <w:delText xml:space="preserve">Models and model parameters </w:delText>
        </w:r>
        <w:r w:rsidR="005E415C" w:rsidRPr="00DC65BA" w:rsidDel="00D65341">
          <w:rPr>
            <w:rFonts w:ascii="Arial" w:hAnsi="Arial" w:cs="Arial"/>
            <w:sz w:val="18"/>
            <w:szCs w:val="18"/>
            <w:lang w:val="en-US"/>
          </w:rPr>
          <w:delText>used in</w:delText>
        </w:r>
      </w:del>
      <w:r w:rsidR="005E415C" w:rsidRPr="00DC65BA">
        <w:rPr>
          <w:rFonts w:ascii="Arial" w:hAnsi="Arial" w:cs="Arial"/>
          <w:sz w:val="18"/>
          <w:szCs w:val="18"/>
          <w:lang w:val="en-US"/>
        </w:rPr>
        <w:t xml:space="preserve"> compar</w:t>
      </w:r>
      <w:ins w:id="91" w:author="Benschop, Corina" w:date="2021-05-27T13:28:00Z">
        <w:r w:rsidR="00D65341">
          <w:rPr>
            <w:rFonts w:ascii="Arial" w:hAnsi="Arial" w:cs="Arial"/>
            <w:sz w:val="18"/>
            <w:szCs w:val="18"/>
            <w:lang w:val="en-US"/>
          </w:rPr>
          <w:t>e</w:t>
        </w:r>
      </w:ins>
      <w:del w:id="92" w:author="Benschop, Corina" w:date="2021-05-27T13:28:00Z">
        <w:r w:rsidR="005E415C" w:rsidRPr="00DC65BA" w:rsidDel="00D65341">
          <w:rPr>
            <w:rFonts w:ascii="Arial" w:hAnsi="Arial" w:cs="Arial"/>
            <w:sz w:val="18"/>
            <w:szCs w:val="18"/>
            <w:lang w:val="en-US"/>
          </w:rPr>
          <w:delText>ing</w:delText>
        </w:r>
      </w:del>
      <w:r w:rsidR="005E415C" w:rsidRPr="00DC65BA">
        <w:rPr>
          <w:rFonts w:ascii="Arial" w:hAnsi="Arial" w:cs="Arial"/>
          <w:sz w:val="18"/>
          <w:szCs w:val="18"/>
          <w:lang w:val="en-US"/>
        </w:rPr>
        <w:t xml:space="preserve"> the original model with a default regressor.</w:t>
      </w:r>
      <w:ins w:id="93" w:author="Benschop, Corina" w:date="2021-05-27T13:26:00Z">
        <w:r w:rsidR="00D65341">
          <w:rPr>
            <w:rFonts w:ascii="Arial" w:hAnsi="Arial" w:cs="Arial"/>
            <w:sz w:val="18"/>
            <w:szCs w:val="18"/>
            <w:lang w:val="en-US"/>
          </w:rPr>
          <w:t xml:space="preserve"> </w:t>
        </w:r>
      </w:ins>
    </w:p>
    <w:tbl>
      <w:tblPr>
        <w:tblStyle w:val="Tabelraster"/>
        <w:tblW w:w="0" w:type="auto"/>
        <w:tblLook w:val="04A0" w:firstRow="1" w:lastRow="0" w:firstColumn="1" w:lastColumn="0" w:noHBand="0" w:noVBand="1"/>
      </w:tblPr>
      <w:tblGrid>
        <w:gridCol w:w="2263"/>
        <w:gridCol w:w="3261"/>
        <w:gridCol w:w="3538"/>
      </w:tblGrid>
      <w:tr w:rsidR="00BB6E43" w:rsidRPr="00DC65BA" w14:paraId="2BF0650C" w14:textId="77777777" w:rsidTr="00D65341">
        <w:trPr>
          <w:trHeight w:hRule="exact" w:val="323"/>
        </w:trPr>
        <w:tc>
          <w:tcPr>
            <w:tcW w:w="2263" w:type="dxa"/>
          </w:tcPr>
          <w:p w14:paraId="768B58D6" w14:textId="77777777" w:rsidR="00BB6E43" w:rsidRPr="00DC65BA" w:rsidRDefault="00BB6E43" w:rsidP="00BB6E43">
            <w:pPr>
              <w:spacing w:after="160" w:line="259" w:lineRule="auto"/>
              <w:rPr>
                <w:rFonts w:ascii="Arial" w:hAnsi="Arial" w:cs="Arial"/>
                <w:lang w:val="en-US"/>
              </w:rPr>
            </w:pPr>
          </w:p>
        </w:tc>
        <w:tc>
          <w:tcPr>
            <w:tcW w:w="3261" w:type="dxa"/>
          </w:tcPr>
          <w:p w14:paraId="5ADC08F8" w14:textId="786BFF42" w:rsidR="00BB6E43" w:rsidRPr="00DC65BA" w:rsidRDefault="00BB6E43" w:rsidP="00BB6E43">
            <w:pPr>
              <w:spacing w:after="160" w:line="259" w:lineRule="auto"/>
              <w:ind w:firstLine="0"/>
              <w:rPr>
                <w:rFonts w:ascii="Arial" w:hAnsi="Arial" w:cs="Arial"/>
                <w:b/>
                <w:bCs/>
                <w:lang w:val="en-US"/>
              </w:rPr>
            </w:pPr>
            <w:r w:rsidRPr="00DC65BA">
              <w:rPr>
                <w:rFonts w:ascii="Arial" w:hAnsi="Arial" w:cs="Arial"/>
                <w:b/>
                <w:bCs/>
                <w:lang w:val="en-US"/>
              </w:rPr>
              <w:t>RFC19 model</w:t>
            </w:r>
          </w:p>
        </w:tc>
        <w:tc>
          <w:tcPr>
            <w:tcW w:w="3538" w:type="dxa"/>
          </w:tcPr>
          <w:p w14:paraId="4650FC6B" w14:textId="5097597D" w:rsidR="00BB6E43" w:rsidRPr="00DC65BA" w:rsidRDefault="00BB6E43" w:rsidP="00BB6E43">
            <w:pPr>
              <w:spacing w:after="160" w:line="259" w:lineRule="auto"/>
              <w:ind w:firstLine="0"/>
              <w:rPr>
                <w:rFonts w:ascii="Arial" w:hAnsi="Arial" w:cs="Arial"/>
                <w:b/>
                <w:bCs/>
                <w:lang w:val="en-US"/>
              </w:rPr>
            </w:pPr>
            <w:r w:rsidRPr="00DC65BA">
              <w:rPr>
                <w:rFonts w:ascii="Arial" w:hAnsi="Arial" w:cs="Arial"/>
                <w:b/>
                <w:bCs/>
                <w:lang w:val="en-US"/>
              </w:rPr>
              <w:t>RFR19 model</w:t>
            </w:r>
          </w:p>
        </w:tc>
      </w:tr>
      <w:tr w:rsidR="00BB6E43" w:rsidRPr="00DC65BA" w14:paraId="081AD3B9" w14:textId="77777777" w:rsidTr="00D65341">
        <w:trPr>
          <w:trHeight w:hRule="exact" w:val="323"/>
        </w:trPr>
        <w:tc>
          <w:tcPr>
            <w:tcW w:w="2263" w:type="dxa"/>
          </w:tcPr>
          <w:p w14:paraId="71611293" w14:textId="77777777" w:rsidR="00BB6E43" w:rsidRPr="00DC65BA" w:rsidRDefault="00BB6E43" w:rsidP="00BB6E43">
            <w:pPr>
              <w:spacing w:after="160" w:line="259" w:lineRule="auto"/>
              <w:ind w:firstLine="0"/>
              <w:rPr>
                <w:rFonts w:ascii="Arial" w:hAnsi="Arial" w:cs="Arial"/>
                <w:lang w:val="en-US"/>
              </w:rPr>
            </w:pPr>
            <w:r w:rsidRPr="00DC65BA">
              <w:rPr>
                <w:rFonts w:ascii="Arial" w:hAnsi="Arial" w:cs="Arial"/>
                <w:lang w:val="en-US"/>
              </w:rPr>
              <w:t>Model type</w:t>
            </w:r>
          </w:p>
        </w:tc>
        <w:tc>
          <w:tcPr>
            <w:tcW w:w="3261" w:type="dxa"/>
          </w:tcPr>
          <w:p w14:paraId="341285C4" w14:textId="6F8EE791" w:rsidR="00BB6E43" w:rsidRPr="00DC65BA" w:rsidRDefault="00BB6E43" w:rsidP="00BB6E43">
            <w:pPr>
              <w:spacing w:after="160" w:line="259" w:lineRule="auto"/>
              <w:ind w:firstLine="0"/>
              <w:rPr>
                <w:rFonts w:ascii="Arial" w:hAnsi="Arial" w:cs="Arial"/>
                <w:lang w:val="en-US"/>
              </w:rPr>
            </w:pPr>
            <w:r w:rsidRPr="00DC65BA">
              <w:rPr>
                <w:rFonts w:ascii="Arial" w:hAnsi="Arial" w:cs="Arial"/>
                <w:lang w:val="en-US"/>
              </w:rPr>
              <w:t>Random</w:t>
            </w:r>
            <w:r w:rsidR="006F066A" w:rsidRPr="00DC65BA">
              <w:rPr>
                <w:rFonts w:ascii="Arial" w:hAnsi="Arial" w:cs="Arial"/>
                <w:lang w:val="en-US"/>
              </w:rPr>
              <w:t xml:space="preserve"> f</w:t>
            </w:r>
            <w:r w:rsidRPr="00DC65BA">
              <w:rPr>
                <w:rFonts w:ascii="Arial" w:hAnsi="Arial" w:cs="Arial"/>
                <w:lang w:val="en-US"/>
              </w:rPr>
              <w:t>orest</w:t>
            </w:r>
            <w:r w:rsidR="006F066A" w:rsidRPr="00DC65BA">
              <w:rPr>
                <w:rFonts w:ascii="Arial" w:hAnsi="Arial" w:cs="Arial"/>
                <w:lang w:val="en-US"/>
              </w:rPr>
              <w:t xml:space="preserve"> c</w:t>
            </w:r>
            <w:r w:rsidRPr="00DC65BA">
              <w:rPr>
                <w:rFonts w:ascii="Arial" w:hAnsi="Arial" w:cs="Arial"/>
                <w:lang w:val="en-US"/>
              </w:rPr>
              <w:t>lassifier</w:t>
            </w:r>
            <w:r w:rsidR="006F066A" w:rsidRPr="00DC65BA">
              <w:rPr>
                <w:rStyle w:val="Voetnootmarkering"/>
                <w:rFonts w:ascii="Arial" w:hAnsi="Arial" w:cs="Arial"/>
                <w:lang w:val="en-US"/>
              </w:rPr>
              <w:footnoteReference w:id="3"/>
            </w:r>
          </w:p>
        </w:tc>
        <w:tc>
          <w:tcPr>
            <w:tcW w:w="3538" w:type="dxa"/>
          </w:tcPr>
          <w:p w14:paraId="45A28D7D" w14:textId="6F8BC747" w:rsidR="00BB6E43" w:rsidRPr="00DC65BA" w:rsidRDefault="006F066A" w:rsidP="00BB6E43">
            <w:pPr>
              <w:spacing w:after="160" w:line="259" w:lineRule="auto"/>
              <w:ind w:firstLine="0"/>
              <w:rPr>
                <w:rFonts w:ascii="Arial" w:hAnsi="Arial" w:cs="Arial"/>
                <w:lang w:val="en-US"/>
              </w:rPr>
            </w:pPr>
            <w:r w:rsidRPr="00DC65BA">
              <w:rPr>
                <w:rFonts w:ascii="Arial" w:hAnsi="Arial" w:cs="Arial"/>
                <w:lang w:val="en-US"/>
              </w:rPr>
              <w:t>R</w:t>
            </w:r>
            <w:r w:rsidR="00BB6E43" w:rsidRPr="00DC65BA">
              <w:rPr>
                <w:rFonts w:ascii="Arial" w:hAnsi="Arial" w:cs="Arial"/>
                <w:lang w:val="en-US"/>
              </w:rPr>
              <w:t>andom</w:t>
            </w:r>
            <w:r w:rsidRPr="00DC65BA">
              <w:rPr>
                <w:rFonts w:ascii="Arial" w:hAnsi="Arial" w:cs="Arial"/>
                <w:lang w:val="en-US"/>
              </w:rPr>
              <w:t xml:space="preserve"> f</w:t>
            </w:r>
            <w:r w:rsidR="00BB6E43" w:rsidRPr="00DC65BA">
              <w:rPr>
                <w:rFonts w:ascii="Arial" w:hAnsi="Arial" w:cs="Arial"/>
                <w:lang w:val="en-US"/>
              </w:rPr>
              <w:t>orest</w:t>
            </w:r>
            <w:r w:rsidRPr="00DC65BA">
              <w:rPr>
                <w:rFonts w:ascii="Arial" w:hAnsi="Arial" w:cs="Arial"/>
                <w:lang w:val="en-US"/>
              </w:rPr>
              <w:t xml:space="preserve"> r</w:t>
            </w:r>
            <w:r w:rsidR="00BB6E43" w:rsidRPr="00DC65BA">
              <w:rPr>
                <w:rFonts w:ascii="Arial" w:hAnsi="Arial" w:cs="Arial"/>
                <w:lang w:val="en-US"/>
              </w:rPr>
              <w:t>egressor</w:t>
            </w:r>
            <w:r w:rsidRPr="00DC65BA">
              <w:rPr>
                <w:rStyle w:val="Voetnootmarkering"/>
                <w:rFonts w:ascii="Arial" w:hAnsi="Arial" w:cs="Arial"/>
                <w:lang w:val="en-US"/>
              </w:rPr>
              <w:footnoteReference w:id="4"/>
            </w:r>
          </w:p>
        </w:tc>
      </w:tr>
      <w:tr w:rsidR="00BB6E43" w:rsidRPr="00DC65BA" w14:paraId="530FDAE2" w14:textId="77777777" w:rsidTr="00D65341">
        <w:trPr>
          <w:trHeight w:hRule="exact" w:val="323"/>
        </w:trPr>
        <w:tc>
          <w:tcPr>
            <w:tcW w:w="2263" w:type="dxa"/>
          </w:tcPr>
          <w:p w14:paraId="0839157C" w14:textId="77777777" w:rsidR="00BB6E43" w:rsidRPr="00DC65BA" w:rsidRDefault="00BB6E43" w:rsidP="00BB6E43">
            <w:pPr>
              <w:spacing w:after="160" w:line="259" w:lineRule="auto"/>
              <w:ind w:firstLine="0"/>
              <w:rPr>
                <w:rFonts w:ascii="Arial" w:hAnsi="Arial" w:cs="Arial"/>
                <w:lang w:val="en-US"/>
              </w:rPr>
            </w:pPr>
            <w:r w:rsidRPr="00DC65BA">
              <w:rPr>
                <w:rFonts w:ascii="Arial" w:hAnsi="Arial" w:cs="Arial"/>
                <w:lang w:val="en-US"/>
              </w:rPr>
              <w:t>Model parameters</w:t>
            </w:r>
          </w:p>
        </w:tc>
        <w:tc>
          <w:tcPr>
            <w:tcW w:w="3261" w:type="dxa"/>
          </w:tcPr>
          <w:p w14:paraId="10F9EF25" w14:textId="75438C72" w:rsidR="00BB6E43" w:rsidRPr="00DC65BA" w:rsidRDefault="00BB6E43" w:rsidP="00BB6E43">
            <w:pPr>
              <w:spacing w:after="160" w:line="259" w:lineRule="auto"/>
              <w:ind w:firstLine="0"/>
              <w:rPr>
                <w:rFonts w:ascii="Arial" w:hAnsi="Arial" w:cs="Arial"/>
                <w:i/>
                <w:iCs/>
                <w:lang w:val="en-US"/>
              </w:rPr>
            </w:pPr>
            <w:r w:rsidRPr="00DC65BA">
              <w:rPr>
                <w:rFonts w:ascii="Arial" w:hAnsi="Arial" w:cs="Arial"/>
                <w:lang w:val="en-US"/>
              </w:rPr>
              <w:t xml:space="preserve">As described in </w:t>
            </w:r>
            <w:r w:rsidRPr="00DC65BA">
              <w:rPr>
                <w:rFonts w:ascii="Arial" w:hAnsi="Arial" w:cs="Arial"/>
                <w:lang w:val="en-US"/>
              </w:rPr>
              <w:fldChar w:fldCharType="begin"/>
            </w:r>
            <w:r w:rsidR="00DD4CD7" w:rsidRPr="00DC65BA">
              <w:rPr>
                <w:rFonts w:ascii="Arial" w:hAnsi="Arial" w:cs="Arial"/>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DC65BA">
              <w:rPr>
                <w:rFonts w:ascii="Arial" w:hAnsi="Arial" w:cs="Arial"/>
                <w:lang w:val="en-US"/>
              </w:rPr>
              <w:fldChar w:fldCharType="separate"/>
            </w:r>
            <w:r w:rsidR="00DD4CD7" w:rsidRPr="00DC65BA">
              <w:rPr>
                <w:rFonts w:ascii="Arial" w:hAnsi="Arial" w:cs="Arial"/>
                <w:noProof/>
                <w:lang w:val="en-US"/>
              </w:rPr>
              <w:t>[1]</w:t>
            </w:r>
            <w:r w:rsidRPr="00DC65BA">
              <w:rPr>
                <w:rFonts w:ascii="Arial" w:hAnsi="Arial" w:cs="Arial"/>
                <w:lang w:val="en-US"/>
              </w:rPr>
              <w:fldChar w:fldCharType="end"/>
            </w:r>
          </w:p>
        </w:tc>
        <w:tc>
          <w:tcPr>
            <w:tcW w:w="3538" w:type="dxa"/>
          </w:tcPr>
          <w:p w14:paraId="5F5821A7" w14:textId="67903608" w:rsidR="00BB6E43" w:rsidRPr="00DC65BA" w:rsidRDefault="00BB6E43" w:rsidP="00BB6E43">
            <w:pPr>
              <w:spacing w:after="160" w:line="259" w:lineRule="auto"/>
              <w:ind w:firstLine="0"/>
              <w:rPr>
                <w:rFonts w:ascii="Arial" w:hAnsi="Arial" w:cs="Arial"/>
                <w:lang w:val="en-US"/>
              </w:rPr>
            </w:pPr>
            <w:r w:rsidRPr="00DC65BA">
              <w:rPr>
                <w:rFonts w:ascii="Arial" w:hAnsi="Arial" w:cs="Arial"/>
                <w:lang w:val="en-US"/>
              </w:rPr>
              <w:t>Defaults</w:t>
            </w:r>
          </w:p>
        </w:tc>
      </w:tr>
      <w:tr w:rsidR="00F73291" w:rsidRPr="00DC65BA" w14:paraId="7004329E" w14:textId="77777777" w:rsidTr="00D65341">
        <w:trPr>
          <w:trHeight w:hRule="exact" w:val="323"/>
        </w:trPr>
        <w:tc>
          <w:tcPr>
            <w:tcW w:w="2263" w:type="dxa"/>
          </w:tcPr>
          <w:p w14:paraId="6A90D13E" w14:textId="1EE968E9" w:rsidR="00F73291" w:rsidRPr="00DC65BA" w:rsidRDefault="00F73291" w:rsidP="00F73291">
            <w:pPr>
              <w:ind w:firstLine="0"/>
              <w:rPr>
                <w:rFonts w:ascii="Arial" w:hAnsi="Arial" w:cs="Arial"/>
                <w:lang w:val="en-US"/>
              </w:rPr>
            </w:pPr>
            <w:r w:rsidRPr="00DC65BA">
              <w:rPr>
                <w:rFonts w:ascii="Arial" w:hAnsi="Arial" w:cs="Arial"/>
                <w:lang w:val="en-US"/>
              </w:rPr>
              <w:t>Dataset used</w:t>
            </w:r>
            <w:ins w:id="94" w:author="Benschop, Corina" w:date="2021-05-27T13:29:00Z">
              <w:r w:rsidR="00D65341">
                <w:rPr>
                  <w:rFonts w:ascii="Arial" w:hAnsi="Arial" w:cs="Arial"/>
                  <w:lang w:val="en-US"/>
                </w:rPr>
                <w:t xml:space="preserve"> for A)</w:t>
              </w:r>
            </w:ins>
          </w:p>
        </w:tc>
        <w:tc>
          <w:tcPr>
            <w:tcW w:w="3261" w:type="dxa"/>
          </w:tcPr>
          <w:p w14:paraId="50B81D33" w14:textId="4149F160" w:rsidR="00F73291" w:rsidRPr="00DC65BA" w:rsidRDefault="00F73291" w:rsidP="00F73291">
            <w:pPr>
              <w:ind w:firstLine="0"/>
              <w:rPr>
                <w:rFonts w:ascii="Arial" w:hAnsi="Arial" w:cs="Arial"/>
                <w:lang w:val="en-US"/>
              </w:rPr>
            </w:pPr>
            <w:r w:rsidRPr="00DC65BA">
              <w:rPr>
                <w:rFonts w:ascii="Arial" w:hAnsi="Arial" w:cs="Arial"/>
                <w:lang w:val="en-US"/>
              </w:rPr>
              <w:t>590-dataset</w:t>
            </w:r>
          </w:p>
        </w:tc>
        <w:tc>
          <w:tcPr>
            <w:tcW w:w="3538" w:type="dxa"/>
          </w:tcPr>
          <w:p w14:paraId="42451A06" w14:textId="65A9D619" w:rsidR="00F73291" w:rsidRPr="00DC65BA" w:rsidRDefault="00F73291" w:rsidP="00F73291">
            <w:pPr>
              <w:ind w:firstLine="0"/>
              <w:rPr>
                <w:rFonts w:ascii="Arial" w:hAnsi="Arial" w:cs="Arial"/>
                <w:lang w:val="en-US"/>
              </w:rPr>
            </w:pPr>
            <w:r w:rsidRPr="00DC65BA">
              <w:rPr>
                <w:rFonts w:ascii="Arial" w:hAnsi="Arial" w:cs="Arial"/>
                <w:lang w:val="en-US"/>
              </w:rPr>
              <w:t>590-dataset</w:t>
            </w:r>
          </w:p>
        </w:tc>
      </w:tr>
      <w:tr w:rsidR="00D65341" w:rsidRPr="00DC65BA" w14:paraId="51725B25" w14:textId="77777777" w:rsidTr="00D65341">
        <w:trPr>
          <w:trHeight w:hRule="exact" w:val="560"/>
          <w:ins w:id="95" w:author="Benschop, Corina" w:date="2021-05-27T13:29:00Z"/>
        </w:trPr>
        <w:tc>
          <w:tcPr>
            <w:tcW w:w="2263" w:type="dxa"/>
          </w:tcPr>
          <w:p w14:paraId="20D8C9B5" w14:textId="3E1A9171" w:rsidR="00D65341" w:rsidRPr="00DC65BA" w:rsidRDefault="00D65341" w:rsidP="00D65341">
            <w:pPr>
              <w:ind w:firstLine="0"/>
              <w:rPr>
                <w:ins w:id="96" w:author="Benschop, Corina" w:date="2021-05-27T13:29:00Z"/>
                <w:rFonts w:ascii="Arial" w:hAnsi="Arial" w:cs="Arial"/>
                <w:lang w:val="en-US"/>
              </w:rPr>
            </w:pPr>
            <w:ins w:id="97" w:author="Benschop, Corina" w:date="2021-05-27T13:29:00Z">
              <w:r w:rsidRPr="00DC65BA">
                <w:rPr>
                  <w:rFonts w:ascii="Arial" w:hAnsi="Arial" w:cs="Arial"/>
                  <w:lang w:val="en-US"/>
                </w:rPr>
                <w:t>Dataset used</w:t>
              </w:r>
            </w:ins>
            <w:ins w:id="98" w:author="Benschop, Corina" w:date="2021-05-27T13:30:00Z">
              <w:r>
                <w:rPr>
                  <w:rFonts w:ascii="Arial" w:hAnsi="Arial" w:cs="Arial"/>
                  <w:lang w:val="en-US"/>
                </w:rPr>
                <w:t xml:space="preserve"> for B)</w:t>
              </w:r>
            </w:ins>
          </w:p>
        </w:tc>
        <w:tc>
          <w:tcPr>
            <w:tcW w:w="3261" w:type="dxa"/>
          </w:tcPr>
          <w:p w14:paraId="37BEED83" w14:textId="5405B5EF" w:rsidR="00D65341" w:rsidRPr="00DC65BA" w:rsidRDefault="00D65341" w:rsidP="00D65341">
            <w:pPr>
              <w:ind w:firstLine="0"/>
              <w:rPr>
                <w:ins w:id="99" w:author="Benschop, Corina" w:date="2021-05-27T13:29:00Z"/>
                <w:rFonts w:ascii="Arial" w:hAnsi="Arial" w:cs="Arial"/>
                <w:lang w:val="en-US"/>
              </w:rPr>
            </w:pPr>
            <w:ins w:id="100" w:author="Benschop, Corina" w:date="2021-05-27T13:29:00Z">
              <w:r w:rsidRPr="00DC65BA">
                <w:rPr>
                  <w:rFonts w:ascii="Arial" w:hAnsi="Arial" w:cs="Arial"/>
                  <w:lang w:val="en-US"/>
                </w:rPr>
                <w:t>5590-dataset (merged 590- and 5000-datasets)</w:t>
              </w:r>
            </w:ins>
          </w:p>
        </w:tc>
        <w:tc>
          <w:tcPr>
            <w:tcW w:w="3538" w:type="dxa"/>
          </w:tcPr>
          <w:p w14:paraId="32AA7C61" w14:textId="7A21751A" w:rsidR="00D65341" w:rsidRPr="00DC65BA" w:rsidRDefault="00D65341" w:rsidP="00D65341">
            <w:pPr>
              <w:ind w:firstLine="0"/>
              <w:rPr>
                <w:ins w:id="101" w:author="Benschop, Corina" w:date="2021-05-27T13:29:00Z"/>
                <w:rFonts w:ascii="Arial" w:hAnsi="Arial" w:cs="Arial"/>
                <w:lang w:val="en-US"/>
              </w:rPr>
            </w:pPr>
            <w:ins w:id="102" w:author="Benschop, Corina" w:date="2021-05-27T13:29:00Z">
              <w:r w:rsidRPr="00DC65BA">
                <w:rPr>
                  <w:rFonts w:ascii="Arial" w:hAnsi="Arial" w:cs="Arial"/>
                  <w:lang w:val="en-US"/>
                </w:rPr>
                <w:t>5590-dataset (merged 590- and 5000-datasets)</w:t>
              </w:r>
            </w:ins>
          </w:p>
        </w:tc>
      </w:tr>
    </w:tbl>
    <w:p w14:paraId="39656237" w14:textId="13734C5C" w:rsidR="00A339E0" w:rsidRDefault="00A339E0" w:rsidP="00E9304E">
      <w:pPr>
        <w:pStyle w:val="Geenafstand"/>
        <w:rPr>
          <w:ins w:id="103" w:author="Benschop, Corina" w:date="2021-05-27T13:25:00Z"/>
          <w:lang w:val="en-US"/>
        </w:rPr>
      </w:pPr>
    </w:p>
    <w:p w14:paraId="49451FCA" w14:textId="77777777" w:rsidR="00D65341" w:rsidRPr="00DC65BA" w:rsidRDefault="00D65341" w:rsidP="00E9304E">
      <w:pPr>
        <w:pStyle w:val="Geenafstand"/>
        <w:rPr>
          <w:lang w:val="en-US"/>
        </w:rPr>
      </w:pPr>
    </w:p>
    <w:p w14:paraId="35333BB3" w14:textId="451BBB74" w:rsidR="005E415C" w:rsidRPr="00DC65BA" w:rsidRDefault="00BB6E43" w:rsidP="005E415C">
      <w:pPr>
        <w:keepNext/>
        <w:rPr>
          <w:lang w:val="en-US"/>
        </w:rPr>
      </w:pPr>
      <w:r w:rsidRPr="00DC65BA">
        <w:rPr>
          <w:rFonts w:ascii="Arial" w:hAnsi="Arial" w:cs="Arial"/>
          <w:noProof/>
          <w:lang w:val="en-US"/>
        </w:rPr>
        <w:drawing>
          <wp:inline distT="0" distB="0" distL="0" distR="0" wp14:anchorId="6B805367" wp14:editId="350C9832">
            <wp:extent cx="2822713" cy="2372200"/>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1143" cy="2412900"/>
                    </a:xfrm>
                    <a:prstGeom prst="rect">
                      <a:avLst/>
                    </a:prstGeom>
                    <a:noFill/>
                    <a:ln>
                      <a:noFill/>
                    </a:ln>
                  </pic:spPr>
                </pic:pic>
              </a:graphicData>
            </a:graphic>
          </wp:inline>
        </w:drawing>
      </w:r>
      <w:r w:rsidR="005E415C" w:rsidRPr="00DC65BA">
        <w:rPr>
          <w:rFonts w:ascii="Arial" w:hAnsi="Arial" w:cs="Arial"/>
          <w:noProof/>
          <w:lang w:val="en-US"/>
        </w:rPr>
        <w:drawing>
          <wp:inline distT="0" distB="0" distL="0" distR="0" wp14:anchorId="53F318B2" wp14:editId="3007506A">
            <wp:extent cx="2806811" cy="2358835"/>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7111" cy="2443127"/>
                    </a:xfrm>
                    <a:prstGeom prst="rect">
                      <a:avLst/>
                    </a:prstGeom>
                    <a:noFill/>
                    <a:ln>
                      <a:noFill/>
                    </a:ln>
                  </pic:spPr>
                </pic:pic>
              </a:graphicData>
            </a:graphic>
          </wp:inline>
        </w:drawing>
      </w:r>
    </w:p>
    <w:p w14:paraId="06DCC591" w14:textId="12434E01" w:rsidR="00E46109" w:rsidRPr="00DC65BA" w:rsidRDefault="005E415C" w:rsidP="00DC65BA">
      <w:pPr>
        <w:pStyle w:val="Bijschrift"/>
        <w:rPr>
          <w:lang w:val="en-US"/>
        </w:rPr>
      </w:pPr>
      <w:bookmarkStart w:id="104" w:name="_Ref72782393"/>
      <w:bookmarkStart w:id="105" w:name="_Ref72782388"/>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6</w:t>
      </w:r>
      <w:r w:rsidRPr="00DC65BA">
        <w:rPr>
          <w:lang w:val="en-US"/>
        </w:rPr>
        <w:fldChar w:fldCharType="end"/>
      </w:r>
      <w:bookmarkEnd w:id="104"/>
      <w:r w:rsidRPr="00DC65BA">
        <w:rPr>
          <w:lang w:val="en-US"/>
        </w:rPr>
        <w:t xml:space="preserve">: </w:t>
      </w:r>
      <w:r w:rsidRPr="00DC65BA">
        <w:rPr>
          <w:rFonts w:cs="Arial"/>
          <w:lang w:val="en-US"/>
        </w:rPr>
        <w:t>Confusion matrices of the RFC19 (left) and RFR19 (right) models on the training data from the 590-dataset. The regression model performs almost perfectly (99% accuracy), where the classifier performs a bit worse (85%), and predicts some instances more than one class off.</w:t>
      </w:r>
      <w:bookmarkEnd w:id="105"/>
    </w:p>
    <w:p w14:paraId="46B04EE1" w14:textId="71FBA5F7" w:rsidR="005E415C" w:rsidRPr="00DC65BA" w:rsidRDefault="00BB6E43" w:rsidP="005E415C">
      <w:pPr>
        <w:keepNext/>
        <w:rPr>
          <w:lang w:val="en-US"/>
        </w:rPr>
      </w:pPr>
      <w:r w:rsidRPr="00DC65BA">
        <w:rPr>
          <w:rFonts w:ascii="Arial" w:hAnsi="Arial" w:cs="Arial"/>
          <w:noProof/>
          <w:lang w:val="en-US"/>
        </w:rPr>
        <w:lastRenderedPageBreak/>
        <w:drawing>
          <wp:inline distT="0" distB="0" distL="0" distR="0" wp14:anchorId="1367F8F7" wp14:editId="60401A4B">
            <wp:extent cx="2784144" cy="2378077"/>
            <wp:effectExtent l="0" t="0" r="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1580" cy="2452760"/>
                    </a:xfrm>
                    <a:prstGeom prst="rect">
                      <a:avLst/>
                    </a:prstGeom>
                    <a:noFill/>
                    <a:ln>
                      <a:noFill/>
                    </a:ln>
                  </pic:spPr>
                </pic:pic>
              </a:graphicData>
            </a:graphic>
          </wp:inline>
        </w:drawing>
      </w:r>
      <w:r w:rsidR="005E415C" w:rsidRPr="00DC65BA">
        <w:rPr>
          <w:rFonts w:ascii="Arial" w:hAnsi="Arial" w:cs="Arial"/>
          <w:noProof/>
          <w:lang w:val="en-US"/>
        </w:rPr>
        <w:drawing>
          <wp:inline distT="0" distB="0" distL="0" distR="0" wp14:anchorId="5E1AFC59" wp14:editId="4C4FD9D8">
            <wp:extent cx="2790967" cy="2383905"/>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8545" cy="2450168"/>
                    </a:xfrm>
                    <a:prstGeom prst="rect">
                      <a:avLst/>
                    </a:prstGeom>
                    <a:noFill/>
                    <a:ln>
                      <a:noFill/>
                    </a:ln>
                  </pic:spPr>
                </pic:pic>
              </a:graphicData>
            </a:graphic>
          </wp:inline>
        </w:drawing>
      </w:r>
    </w:p>
    <w:p w14:paraId="6C33F3E0" w14:textId="49B3E2D1" w:rsidR="00BB6E43" w:rsidRPr="00DC65BA" w:rsidRDefault="005E415C" w:rsidP="00DC65BA">
      <w:pPr>
        <w:pStyle w:val="Bijschrift"/>
        <w:rPr>
          <w:lang w:val="en-US"/>
        </w:rPr>
      </w:pPr>
      <w:bookmarkStart w:id="106" w:name="_Ref72782756"/>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7</w:t>
      </w:r>
      <w:r w:rsidRPr="00DC65BA">
        <w:rPr>
          <w:lang w:val="en-US"/>
        </w:rPr>
        <w:fldChar w:fldCharType="end"/>
      </w:r>
      <w:bookmarkEnd w:id="106"/>
      <w:r w:rsidRPr="00DC65BA">
        <w:rPr>
          <w:lang w:val="en-US"/>
        </w:rPr>
        <w:t xml:space="preserve">: </w:t>
      </w:r>
      <w:r w:rsidRPr="00DC65BA">
        <w:rPr>
          <w:rFonts w:cs="Arial"/>
          <w:lang w:val="en-US"/>
        </w:rPr>
        <w:t>Confusion matrices of the RFC19 (left) and RFR19 (right) models on the test data from the 590-dataset.</w:t>
      </w:r>
      <w:r w:rsidRPr="00DC65BA">
        <w:rPr>
          <w:rFonts w:cs="Arial"/>
          <w:noProof/>
          <w:lang w:val="en-US"/>
        </w:rPr>
        <w:t xml:space="preserve"> The regressor obtains similar or better results than the classifier (81% accuracy versus 78%). Especially for profiles of 4 donors, there is consistent better performance from the regression model.</w:t>
      </w:r>
      <w:r w:rsidRPr="00DC65BA">
        <w:rPr>
          <w:rFonts w:cs="Arial"/>
          <w:lang w:val="en-US"/>
        </w:rPr>
        <w:t xml:space="preserve"> For profiles of 2, 3, and 5 donors, the number of correct predictions is on average the same for the classifier and the regressor. Multiple fits show that this varies by one or two both in favor of the classifier and the regressor.</w:t>
      </w:r>
    </w:p>
    <w:p w14:paraId="3B6678BE" w14:textId="3598C48A" w:rsidR="00BB6E43" w:rsidRDefault="00BB6E43" w:rsidP="00DC65BA">
      <w:pPr>
        <w:pStyle w:val="Geenafstand"/>
        <w:rPr>
          <w:rFonts w:ascii="Arial" w:hAnsi="Arial" w:cs="Arial"/>
        </w:rPr>
      </w:pPr>
      <w:r w:rsidRPr="00DC65BA">
        <w:rPr>
          <w:rFonts w:ascii="Arial" w:hAnsi="Arial" w:cs="Arial"/>
        </w:rPr>
        <w:t>The larger discrepancy between the train and test performance for the regressor is due to overfitting. The default parameters of the regressor in comparison to the optimized classification parameters are more tuned towards larger datasets.</w:t>
      </w:r>
      <w:r w:rsidR="00121FCE" w:rsidRPr="00DC65BA">
        <w:rPr>
          <w:rFonts w:ascii="Arial" w:hAnsi="Arial" w:cs="Arial"/>
        </w:rPr>
        <w:t xml:space="preserve"> </w:t>
      </w:r>
      <w:r w:rsidRPr="00DC65BA">
        <w:rPr>
          <w:rFonts w:ascii="Arial" w:hAnsi="Arial" w:cs="Arial"/>
        </w:rPr>
        <w:t>These results show promise that a regression model will outperform a classification model once put through more rigorous training</w:t>
      </w:r>
      <w:r w:rsidR="00121FCE" w:rsidRPr="00DC65BA">
        <w:rPr>
          <w:rFonts w:ascii="Arial" w:hAnsi="Arial" w:cs="Arial"/>
        </w:rPr>
        <w:t>.</w:t>
      </w:r>
    </w:p>
    <w:p w14:paraId="40B8B3CF" w14:textId="77777777" w:rsidR="00DC65BA" w:rsidRPr="00DC65BA" w:rsidRDefault="00DC65BA" w:rsidP="00DC65BA">
      <w:pPr>
        <w:pStyle w:val="Geenafstand"/>
        <w:rPr>
          <w:rFonts w:ascii="Arial" w:hAnsi="Arial" w:cs="Arial"/>
        </w:rPr>
      </w:pPr>
    </w:p>
    <w:p w14:paraId="7E6FC8BD" w14:textId="2C23B598" w:rsidR="005E415C" w:rsidRDefault="005E415C" w:rsidP="00DC65BA">
      <w:pPr>
        <w:pStyle w:val="Geenafstand"/>
        <w:rPr>
          <w:rFonts w:ascii="Arial" w:hAnsi="Arial" w:cs="Arial"/>
        </w:rPr>
      </w:pPr>
      <w:r w:rsidRPr="00DC65BA">
        <w:rPr>
          <w:rFonts w:ascii="Arial" w:hAnsi="Arial" w:cs="Arial"/>
        </w:rPr>
        <w:t xml:space="preserve">A similar set-up was used to verify that using the new 5000 samples improved performance, especially on the original dataset. </w:t>
      </w:r>
      <w:r w:rsidR="00DC65BA" w:rsidRPr="00DC65BA">
        <w:rPr>
          <w:rFonts w:ascii="Arial" w:hAnsi="Arial" w:cs="Arial"/>
        </w:rPr>
        <w:fldChar w:fldCharType="begin"/>
      </w:r>
      <w:r w:rsidR="00DC65BA" w:rsidRPr="00DC65BA">
        <w:rPr>
          <w:rFonts w:ascii="Arial" w:hAnsi="Arial" w:cs="Arial"/>
        </w:rPr>
        <w:instrText xml:space="preserve"> REF _Ref72782714 \h </w:instrText>
      </w:r>
      <w:r w:rsidR="00DC65BA">
        <w:rPr>
          <w:rFonts w:ascii="Arial" w:hAnsi="Arial" w:cs="Arial"/>
        </w:rPr>
        <w:instrText xml:space="preserve"> \* MERGEFORMAT </w:instrText>
      </w:r>
      <w:r w:rsidR="00DC65BA" w:rsidRPr="00DC65BA">
        <w:rPr>
          <w:rFonts w:ascii="Arial" w:hAnsi="Arial" w:cs="Arial"/>
        </w:rPr>
      </w:r>
      <w:r w:rsidR="00DC65BA" w:rsidRPr="00DC65BA">
        <w:rPr>
          <w:rFonts w:ascii="Arial" w:hAnsi="Arial" w:cs="Arial"/>
        </w:rPr>
        <w:fldChar w:fldCharType="separate"/>
      </w:r>
      <w:r w:rsidR="00DC65BA" w:rsidRPr="00DC65BA">
        <w:rPr>
          <w:rFonts w:ascii="Arial" w:hAnsi="Arial" w:cs="Arial"/>
          <w:lang w:val="en-US"/>
        </w:rPr>
        <w:t xml:space="preserve">Supplementary Table </w:t>
      </w:r>
      <w:ins w:id="107" w:author="Benschop, Corina" w:date="2021-05-27T13:32:00Z">
        <w:r w:rsidR="004B3D5C">
          <w:rPr>
            <w:rFonts w:ascii="Arial" w:hAnsi="Arial" w:cs="Arial"/>
            <w:lang w:val="en-US"/>
          </w:rPr>
          <w:t>4</w:t>
        </w:r>
      </w:ins>
      <w:del w:id="108" w:author="Benschop, Corina" w:date="2021-05-27T13:32:00Z">
        <w:r w:rsidR="00DC65BA" w:rsidRPr="00DC65BA" w:rsidDel="004B3D5C">
          <w:rPr>
            <w:rFonts w:ascii="Arial" w:hAnsi="Arial" w:cs="Arial"/>
            <w:noProof/>
            <w:lang w:val="en-US"/>
          </w:rPr>
          <w:delText>5</w:delText>
        </w:r>
      </w:del>
      <w:r w:rsidR="00DC65BA" w:rsidRPr="00DC65BA">
        <w:rPr>
          <w:rFonts w:ascii="Arial" w:hAnsi="Arial" w:cs="Arial"/>
        </w:rPr>
        <w:fldChar w:fldCharType="end"/>
      </w:r>
      <w:r w:rsidR="00DC65BA">
        <w:rPr>
          <w:rFonts w:ascii="Arial" w:hAnsi="Arial" w:cs="Arial"/>
        </w:rPr>
        <w:t xml:space="preserve"> </w:t>
      </w:r>
      <w:r w:rsidR="001D645E">
        <w:rPr>
          <w:rFonts w:ascii="Arial" w:hAnsi="Arial" w:cs="Arial"/>
        </w:rPr>
        <w:t>s</w:t>
      </w:r>
      <w:r w:rsidRPr="00DC65BA">
        <w:rPr>
          <w:rFonts w:ascii="Arial" w:hAnsi="Arial" w:cs="Arial"/>
        </w:rPr>
        <w:t xml:space="preserve">hows which models and datasets were compared, </w:t>
      </w:r>
      <w:r w:rsidRPr="00073BDB">
        <w:rPr>
          <w:rFonts w:ascii="Arial" w:hAnsi="Arial" w:cs="Arial"/>
        </w:rPr>
        <w:t>while</w:t>
      </w:r>
      <w:r w:rsidR="001D645E" w:rsidRPr="00073BDB">
        <w:rPr>
          <w:rFonts w:ascii="Arial" w:hAnsi="Arial" w:cs="Arial"/>
        </w:rPr>
        <w:t xml:space="preserve"> </w:t>
      </w:r>
      <w:r w:rsidR="00073BDB" w:rsidRPr="00073BDB">
        <w:rPr>
          <w:rFonts w:ascii="Arial" w:hAnsi="Arial" w:cs="Arial"/>
        </w:rPr>
        <w:fldChar w:fldCharType="begin"/>
      </w:r>
      <w:r w:rsidR="00073BDB" w:rsidRPr="00073BDB">
        <w:rPr>
          <w:rFonts w:ascii="Arial" w:hAnsi="Arial" w:cs="Arial"/>
        </w:rPr>
        <w:instrText xml:space="preserve"> REF _Ref72782930 \h </w:instrText>
      </w:r>
      <w:r w:rsidR="00073BDB">
        <w:rPr>
          <w:rFonts w:ascii="Arial" w:hAnsi="Arial" w:cs="Arial"/>
        </w:rPr>
        <w:instrText xml:space="preserve"> \* MERGEFORMAT </w:instrText>
      </w:r>
      <w:r w:rsidR="00073BDB" w:rsidRPr="00073BDB">
        <w:rPr>
          <w:rFonts w:ascii="Arial" w:hAnsi="Arial" w:cs="Arial"/>
        </w:rPr>
      </w:r>
      <w:r w:rsidR="00073BDB" w:rsidRPr="00073BDB">
        <w:rPr>
          <w:rFonts w:ascii="Arial" w:hAnsi="Arial" w:cs="Arial"/>
        </w:rPr>
        <w:fldChar w:fldCharType="separate"/>
      </w:r>
      <w:r w:rsidR="00073BDB" w:rsidRPr="00073BDB">
        <w:rPr>
          <w:rFonts w:ascii="Arial" w:hAnsi="Arial" w:cs="Arial"/>
        </w:rPr>
        <w:t xml:space="preserve">Supplementary Figure </w:t>
      </w:r>
      <w:r w:rsidR="00073BDB" w:rsidRPr="00073BDB">
        <w:rPr>
          <w:rFonts w:ascii="Arial" w:hAnsi="Arial" w:cs="Arial"/>
          <w:noProof/>
        </w:rPr>
        <w:t>8</w:t>
      </w:r>
      <w:r w:rsidR="00073BDB" w:rsidRPr="00073BDB">
        <w:rPr>
          <w:rFonts w:ascii="Arial" w:hAnsi="Arial" w:cs="Arial"/>
        </w:rPr>
        <w:fldChar w:fldCharType="end"/>
      </w:r>
      <w:r w:rsidR="00073BDB" w:rsidRPr="00073BDB">
        <w:rPr>
          <w:rFonts w:ascii="Arial" w:hAnsi="Arial" w:cs="Arial"/>
        </w:rPr>
        <w:t xml:space="preserve"> and </w:t>
      </w:r>
      <w:r w:rsidR="00073BDB" w:rsidRPr="00073BDB">
        <w:rPr>
          <w:rFonts w:ascii="Arial" w:hAnsi="Arial" w:cs="Arial"/>
        </w:rPr>
        <w:fldChar w:fldCharType="begin"/>
      </w:r>
      <w:r w:rsidR="00073BDB" w:rsidRPr="00073BDB">
        <w:rPr>
          <w:rFonts w:ascii="Arial" w:hAnsi="Arial" w:cs="Arial"/>
        </w:rPr>
        <w:instrText xml:space="preserve"> REF _Ref72782939 \h </w:instrText>
      </w:r>
      <w:r w:rsidR="00073BDB">
        <w:rPr>
          <w:rFonts w:ascii="Arial" w:hAnsi="Arial" w:cs="Arial"/>
        </w:rPr>
        <w:instrText xml:space="preserve"> \* MERGEFORMAT </w:instrText>
      </w:r>
      <w:r w:rsidR="00073BDB" w:rsidRPr="00073BDB">
        <w:rPr>
          <w:rFonts w:ascii="Arial" w:hAnsi="Arial" w:cs="Arial"/>
        </w:rPr>
      </w:r>
      <w:r w:rsidR="00073BDB" w:rsidRPr="00073BDB">
        <w:rPr>
          <w:rFonts w:ascii="Arial" w:hAnsi="Arial" w:cs="Arial"/>
        </w:rPr>
        <w:fldChar w:fldCharType="separate"/>
      </w:r>
      <w:r w:rsidR="00073BDB" w:rsidRPr="00073BDB">
        <w:rPr>
          <w:rFonts w:ascii="Arial" w:hAnsi="Arial" w:cs="Arial"/>
        </w:rPr>
        <w:t xml:space="preserve">Supplementary Figure </w:t>
      </w:r>
      <w:r w:rsidR="00073BDB" w:rsidRPr="00073BDB">
        <w:rPr>
          <w:rFonts w:ascii="Arial" w:hAnsi="Arial" w:cs="Arial"/>
          <w:noProof/>
        </w:rPr>
        <w:t>9</w:t>
      </w:r>
      <w:r w:rsidR="00073BDB" w:rsidRPr="00073BDB">
        <w:rPr>
          <w:rFonts w:ascii="Arial" w:hAnsi="Arial" w:cs="Arial"/>
        </w:rPr>
        <w:fldChar w:fldCharType="end"/>
      </w:r>
      <w:r w:rsidR="001D645E" w:rsidRPr="00073BDB">
        <w:rPr>
          <w:rFonts w:ascii="Arial" w:hAnsi="Arial" w:cs="Arial"/>
        </w:rPr>
        <w:t xml:space="preserve"> </w:t>
      </w:r>
      <w:r w:rsidR="001D645E" w:rsidRPr="00073BDB">
        <w:rPr>
          <w:rFonts w:ascii="Arial" w:hAnsi="Arial" w:cs="Arial"/>
          <w:lang w:val="en-US"/>
        </w:rPr>
        <w:t>list</w:t>
      </w:r>
      <w:r w:rsidR="001D645E" w:rsidRPr="00DC65BA">
        <w:rPr>
          <w:rFonts w:ascii="Arial" w:hAnsi="Arial" w:cs="Arial"/>
          <w:lang w:val="en-US"/>
        </w:rPr>
        <w:t xml:space="preserve"> the results</w:t>
      </w:r>
      <w:r w:rsidR="001D645E">
        <w:rPr>
          <w:rFonts w:ascii="Arial" w:hAnsi="Arial" w:cs="Arial"/>
          <w:lang w:val="en-US"/>
        </w:rPr>
        <w:t xml:space="preserve"> on the training- and test data respectively</w:t>
      </w:r>
      <w:r w:rsidR="001D645E" w:rsidRPr="00DC65BA">
        <w:rPr>
          <w:rFonts w:ascii="Arial" w:hAnsi="Arial" w:cs="Arial"/>
          <w:lang w:val="en-US"/>
        </w:rPr>
        <w:t>.</w:t>
      </w:r>
    </w:p>
    <w:p w14:paraId="34E55A98" w14:textId="77777777" w:rsidR="00DC65BA" w:rsidRPr="00DC65BA" w:rsidRDefault="00DC65BA" w:rsidP="00DC65BA">
      <w:pPr>
        <w:pStyle w:val="Geenafstand"/>
        <w:rPr>
          <w:rFonts w:ascii="Arial" w:hAnsi="Arial" w:cs="Arial"/>
        </w:rPr>
      </w:pPr>
    </w:p>
    <w:p w14:paraId="12A4513F" w14:textId="7A270A13" w:rsidR="00121FCE" w:rsidRPr="00DC65BA" w:rsidDel="004B3D5C" w:rsidRDefault="00121FCE" w:rsidP="00121FCE">
      <w:pPr>
        <w:pStyle w:val="Geenafstand"/>
        <w:jc w:val="both"/>
        <w:rPr>
          <w:del w:id="109" w:author="Benschop, Corina" w:date="2021-05-27T13:32:00Z"/>
          <w:rFonts w:ascii="Arial" w:hAnsi="Arial" w:cs="Arial"/>
          <w:sz w:val="18"/>
          <w:szCs w:val="18"/>
          <w:lang w:val="en-US"/>
        </w:rPr>
      </w:pPr>
      <w:bookmarkStart w:id="110" w:name="_Ref72782714"/>
      <w:del w:id="111" w:author="Benschop, Corina" w:date="2021-05-27T13:32:00Z">
        <w:r w:rsidRPr="00DC65BA" w:rsidDel="004B3D5C">
          <w:rPr>
            <w:rFonts w:ascii="Arial" w:hAnsi="Arial" w:cs="Arial"/>
            <w:sz w:val="18"/>
            <w:szCs w:val="18"/>
            <w:lang w:val="en-US"/>
          </w:rPr>
          <w:delText xml:space="preserve">Supplementary Table </w:delText>
        </w:r>
        <w:r w:rsidRPr="00DC65BA" w:rsidDel="004B3D5C">
          <w:rPr>
            <w:rFonts w:ascii="Arial" w:hAnsi="Arial" w:cs="Arial"/>
            <w:sz w:val="18"/>
            <w:szCs w:val="18"/>
            <w:lang w:val="en-US"/>
          </w:rPr>
          <w:fldChar w:fldCharType="begin"/>
        </w:r>
        <w:r w:rsidRPr="00DC65BA" w:rsidDel="004B3D5C">
          <w:rPr>
            <w:rFonts w:ascii="Arial" w:hAnsi="Arial" w:cs="Arial"/>
            <w:sz w:val="18"/>
            <w:szCs w:val="18"/>
            <w:lang w:val="en-US"/>
          </w:rPr>
          <w:delInstrText xml:space="preserve"> SEQ Supplementary_Table \* ARABIC </w:delInstrText>
        </w:r>
        <w:r w:rsidRPr="00DC65BA" w:rsidDel="004B3D5C">
          <w:rPr>
            <w:rFonts w:ascii="Arial" w:hAnsi="Arial" w:cs="Arial"/>
            <w:sz w:val="18"/>
            <w:szCs w:val="18"/>
            <w:lang w:val="en-US"/>
          </w:rPr>
          <w:fldChar w:fldCharType="separate"/>
        </w:r>
        <w:r w:rsidR="006003EC" w:rsidRPr="00DC65BA" w:rsidDel="004B3D5C">
          <w:rPr>
            <w:rFonts w:ascii="Arial" w:hAnsi="Arial" w:cs="Arial"/>
            <w:noProof/>
            <w:sz w:val="18"/>
            <w:szCs w:val="18"/>
            <w:lang w:val="en-US"/>
          </w:rPr>
          <w:delText>5</w:delText>
        </w:r>
        <w:r w:rsidRPr="00DC65BA" w:rsidDel="004B3D5C">
          <w:rPr>
            <w:rFonts w:ascii="Arial" w:hAnsi="Arial" w:cs="Arial"/>
            <w:sz w:val="18"/>
            <w:szCs w:val="18"/>
            <w:lang w:val="en-US"/>
          </w:rPr>
          <w:fldChar w:fldCharType="end"/>
        </w:r>
        <w:bookmarkEnd w:id="110"/>
        <w:r w:rsidRPr="00DC65BA" w:rsidDel="004B3D5C">
          <w:rPr>
            <w:rFonts w:ascii="Arial" w:hAnsi="Arial" w:cs="Arial"/>
            <w:sz w:val="18"/>
            <w:szCs w:val="18"/>
            <w:lang w:val="en-US"/>
          </w:rPr>
          <w:delText>: Models and model parameters used for a short benchmarking study to explore if the new merged 5590-dataset has benefits for performance on the original 590-dataset.</w:delText>
        </w:r>
      </w:del>
    </w:p>
    <w:tbl>
      <w:tblPr>
        <w:tblStyle w:val="Tabelraster"/>
        <w:tblW w:w="0" w:type="auto"/>
        <w:tblLook w:val="04A0" w:firstRow="1" w:lastRow="0" w:firstColumn="1" w:lastColumn="0" w:noHBand="0" w:noVBand="1"/>
      </w:tblPr>
      <w:tblGrid>
        <w:gridCol w:w="2122"/>
        <w:gridCol w:w="3402"/>
        <w:gridCol w:w="3538"/>
      </w:tblGrid>
      <w:tr w:rsidR="00F73291" w:rsidRPr="00DC65BA" w:rsidDel="004B3D5C" w14:paraId="3C314CEF" w14:textId="7AE3E484" w:rsidTr="00F73291">
        <w:trPr>
          <w:trHeight w:hRule="exact" w:val="323"/>
          <w:del w:id="112" w:author="Benschop, Corina" w:date="2021-05-27T13:32:00Z"/>
        </w:trPr>
        <w:tc>
          <w:tcPr>
            <w:tcW w:w="2122" w:type="dxa"/>
          </w:tcPr>
          <w:p w14:paraId="63F7BCDC" w14:textId="46BA6C92" w:rsidR="00F73291" w:rsidRPr="00DC65BA" w:rsidDel="004B3D5C" w:rsidRDefault="00F73291" w:rsidP="005F5E81">
            <w:pPr>
              <w:spacing w:after="160" w:line="259" w:lineRule="auto"/>
              <w:rPr>
                <w:del w:id="113" w:author="Benschop, Corina" w:date="2021-05-27T13:32:00Z"/>
                <w:rFonts w:ascii="Arial" w:hAnsi="Arial" w:cs="Arial"/>
                <w:lang w:val="en-US"/>
              </w:rPr>
            </w:pPr>
          </w:p>
        </w:tc>
        <w:tc>
          <w:tcPr>
            <w:tcW w:w="3402" w:type="dxa"/>
          </w:tcPr>
          <w:p w14:paraId="32153CA2" w14:textId="59EDC527" w:rsidR="00F73291" w:rsidRPr="00DC65BA" w:rsidDel="004B3D5C" w:rsidRDefault="00F73291" w:rsidP="005F5E81">
            <w:pPr>
              <w:spacing w:after="160" w:line="259" w:lineRule="auto"/>
              <w:ind w:firstLine="0"/>
              <w:rPr>
                <w:del w:id="114" w:author="Benschop, Corina" w:date="2021-05-27T13:32:00Z"/>
                <w:rFonts w:ascii="Arial" w:hAnsi="Arial" w:cs="Arial"/>
                <w:b/>
                <w:bCs/>
                <w:lang w:val="en-US"/>
              </w:rPr>
            </w:pPr>
            <w:del w:id="115" w:author="Benschop, Corina" w:date="2021-05-27T13:32:00Z">
              <w:r w:rsidRPr="00DC65BA" w:rsidDel="004B3D5C">
                <w:rPr>
                  <w:rFonts w:ascii="Arial" w:hAnsi="Arial" w:cs="Arial"/>
                  <w:b/>
                  <w:bCs/>
                  <w:lang w:val="en-US"/>
                </w:rPr>
                <w:delText>RFC19_merged model</w:delText>
              </w:r>
            </w:del>
          </w:p>
        </w:tc>
        <w:tc>
          <w:tcPr>
            <w:tcW w:w="3538" w:type="dxa"/>
          </w:tcPr>
          <w:p w14:paraId="73C3DE3A" w14:textId="5C63C75B" w:rsidR="00F73291" w:rsidRPr="00DC65BA" w:rsidDel="004B3D5C" w:rsidRDefault="00F73291" w:rsidP="005F5E81">
            <w:pPr>
              <w:spacing w:after="160" w:line="259" w:lineRule="auto"/>
              <w:ind w:firstLine="0"/>
              <w:rPr>
                <w:del w:id="116" w:author="Benschop, Corina" w:date="2021-05-27T13:32:00Z"/>
                <w:rFonts w:ascii="Arial" w:hAnsi="Arial" w:cs="Arial"/>
                <w:b/>
                <w:bCs/>
                <w:lang w:val="en-US"/>
              </w:rPr>
            </w:pPr>
            <w:del w:id="117" w:author="Benschop, Corina" w:date="2021-05-27T13:32:00Z">
              <w:r w:rsidRPr="00DC65BA" w:rsidDel="004B3D5C">
                <w:rPr>
                  <w:rFonts w:ascii="Arial" w:hAnsi="Arial" w:cs="Arial"/>
                  <w:b/>
                  <w:bCs/>
                  <w:lang w:val="en-US"/>
                </w:rPr>
                <w:delText>RFR19_merged model</w:delText>
              </w:r>
            </w:del>
          </w:p>
        </w:tc>
      </w:tr>
      <w:tr w:rsidR="00F73291" w:rsidRPr="00DC65BA" w:rsidDel="004B3D5C" w14:paraId="2B11F021" w14:textId="03B395E7" w:rsidTr="00F73291">
        <w:trPr>
          <w:trHeight w:hRule="exact" w:val="323"/>
          <w:del w:id="118" w:author="Benschop, Corina" w:date="2021-05-27T13:32:00Z"/>
        </w:trPr>
        <w:tc>
          <w:tcPr>
            <w:tcW w:w="2122" w:type="dxa"/>
          </w:tcPr>
          <w:p w14:paraId="4A613C06" w14:textId="2CED50B2" w:rsidR="00F73291" w:rsidRPr="00DC65BA" w:rsidDel="004B3D5C" w:rsidRDefault="00F73291" w:rsidP="005F5E81">
            <w:pPr>
              <w:spacing w:after="160" w:line="259" w:lineRule="auto"/>
              <w:ind w:firstLine="0"/>
              <w:rPr>
                <w:del w:id="119" w:author="Benschop, Corina" w:date="2021-05-27T13:32:00Z"/>
                <w:rFonts w:ascii="Arial" w:hAnsi="Arial" w:cs="Arial"/>
                <w:lang w:val="en-US"/>
              </w:rPr>
            </w:pPr>
            <w:del w:id="120" w:author="Benschop, Corina" w:date="2021-05-27T13:32:00Z">
              <w:r w:rsidRPr="00DC65BA" w:rsidDel="004B3D5C">
                <w:rPr>
                  <w:rFonts w:ascii="Arial" w:hAnsi="Arial" w:cs="Arial"/>
                  <w:lang w:val="en-US"/>
                </w:rPr>
                <w:delText>Model type</w:delText>
              </w:r>
            </w:del>
          </w:p>
        </w:tc>
        <w:tc>
          <w:tcPr>
            <w:tcW w:w="3402" w:type="dxa"/>
          </w:tcPr>
          <w:p w14:paraId="0F488BCC" w14:textId="7D796A6D" w:rsidR="00F73291" w:rsidRPr="00DC65BA" w:rsidDel="004B3D5C" w:rsidRDefault="00F73291" w:rsidP="005F5E81">
            <w:pPr>
              <w:spacing w:after="160" w:line="259" w:lineRule="auto"/>
              <w:ind w:firstLine="0"/>
              <w:rPr>
                <w:del w:id="121" w:author="Benschop, Corina" w:date="2021-05-27T13:32:00Z"/>
                <w:rFonts w:ascii="Arial" w:hAnsi="Arial" w:cs="Arial"/>
                <w:lang w:val="en-US"/>
              </w:rPr>
            </w:pPr>
            <w:del w:id="122" w:author="Benschop, Corina" w:date="2021-05-27T13:32:00Z">
              <w:r w:rsidRPr="00DC65BA" w:rsidDel="004B3D5C">
                <w:rPr>
                  <w:rFonts w:ascii="Arial" w:hAnsi="Arial" w:cs="Arial"/>
                  <w:lang w:val="en-US"/>
                </w:rPr>
                <w:delText>Random forest classifier</w:delText>
              </w:r>
            </w:del>
          </w:p>
        </w:tc>
        <w:tc>
          <w:tcPr>
            <w:tcW w:w="3538" w:type="dxa"/>
          </w:tcPr>
          <w:p w14:paraId="6D27CDE0" w14:textId="09F128B6" w:rsidR="00F73291" w:rsidRPr="00DC65BA" w:rsidDel="004B3D5C" w:rsidRDefault="00F73291" w:rsidP="005F5E81">
            <w:pPr>
              <w:spacing w:after="160" w:line="259" w:lineRule="auto"/>
              <w:ind w:firstLine="0"/>
              <w:rPr>
                <w:del w:id="123" w:author="Benschop, Corina" w:date="2021-05-27T13:32:00Z"/>
                <w:rFonts w:ascii="Arial" w:hAnsi="Arial" w:cs="Arial"/>
                <w:lang w:val="en-US"/>
              </w:rPr>
            </w:pPr>
            <w:del w:id="124" w:author="Benschop, Corina" w:date="2021-05-27T13:32:00Z">
              <w:r w:rsidRPr="00DC65BA" w:rsidDel="004B3D5C">
                <w:rPr>
                  <w:rFonts w:ascii="Arial" w:hAnsi="Arial" w:cs="Arial"/>
                  <w:lang w:val="en-US"/>
                </w:rPr>
                <w:delText>Random forest regressor</w:delText>
              </w:r>
            </w:del>
          </w:p>
        </w:tc>
      </w:tr>
      <w:tr w:rsidR="00F73291" w:rsidRPr="00DC65BA" w:rsidDel="004B3D5C" w14:paraId="6BA024AC" w14:textId="4BA20036" w:rsidTr="00F73291">
        <w:trPr>
          <w:trHeight w:hRule="exact" w:val="323"/>
          <w:del w:id="125" w:author="Benschop, Corina" w:date="2021-05-27T13:32:00Z"/>
        </w:trPr>
        <w:tc>
          <w:tcPr>
            <w:tcW w:w="2122" w:type="dxa"/>
          </w:tcPr>
          <w:p w14:paraId="6A35EF3D" w14:textId="29649D97" w:rsidR="00F73291" w:rsidRPr="00DC65BA" w:rsidDel="004B3D5C" w:rsidRDefault="00F73291" w:rsidP="005F5E81">
            <w:pPr>
              <w:spacing w:after="160" w:line="259" w:lineRule="auto"/>
              <w:ind w:firstLine="0"/>
              <w:rPr>
                <w:del w:id="126" w:author="Benschop, Corina" w:date="2021-05-27T13:32:00Z"/>
                <w:rFonts w:ascii="Arial" w:hAnsi="Arial" w:cs="Arial"/>
                <w:lang w:val="en-US"/>
              </w:rPr>
            </w:pPr>
            <w:del w:id="127" w:author="Benschop, Corina" w:date="2021-05-27T13:32:00Z">
              <w:r w:rsidRPr="00DC65BA" w:rsidDel="004B3D5C">
                <w:rPr>
                  <w:rFonts w:ascii="Arial" w:hAnsi="Arial" w:cs="Arial"/>
                  <w:lang w:val="en-US"/>
                </w:rPr>
                <w:delText>Model parameters</w:delText>
              </w:r>
            </w:del>
          </w:p>
        </w:tc>
        <w:tc>
          <w:tcPr>
            <w:tcW w:w="3402" w:type="dxa"/>
          </w:tcPr>
          <w:p w14:paraId="3227DB6A" w14:textId="00650F00" w:rsidR="00F73291" w:rsidRPr="00DC65BA" w:rsidDel="004B3D5C" w:rsidRDefault="00F73291" w:rsidP="005F5E81">
            <w:pPr>
              <w:spacing w:after="160" w:line="259" w:lineRule="auto"/>
              <w:ind w:firstLine="0"/>
              <w:rPr>
                <w:del w:id="128" w:author="Benschop, Corina" w:date="2021-05-27T13:32:00Z"/>
                <w:rFonts w:ascii="Arial" w:hAnsi="Arial" w:cs="Arial"/>
                <w:i/>
                <w:iCs/>
                <w:lang w:val="en-US"/>
              </w:rPr>
            </w:pPr>
            <w:del w:id="129" w:author="Benschop, Corina" w:date="2021-05-27T13:32:00Z">
              <w:r w:rsidRPr="00DC65BA" w:rsidDel="004B3D5C">
                <w:rPr>
                  <w:rFonts w:ascii="Arial" w:hAnsi="Arial" w:cs="Arial"/>
                  <w:lang w:val="en-US"/>
                </w:rPr>
                <w:delText xml:space="preserve">As described in </w:delText>
              </w:r>
              <w:r w:rsidRPr="00DC65BA" w:rsidDel="004B3D5C">
                <w:rPr>
                  <w:rFonts w:ascii="Arial" w:hAnsi="Arial" w:cs="Arial"/>
                  <w:lang w:val="en-US"/>
                </w:rPr>
                <w:fldChar w:fldCharType="begin"/>
              </w:r>
              <w:r w:rsidR="00DD4CD7" w:rsidRPr="00DC65BA" w:rsidDel="004B3D5C">
                <w:rPr>
                  <w:rFonts w:ascii="Arial" w:hAnsi="Arial" w:cs="Arial"/>
                  <w:lang w:val="en-US"/>
                </w:rPr>
                <w:del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delInstrText>
              </w:r>
              <w:r w:rsidRPr="00DC65BA" w:rsidDel="004B3D5C">
                <w:rPr>
                  <w:rFonts w:ascii="Arial" w:hAnsi="Arial" w:cs="Arial"/>
                  <w:lang w:val="en-US"/>
                </w:rPr>
                <w:fldChar w:fldCharType="separate"/>
              </w:r>
              <w:r w:rsidR="00DD4CD7" w:rsidRPr="00DC65BA" w:rsidDel="004B3D5C">
                <w:rPr>
                  <w:rFonts w:ascii="Arial" w:hAnsi="Arial" w:cs="Arial"/>
                  <w:noProof/>
                  <w:lang w:val="en-US"/>
                </w:rPr>
                <w:delText>[1]</w:delText>
              </w:r>
              <w:r w:rsidRPr="00DC65BA" w:rsidDel="004B3D5C">
                <w:rPr>
                  <w:rFonts w:ascii="Arial" w:hAnsi="Arial" w:cs="Arial"/>
                  <w:lang w:val="en-US"/>
                </w:rPr>
                <w:fldChar w:fldCharType="end"/>
              </w:r>
            </w:del>
          </w:p>
        </w:tc>
        <w:tc>
          <w:tcPr>
            <w:tcW w:w="3538" w:type="dxa"/>
          </w:tcPr>
          <w:p w14:paraId="3E194CB2" w14:textId="6A86ACD9" w:rsidR="00F73291" w:rsidRPr="00DC65BA" w:rsidDel="004B3D5C" w:rsidRDefault="00F73291" w:rsidP="005F5E81">
            <w:pPr>
              <w:spacing w:after="160" w:line="259" w:lineRule="auto"/>
              <w:ind w:firstLine="0"/>
              <w:rPr>
                <w:del w:id="130" w:author="Benschop, Corina" w:date="2021-05-27T13:32:00Z"/>
                <w:rFonts w:ascii="Arial" w:hAnsi="Arial" w:cs="Arial"/>
                <w:lang w:val="en-US"/>
              </w:rPr>
            </w:pPr>
            <w:del w:id="131" w:author="Benschop, Corina" w:date="2021-05-27T13:32:00Z">
              <w:r w:rsidRPr="00DC65BA" w:rsidDel="004B3D5C">
                <w:rPr>
                  <w:rFonts w:ascii="Arial" w:hAnsi="Arial" w:cs="Arial"/>
                  <w:lang w:val="en-US"/>
                </w:rPr>
                <w:delText>Defaults</w:delText>
              </w:r>
            </w:del>
          </w:p>
        </w:tc>
      </w:tr>
      <w:tr w:rsidR="00F73291" w:rsidRPr="00DC65BA" w:rsidDel="004B3D5C" w14:paraId="70632CB8" w14:textId="4BD21449" w:rsidTr="00F73291">
        <w:trPr>
          <w:trHeight w:val="323"/>
          <w:del w:id="132" w:author="Benschop, Corina" w:date="2021-05-27T13:32:00Z"/>
        </w:trPr>
        <w:tc>
          <w:tcPr>
            <w:tcW w:w="2122" w:type="dxa"/>
          </w:tcPr>
          <w:p w14:paraId="38A59787" w14:textId="087B7526" w:rsidR="00F73291" w:rsidRPr="00DC65BA" w:rsidDel="004B3D5C" w:rsidRDefault="00F73291" w:rsidP="00F73291">
            <w:pPr>
              <w:ind w:firstLine="0"/>
              <w:rPr>
                <w:del w:id="133" w:author="Benschop, Corina" w:date="2021-05-27T13:32:00Z"/>
                <w:rFonts w:ascii="Arial" w:hAnsi="Arial" w:cs="Arial"/>
                <w:lang w:val="en-US"/>
              </w:rPr>
            </w:pPr>
            <w:del w:id="134" w:author="Benschop, Corina" w:date="2021-05-27T13:32:00Z">
              <w:r w:rsidRPr="00DC65BA" w:rsidDel="004B3D5C">
                <w:rPr>
                  <w:rFonts w:ascii="Arial" w:hAnsi="Arial" w:cs="Arial"/>
                  <w:lang w:val="en-US"/>
                </w:rPr>
                <w:delText>Dataset used</w:delText>
              </w:r>
            </w:del>
          </w:p>
        </w:tc>
        <w:tc>
          <w:tcPr>
            <w:tcW w:w="3402" w:type="dxa"/>
          </w:tcPr>
          <w:p w14:paraId="43B2E970" w14:textId="42B884FD" w:rsidR="00F73291" w:rsidRPr="00DC65BA" w:rsidDel="004B3D5C" w:rsidRDefault="00F73291" w:rsidP="00F73291">
            <w:pPr>
              <w:ind w:firstLine="0"/>
              <w:rPr>
                <w:del w:id="135" w:author="Benschop, Corina" w:date="2021-05-27T13:32:00Z"/>
                <w:rFonts w:ascii="Arial" w:hAnsi="Arial" w:cs="Arial"/>
                <w:lang w:val="en-US"/>
              </w:rPr>
            </w:pPr>
            <w:del w:id="136" w:author="Benschop, Corina" w:date="2021-05-27T13:32:00Z">
              <w:r w:rsidRPr="00DC65BA" w:rsidDel="004B3D5C">
                <w:rPr>
                  <w:rFonts w:ascii="Arial" w:hAnsi="Arial" w:cs="Arial"/>
                  <w:lang w:val="en-US"/>
                </w:rPr>
                <w:delText>5590-dataset (merged 590- and 5000-datasets)</w:delText>
              </w:r>
            </w:del>
          </w:p>
        </w:tc>
        <w:tc>
          <w:tcPr>
            <w:tcW w:w="3538" w:type="dxa"/>
          </w:tcPr>
          <w:p w14:paraId="41B24DE5" w14:textId="1B45476E" w:rsidR="00F73291" w:rsidRPr="00DC65BA" w:rsidDel="004B3D5C" w:rsidRDefault="00F73291" w:rsidP="00F73291">
            <w:pPr>
              <w:ind w:firstLine="0"/>
              <w:rPr>
                <w:del w:id="137" w:author="Benschop, Corina" w:date="2021-05-27T13:32:00Z"/>
                <w:rFonts w:ascii="Arial" w:hAnsi="Arial" w:cs="Arial"/>
                <w:lang w:val="en-US"/>
              </w:rPr>
            </w:pPr>
            <w:del w:id="138" w:author="Benschop, Corina" w:date="2021-05-27T13:32:00Z">
              <w:r w:rsidRPr="00DC65BA" w:rsidDel="004B3D5C">
                <w:rPr>
                  <w:rFonts w:ascii="Arial" w:hAnsi="Arial" w:cs="Arial"/>
                  <w:lang w:val="en-US"/>
                </w:rPr>
                <w:delText>5590-dataset (merged 590- and 5000-datasets)</w:delText>
              </w:r>
            </w:del>
          </w:p>
        </w:tc>
      </w:tr>
    </w:tbl>
    <w:p w14:paraId="2305F054" w14:textId="55611FBE" w:rsidR="00E9304E" w:rsidRPr="00DC65BA" w:rsidDel="004B3D5C" w:rsidRDefault="00E9304E" w:rsidP="00E9304E">
      <w:pPr>
        <w:pStyle w:val="Geenafstand"/>
        <w:jc w:val="both"/>
        <w:rPr>
          <w:del w:id="139" w:author="Benschop, Corina" w:date="2021-05-27T13:32:00Z"/>
          <w:rFonts w:ascii="Arial" w:hAnsi="Arial" w:cs="Arial"/>
          <w:sz w:val="18"/>
          <w:szCs w:val="18"/>
          <w:lang w:val="en-US"/>
        </w:rPr>
      </w:pPr>
    </w:p>
    <w:p w14:paraId="5F692C65" w14:textId="3B367F0E" w:rsidR="00073BDB" w:rsidRDefault="00617889" w:rsidP="00073BDB">
      <w:pPr>
        <w:keepNext/>
      </w:pPr>
      <w:r w:rsidRPr="00DC65BA">
        <w:rPr>
          <w:rFonts w:ascii="Arial" w:hAnsi="Arial" w:cs="Arial"/>
          <w:noProof/>
          <w:lang w:val="en-US"/>
        </w:rPr>
        <w:lastRenderedPageBreak/>
        <w:drawing>
          <wp:inline distT="0" distB="0" distL="0" distR="0" wp14:anchorId="3E300ADB" wp14:editId="541D5890">
            <wp:extent cx="2854384" cy="2345635"/>
            <wp:effectExtent l="0" t="0" r="31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1331" cy="2375997"/>
                    </a:xfrm>
                    <a:prstGeom prst="rect">
                      <a:avLst/>
                    </a:prstGeom>
                    <a:noFill/>
                    <a:ln>
                      <a:noFill/>
                    </a:ln>
                  </pic:spPr>
                </pic:pic>
              </a:graphicData>
            </a:graphic>
          </wp:inline>
        </w:drawing>
      </w:r>
      <w:r w:rsidR="00073BDB" w:rsidRPr="00DC65BA">
        <w:rPr>
          <w:rFonts w:ascii="Arial" w:hAnsi="Arial" w:cs="Arial"/>
          <w:noProof/>
          <w:lang w:val="en-US"/>
        </w:rPr>
        <w:drawing>
          <wp:inline distT="0" distB="0" distL="0" distR="0" wp14:anchorId="34B51F4B" wp14:editId="237E469B">
            <wp:extent cx="2863850" cy="2353414"/>
            <wp:effectExtent l="0" t="0" r="0" b="889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9943" cy="2383074"/>
                    </a:xfrm>
                    <a:prstGeom prst="rect">
                      <a:avLst/>
                    </a:prstGeom>
                    <a:noFill/>
                    <a:ln>
                      <a:noFill/>
                    </a:ln>
                  </pic:spPr>
                </pic:pic>
              </a:graphicData>
            </a:graphic>
          </wp:inline>
        </w:drawing>
      </w:r>
    </w:p>
    <w:p w14:paraId="60D90D6F" w14:textId="71B1CFF7" w:rsidR="00073BDB" w:rsidRDefault="00073BDB" w:rsidP="00073BDB">
      <w:pPr>
        <w:pStyle w:val="Bijschrift"/>
        <w:jc w:val="left"/>
      </w:pPr>
      <w:bookmarkStart w:id="140" w:name="_Ref72782930"/>
      <w:r>
        <w:t xml:space="preserve">Supplementary Figure </w:t>
      </w:r>
      <w:r>
        <w:fldChar w:fldCharType="begin"/>
      </w:r>
      <w:r>
        <w:instrText xml:space="preserve"> SEQ Supplementary_Figure \* ARABIC </w:instrText>
      </w:r>
      <w:r>
        <w:fldChar w:fldCharType="separate"/>
      </w:r>
      <w:r>
        <w:rPr>
          <w:noProof/>
        </w:rPr>
        <w:t>8</w:t>
      </w:r>
      <w:r>
        <w:fldChar w:fldCharType="end"/>
      </w:r>
      <w:bookmarkEnd w:id="140"/>
      <w:r>
        <w:t xml:space="preserve">: </w:t>
      </w:r>
      <w:r w:rsidRPr="00CF2C6F">
        <w:t>Confusion matrices of the RFC19_merged (left) and RFR19_merged (right) models on the training data from the 5590-dataset.</w:t>
      </w:r>
    </w:p>
    <w:p w14:paraId="68F981ED" w14:textId="7634B90B" w:rsidR="00073BDB" w:rsidRDefault="00617889" w:rsidP="00073BDB">
      <w:pPr>
        <w:keepNext/>
      </w:pPr>
      <w:r w:rsidRPr="00DC65BA">
        <w:rPr>
          <w:rFonts w:ascii="Arial" w:hAnsi="Arial" w:cs="Arial"/>
          <w:noProof/>
          <w:lang w:val="en-US"/>
        </w:rPr>
        <w:drawing>
          <wp:inline distT="0" distB="0" distL="0" distR="0" wp14:anchorId="5DB41CCE" wp14:editId="23E03506">
            <wp:extent cx="2854133" cy="2360295"/>
            <wp:effectExtent l="0" t="0" r="381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2293" cy="2383583"/>
                    </a:xfrm>
                    <a:prstGeom prst="rect">
                      <a:avLst/>
                    </a:prstGeom>
                    <a:noFill/>
                    <a:ln>
                      <a:noFill/>
                    </a:ln>
                  </pic:spPr>
                </pic:pic>
              </a:graphicData>
            </a:graphic>
          </wp:inline>
        </w:drawing>
      </w:r>
      <w:r w:rsidR="00073BDB" w:rsidRPr="00DC65BA">
        <w:rPr>
          <w:rFonts w:ascii="Arial" w:hAnsi="Arial" w:cs="Arial"/>
          <w:noProof/>
          <w:lang w:val="en-US"/>
        </w:rPr>
        <w:drawing>
          <wp:inline distT="0" distB="0" distL="0" distR="0" wp14:anchorId="5FABC325" wp14:editId="5B6A4EDC">
            <wp:extent cx="2844186" cy="235206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4452" cy="2377097"/>
                    </a:xfrm>
                    <a:prstGeom prst="rect">
                      <a:avLst/>
                    </a:prstGeom>
                    <a:noFill/>
                    <a:ln>
                      <a:noFill/>
                    </a:ln>
                  </pic:spPr>
                </pic:pic>
              </a:graphicData>
            </a:graphic>
          </wp:inline>
        </w:drawing>
      </w:r>
    </w:p>
    <w:p w14:paraId="46FA633F" w14:textId="7958839A" w:rsidR="00073BDB" w:rsidRDefault="00073BDB" w:rsidP="00073BDB">
      <w:pPr>
        <w:pStyle w:val="Bijschrift"/>
        <w:jc w:val="left"/>
      </w:pPr>
      <w:bookmarkStart w:id="141" w:name="_Ref72782939"/>
      <w:r>
        <w:t xml:space="preserve">Supplementary Figure </w:t>
      </w:r>
      <w:r>
        <w:fldChar w:fldCharType="begin"/>
      </w:r>
      <w:r>
        <w:instrText xml:space="preserve"> SEQ Supplementary_Figure \* ARABIC </w:instrText>
      </w:r>
      <w:r>
        <w:fldChar w:fldCharType="separate"/>
      </w:r>
      <w:r>
        <w:rPr>
          <w:noProof/>
        </w:rPr>
        <w:t>9</w:t>
      </w:r>
      <w:r>
        <w:fldChar w:fldCharType="end"/>
      </w:r>
      <w:bookmarkEnd w:id="141"/>
      <w:r>
        <w:t xml:space="preserve">: </w:t>
      </w:r>
      <w:r w:rsidRPr="00DC65BA">
        <w:rPr>
          <w:rFonts w:cs="Arial"/>
          <w:lang w:val="en-US"/>
        </w:rPr>
        <w:t>Confusion matrices of the RFC19_merged (left) and RFR19_merged (right) models on the test data from the 5590-dataset. Accuracy now lies at about 85% for classification, and 88% for regression. Improvement lies mainly for predicting 3 and 4 contributors.</w:t>
      </w:r>
    </w:p>
    <w:p w14:paraId="155B36DD" w14:textId="4FF23AF1" w:rsidR="006C1BDF" w:rsidRPr="00DC65BA" w:rsidRDefault="000F74EE" w:rsidP="007F0D2C">
      <w:pPr>
        <w:rPr>
          <w:rFonts w:ascii="Arial" w:hAnsi="Arial" w:cs="Arial"/>
          <w:sz w:val="18"/>
          <w:szCs w:val="18"/>
          <w:lang w:val="en-US"/>
        </w:rPr>
      </w:pPr>
      <w:r>
        <w:rPr>
          <w:rFonts w:ascii="Arial" w:hAnsi="Arial" w:cs="Arial"/>
          <w:lang w:val="en-US"/>
        </w:rPr>
        <w:t xml:space="preserve">Additional analysis summarized </w:t>
      </w:r>
      <w:r w:rsidRPr="000F74EE">
        <w:rPr>
          <w:rFonts w:ascii="Arial" w:hAnsi="Arial" w:cs="Arial"/>
          <w:lang w:val="en-US"/>
        </w:rPr>
        <w:t xml:space="preserve">in </w:t>
      </w:r>
      <w:del w:id="142" w:author="Benschop, Corina" w:date="2021-05-27T13:32:00Z">
        <w:r w:rsidRPr="000F74EE" w:rsidDel="004B3D5C">
          <w:rPr>
            <w:rFonts w:ascii="Arial" w:hAnsi="Arial" w:cs="Arial"/>
            <w:lang w:val="en-US"/>
          </w:rPr>
          <w:fldChar w:fldCharType="begin"/>
        </w:r>
        <w:r w:rsidRPr="000F74EE" w:rsidDel="004B3D5C">
          <w:rPr>
            <w:rFonts w:ascii="Arial" w:hAnsi="Arial" w:cs="Arial"/>
            <w:lang w:val="en-US"/>
          </w:rPr>
          <w:delInstrText xml:space="preserve"> REF _Ref72783069 \h </w:delInstrText>
        </w:r>
        <w:r w:rsidDel="004B3D5C">
          <w:rPr>
            <w:rFonts w:ascii="Arial" w:hAnsi="Arial" w:cs="Arial"/>
            <w:lang w:val="en-US"/>
          </w:rPr>
          <w:delInstrText xml:space="preserve"> \* MERGEFORMAT </w:delInstrText>
        </w:r>
        <w:r w:rsidRPr="000F74EE" w:rsidDel="004B3D5C">
          <w:rPr>
            <w:rFonts w:ascii="Arial" w:hAnsi="Arial" w:cs="Arial"/>
            <w:lang w:val="en-US"/>
          </w:rPr>
        </w:r>
        <w:r w:rsidRPr="000F74EE" w:rsidDel="004B3D5C">
          <w:rPr>
            <w:rFonts w:ascii="Arial" w:hAnsi="Arial" w:cs="Arial"/>
            <w:lang w:val="en-US"/>
          </w:rPr>
          <w:fldChar w:fldCharType="separate"/>
        </w:r>
        <w:r w:rsidRPr="000F74EE" w:rsidDel="004B3D5C">
          <w:rPr>
            <w:rFonts w:ascii="Arial" w:hAnsi="Arial" w:cs="Arial"/>
            <w:lang w:val="en-US"/>
          </w:rPr>
          <w:delText xml:space="preserve">Supplementary Table </w:delText>
        </w:r>
        <w:r w:rsidRPr="000F74EE" w:rsidDel="004B3D5C">
          <w:rPr>
            <w:rFonts w:ascii="Arial" w:hAnsi="Arial" w:cs="Arial"/>
            <w:noProof/>
            <w:lang w:val="en-US"/>
          </w:rPr>
          <w:delText>6</w:delText>
        </w:r>
        <w:r w:rsidRPr="000F74EE" w:rsidDel="004B3D5C">
          <w:rPr>
            <w:rFonts w:ascii="Arial" w:hAnsi="Arial" w:cs="Arial"/>
            <w:lang w:val="en-US"/>
          </w:rPr>
          <w:fldChar w:fldCharType="end"/>
        </w:r>
      </w:del>
      <w:ins w:id="143" w:author="Benschop, Corina" w:date="2021-05-27T13:32:00Z">
        <w:r w:rsidR="004B3D5C">
          <w:rPr>
            <w:rFonts w:ascii="Arial" w:hAnsi="Arial" w:cs="Arial"/>
            <w:lang w:val="en-US"/>
          </w:rPr>
          <w:t>5</w:t>
        </w:r>
      </w:ins>
      <w:r w:rsidRPr="000F74EE">
        <w:rPr>
          <w:rFonts w:ascii="Arial" w:hAnsi="Arial" w:cs="Arial"/>
          <w:lang w:val="en-US"/>
        </w:rPr>
        <w:t xml:space="preserve"> shows</w:t>
      </w:r>
      <w:r>
        <w:rPr>
          <w:rFonts w:ascii="Arial" w:hAnsi="Arial" w:cs="Arial"/>
          <w:lang w:val="en-US"/>
        </w:rPr>
        <w:t xml:space="preserve"> </w:t>
      </w:r>
      <w:r w:rsidRPr="000F74EE">
        <w:rPr>
          <w:rFonts w:ascii="Arial" w:hAnsi="Arial" w:cs="Arial"/>
          <w:lang w:val="en-US"/>
        </w:rPr>
        <w:t xml:space="preserve">that the regression model </w:t>
      </w:r>
      <w:r w:rsidR="00C40352">
        <w:rPr>
          <w:rFonts w:ascii="Arial" w:hAnsi="Arial" w:cs="Arial"/>
          <w:lang w:val="en-US"/>
        </w:rPr>
        <w:t xml:space="preserve">trained on the 5590-dataset </w:t>
      </w:r>
      <w:r w:rsidRPr="000F74EE">
        <w:rPr>
          <w:rFonts w:ascii="Arial" w:hAnsi="Arial" w:cs="Arial"/>
          <w:lang w:val="en-US"/>
        </w:rPr>
        <w:t>performs about equally well on</w:t>
      </w:r>
      <w:r>
        <w:rPr>
          <w:rFonts w:ascii="Arial" w:hAnsi="Arial" w:cs="Arial"/>
          <w:lang w:val="en-US"/>
        </w:rPr>
        <w:t xml:space="preserve"> samples originating from the 590- and 5000-</w:t>
      </w:r>
      <w:r w:rsidRPr="000F74EE">
        <w:rPr>
          <w:rFonts w:ascii="Arial" w:hAnsi="Arial" w:cs="Arial"/>
          <w:lang w:val="en-US"/>
        </w:rPr>
        <w:t>dataset</w:t>
      </w:r>
      <w:r>
        <w:rPr>
          <w:rFonts w:ascii="Arial" w:hAnsi="Arial" w:cs="Arial"/>
          <w:lang w:val="en-US"/>
        </w:rPr>
        <w:t>,</w:t>
      </w:r>
      <w:r w:rsidRPr="000F74EE">
        <w:rPr>
          <w:rFonts w:ascii="Arial" w:hAnsi="Arial" w:cs="Arial"/>
          <w:lang w:val="en-US"/>
        </w:rPr>
        <w:t xml:space="preserve"> while the classification</w:t>
      </w:r>
      <w:r w:rsidR="00C40352">
        <w:rPr>
          <w:rFonts w:ascii="Arial" w:hAnsi="Arial" w:cs="Arial"/>
          <w:lang w:val="en-US"/>
        </w:rPr>
        <w:t xml:space="preserve"> model performs slightly worse on samples from the 590-dataset</w:t>
      </w:r>
      <w:r w:rsidRPr="000F74EE">
        <w:rPr>
          <w:rFonts w:ascii="Arial" w:hAnsi="Arial" w:cs="Arial"/>
          <w:lang w:val="en-US"/>
        </w:rPr>
        <w:t xml:space="preserve">. The overall performance of the regression model is </w:t>
      </w:r>
      <w:r w:rsidR="00C40352">
        <w:rPr>
          <w:rFonts w:ascii="Arial" w:hAnsi="Arial" w:cs="Arial"/>
          <w:lang w:val="en-US"/>
        </w:rPr>
        <w:t xml:space="preserve">also </w:t>
      </w:r>
      <w:r w:rsidRPr="000F74EE">
        <w:rPr>
          <w:rFonts w:ascii="Arial" w:hAnsi="Arial" w:cs="Arial"/>
          <w:lang w:val="en-US"/>
        </w:rPr>
        <w:t xml:space="preserve">slightly better, showing its potential for </w:t>
      </w:r>
      <w:del w:id="144" w:author="Benschop, Corina" w:date="2021-05-27T13:07:00Z">
        <w:r w:rsidRPr="000F74EE" w:rsidDel="003E1632">
          <w:rPr>
            <w:rFonts w:ascii="Arial" w:hAnsi="Arial" w:cs="Arial"/>
            <w:lang w:val="en-US"/>
          </w:rPr>
          <w:delText xml:space="preserve">the </w:delText>
        </w:r>
      </w:del>
      <w:r w:rsidRPr="000F74EE">
        <w:rPr>
          <w:rFonts w:ascii="Arial" w:hAnsi="Arial" w:cs="Arial"/>
          <w:lang w:val="en-US"/>
        </w:rPr>
        <w:t>future</w:t>
      </w:r>
      <w:ins w:id="145" w:author="Benschop, Corina" w:date="2021-05-27T13:07:00Z">
        <w:r w:rsidR="003E1632">
          <w:rPr>
            <w:rFonts w:ascii="Arial" w:hAnsi="Arial" w:cs="Arial"/>
            <w:lang w:val="en-US"/>
          </w:rPr>
          <w:t xml:space="preserve"> application</w:t>
        </w:r>
      </w:ins>
      <w:ins w:id="146" w:author="Benschop, Corina" w:date="2021-05-27T13:08:00Z">
        <w:r w:rsidR="00083687">
          <w:rPr>
            <w:rFonts w:ascii="Arial" w:hAnsi="Arial" w:cs="Arial"/>
            <w:lang w:val="en-US"/>
          </w:rPr>
          <w:t>s</w:t>
        </w:r>
      </w:ins>
      <w:r w:rsidRPr="000F74EE">
        <w:rPr>
          <w:rFonts w:ascii="Arial" w:hAnsi="Arial" w:cs="Arial"/>
          <w:lang w:val="en-US"/>
        </w:rPr>
        <w:t>.</w:t>
      </w:r>
    </w:p>
    <w:p w14:paraId="5E708625" w14:textId="2648825E" w:rsidR="006B7848" w:rsidRPr="00DC65BA" w:rsidRDefault="006B7848" w:rsidP="006B7848">
      <w:pPr>
        <w:pStyle w:val="Geenafstand"/>
        <w:jc w:val="both"/>
        <w:rPr>
          <w:rFonts w:ascii="Arial" w:hAnsi="Arial" w:cs="Arial"/>
          <w:sz w:val="18"/>
          <w:szCs w:val="18"/>
          <w:lang w:val="en-US"/>
        </w:rPr>
      </w:pPr>
      <w:bookmarkStart w:id="147" w:name="_Ref72783069"/>
      <w:r w:rsidRPr="00DC65BA">
        <w:rPr>
          <w:rFonts w:ascii="Arial" w:hAnsi="Arial" w:cs="Arial"/>
          <w:sz w:val="18"/>
          <w:szCs w:val="18"/>
          <w:lang w:val="en-US"/>
        </w:rPr>
        <w:t xml:space="preserve">Supplementary Table </w:t>
      </w:r>
      <w:ins w:id="148" w:author="Benschop, Corina" w:date="2021-05-27T13:32:00Z">
        <w:r w:rsidR="004B3D5C">
          <w:rPr>
            <w:rFonts w:ascii="Arial" w:hAnsi="Arial" w:cs="Arial"/>
            <w:sz w:val="18"/>
            <w:szCs w:val="18"/>
            <w:lang w:val="en-US"/>
          </w:rPr>
          <w:t>5</w:t>
        </w:r>
      </w:ins>
      <w:del w:id="149" w:author="Benschop, Corina" w:date="2021-05-27T13:33:00Z">
        <w:r w:rsidRPr="00DC65BA" w:rsidDel="004B3D5C">
          <w:rPr>
            <w:rFonts w:ascii="Arial" w:hAnsi="Arial" w:cs="Arial"/>
            <w:sz w:val="18"/>
            <w:szCs w:val="18"/>
            <w:lang w:val="en-US"/>
          </w:rPr>
          <w:fldChar w:fldCharType="begin"/>
        </w:r>
        <w:r w:rsidRPr="00DC65BA" w:rsidDel="004B3D5C">
          <w:rPr>
            <w:rFonts w:ascii="Arial" w:hAnsi="Arial" w:cs="Arial"/>
            <w:sz w:val="18"/>
            <w:szCs w:val="18"/>
            <w:lang w:val="en-US"/>
          </w:rPr>
          <w:delInstrText xml:space="preserve"> SEQ Supplementary_Table \* ARABIC </w:delInstrText>
        </w:r>
        <w:r w:rsidRPr="00DC65BA" w:rsidDel="004B3D5C">
          <w:rPr>
            <w:rFonts w:ascii="Arial" w:hAnsi="Arial" w:cs="Arial"/>
            <w:sz w:val="18"/>
            <w:szCs w:val="18"/>
            <w:lang w:val="en-US"/>
          </w:rPr>
          <w:fldChar w:fldCharType="separate"/>
        </w:r>
        <w:r w:rsidR="006003EC" w:rsidRPr="00DC65BA" w:rsidDel="004B3D5C">
          <w:rPr>
            <w:rFonts w:ascii="Arial" w:hAnsi="Arial" w:cs="Arial"/>
            <w:noProof/>
            <w:sz w:val="18"/>
            <w:szCs w:val="18"/>
            <w:lang w:val="en-US"/>
          </w:rPr>
          <w:delText>6</w:delText>
        </w:r>
        <w:r w:rsidRPr="00DC65BA" w:rsidDel="004B3D5C">
          <w:rPr>
            <w:rFonts w:ascii="Arial" w:hAnsi="Arial" w:cs="Arial"/>
            <w:sz w:val="18"/>
            <w:szCs w:val="18"/>
            <w:lang w:val="en-US"/>
          </w:rPr>
          <w:fldChar w:fldCharType="end"/>
        </w:r>
      </w:del>
      <w:bookmarkEnd w:id="147"/>
      <w:r w:rsidRPr="00DC65BA">
        <w:rPr>
          <w:rFonts w:ascii="Arial" w:hAnsi="Arial" w:cs="Arial"/>
          <w:sz w:val="18"/>
          <w:szCs w:val="18"/>
          <w:lang w:val="en-US"/>
        </w:rPr>
        <w:t xml:space="preserve">: Performance of the RFC19_merged and RFR19_merged models on the test data from the 5590-dataset. We compare the accuracy on samples that originate from the original 590-dataset and the 5000-dataset separately. </w:t>
      </w:r>
    </w:p>
    <w:tbl>
      <w:tblPr>
        <w:tblStyle w:val="Tabelraster"/>
        <w:tblW w:w="0" w:type="auto"/>
        <w:tblLook w:val="04A0" w:firstRow="1" w:lastRow="0" w:firstColumn="1" w:lastColumn="0" w:noHBand="0" w:noVBand="1"/>
      </w:tblPr>
      <w:tblGrid>
        <w:gridCol w:w="4815"/>
        <w:gridCol w:w="2123"/>
        <w:gridCol w:w="2124"/>
      </w:tblGrid>
      <w:tr w:rsidR="0060025A" w:rsidRPr="00C40352" w14:paraId="654FFA72" w14:textId="77777777" w:rsidTr="00023B7A">
        <w:trPr>
          <w:trHeight w:hRule="exact" w:val="323"/>
        </w:trPr>
        <w:tc>
          <w:tcPr>
            <w:tcW w:w="4815" w:type="dxa"/>
          </w:tcPr>
          <w:p w14:paraId="29B5EE9A" w14:textId="77777777" w:rsidR="0060025A" w:rsidRPr="00C40352" w:rsidRDefault="0060025A" w:rsidP="005F5E81">
            <w:pPr>
              <w:spacing w:after="160" w:line="259" w:lineRule="auto"/>
              <w:rPr>
                <w:rFonts w:ascii="Arial" w:hAnsi="Arial" w:cs="Arial"/>
                <w:lang w:val="en-US"/>
              </w:rPr>
            </w:pPr>
          </w:p>
        </w:tc>
        <w:tc>
          <w:tcPr>
            <w:tcW w:w="2123" w:type="dxa"/>
          </w:tcPr>
          <w:p w14:paraId="438F54E0" w14:textId="0A21F427" w:rsidR="0060025A" w:rsidRPr="00C40352" w:rsidRDefault="0060025A" w:rsidP="005F5E81">
            <w:pPr>
              <w:spacing w:after="160" w:line="259" w:lineRule="auto"/>
              <w:ind w:firstLine="0"/>
              <w:rPr>
                <w:rFonts w:ascii="Arial" w:hAnsi="Arial" w:cs="Arial"/>
                <w:b/>
                <w:bCs/>
                <w:lang w:val="en-US"/>
              </w:rPr>
            </w:pPr>
            <w:r w:rsidRPr="00C40352">
              <w:rPr>
                <w:rFonts w:ascii="Arial" w:hAnsi="Arial" w:cs="Arial"/>
                <w:b/>
                <w:bCs/>
                <w:lang w:val="en-US"/>
              </w:rPr>
              <w:t>RFC19_merged</w:t>
            </w:r>
          </w:p>
        </w:tc>
        <w:tc>
          <w:tcPr>
            <w:tcW w:w="2124" w:type="dxa"/>
          </w:tcPr>
          <w:p w14:paraId="6CB7E16D" w14:textId="0CEE19ED" w:rsidR="0060025A" w:rsidRPr="00C40352" w:rsidRDefault="0060025A" w:rsidP="005F5E81">
            <w:pPr>
              <w:spacing w:after="160" w:line="259" w:lineRule="auto"/>
              <w:ind w:firstLine="0"/>
              <w:rPr>
                <w:rFonts w:ascii="Arial" w:hAnsi="Arial" w:cs="Arial"/>
                <w:b/>
                <w:bCs/>
                <w:lang w:val="en-US"/>
              </w:rPr>
            </w:pPr>
            <w:r w:rsidRPr="00C40352">
              <w:rPr>
                <w:rFonts w:ascii="Arial" w:hAnsi="Arial" w:cs="Arial"/>
                <w:b/>
                <w:bCs/>
                <w:lang w:val="en-US"/>
              </w:rPr>
              <w:t>RFR19_merged</w:t>
            </w:r>
          </w:p>
        </w:tc>
      </w:tr>
      <w:tr w:rsidR="0060025A" w:rsidRPr="00C40352" w14:paraId="22CB588C" w14:textId="77777777" w:rsidTr="00023B7A">
        <w:trPr>
          <w:trHeight w:hRule="exact" w:val="323"/>
        </w:trPr>
        <w:tc>
          <w:tcPr>
            <w:tcW w:w="4815" w:type="dxa"/>
          </w:tcPr>
          <w:p w14:paraId="4847DE53" w14:textId="34D2C68F"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Total test accuracy</w:t>
            </w:r>
          </w:p>
        </w:tc>
        <w:tc>
          <w:tcPr>
            <w:tcW w:w="2123" w:type="dxa"/>
          </w:tcPr>
          <w:p w14:paraId="0828FA1C" w14:textId="1FBE409A"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85%</w:t>
            </w:r>
          </w:p>
        </w:tc>
        <w:tc>
          <w:tcPr>
            <w:tcW w:w="2124" w:type="dxa"/>
          </w:tcPr>
          <w:p w14:paraId="270FC37D" w14:textId="2692DCA9"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88%</w:t>
            </w:r>
          </w:p>
        </w:tc>
      </w:tr>
      <w:tr w:rsidR="0060025A" w:rsidRPr="00C40352" w14:paraId="39BDECA5" w14:textId="77777777" w:rsidTr="00023B7A">
        <w:trPr>
          <w:trHeight w:hRule="exact" w:val="323"/>
        </w:trPr>
        <w:tc>
          <w:tcPr>
            <w:tcW w:w="4815" w:type="dxa"/>
          </w:tcPr>
          <w:p w14:paraId="6E10A6EF" w14:textId="01492B31"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Test accuracy on samples from 590-dataset</w:t>
            </w:r>
          </w:p>
        </w:tc>
        <w:tc>
          <w:tcPr>
            <w:tcW w:w="2123" w:type="dxa"/>
          </w:tcPr>
          <w:p w14:paraId="0FE101E2" w14:textId="1E592567"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82%</w:t>
            </w:r>
          </w:p>
        </w:tc>
        <w:tc>
          <w:tcPr>
            <w:tcW w:w="2124" w:type="dxa"/>
          </w:tcPr>
          <w:p w14:paraId="4611F3AC" w14:textId="36E383FE"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86%</w:t>
            </w:r>
          </w:p>
        </w:tc>
      </w:tr>
      <w:tr w:rsidR="0060025A" w:rsidRPr="00C40352" w14:paraId="5EEC49A8" w14:textId="77777777" w:rsidTr="00023B7A">
        <w:trPr>
          <w:trHeight w:hRule="exact" w:val="323"/>
        </w:trPr>
        <w:tc>
          <w:tcPr>
            <w:tcW w:w="4815" w:type="dxa"/>
          </w:tcPr>
          <w:p w14:paraId="462C43A4" w14:textId="66D55E6D" w:rsidR="0060025A" w:rsidRPr="00C40352" w:rsidRDefault="0060025A" w:rsidP="005F5E81">
            <w:pPr>
              <w:ind w:firstLine="0"/>
              <w:rPr>
                <w:rFonts w:ascii="Arial" w:hAnsi="Arial" w:cs="Arial"/>
                <w:lang w:val="en-US"/>
              </w:rPr>
            </w:pPr>
            <w:r w:rsidRPr="00C40352">
              <w:rPr>
                <w:rFonts w:ascii="Arial" w:hAnsi="Arial" w:cs="Arial"/>
                <w:lang w:val="en-US"/>
              </w:rPr>
              <w:t>Test accuracy on samples from 5000-dataset</w:t>
            </w:r>
          </w:p>
        </w:tc>
        <w:tc>
          <w:tcPr>
            <w:tcW w:w="2123" w:type="dxa"/>
          </w:tcPr>
          <w:p w14:paraId="2B2BD248" w14:textId="7298896E" w:rsidR="0060025A" w:rsidRPr="00C40352" w:rsidRDefault="0060025A" w:rsidP="005F5E81">
            <w:pPr>
              <w:ind w:firstLine="0"/>
              <w:rPr>
                <w:rFonts w:ascii="Arial" w:hAnsi="Arial" w:cs="Arial"/>
                <w:lang w:val="en-US"/>
              </w:rPr>
            </w:pPr>
            <w:r w:rsidRPr="00C40352">
              <w:rPr>
                <w:rFonts w:ascii="Arial" w:hAnsi="Arial" w:cs="Arial"/>
                <w:lang w:val="en-US"/>
              </w:rPr>
              <w:t>86%</w:t>
            </w:r>
          </w:p>
        </w:tc>
        <w:tc>
          <w:tcPr>
            <w:tcW w:w="2124" w:type="dxa"/>
          </w:tcPr>
          <w:p w14:paraId="4B2ED69E" w14:textId="7F13F885" w:rsidR="0060025A" w:rsidRPr="00C40352" w:rsidRDefault="0060025A" w:rsidP="005F5E81">
            <w:pPr>
              <w:ind w:firstLine="0"/>
              <w:rPr>
                <w:rFonts w:ascii="Arial" w:hAnsi="Arial" w:cs="Arial"/>
                <w:lang w:val="en-US"/>
              </w:rPr>
            </w:pPr>
            <w:r w:rsidRPr="00C40352">
              <w:rPr>
                <w:rFonts w:ascii="Arial" w:hAnsi="Arial" w:cs="Arial"/>
                <w:lang w:val="en-US"/>
              </w:rPr>
              <w:t>88%</w:t>
            </w:r>
          </w:p>
        </w:tc>
      </w:tr>
    </w:tbl>
    <w:p w14:paraId="1C73A6DF" w14:textId="77777777" w:rsidR="006B121A" w:rsidRPr="00C40352" w:rsidRDefault="006B121A">
      <w:pPr>
        <w:rPr>
          <w:rFonts w:ascii="Arial" w:hAnsi="Arial" w:cs="Arial"/>
          <w:lang w:val="en-US"/>
        </w:rPr>
      </w:pPr>
    </w:p>
    <w:p w14:paraId="6792D683" w14:textId="0BBA9478" w:rsidR="00360C32" w:rsidRPr="00360C32" w:rsidRDefault="006B121A" w:rsidP="00360C32">
      <w:pPr>
        <w:pStyle w:val="EndNoteBibliography"/>
        <w:spacing w:after="0"/>
        <w:ind w:left="720" w:hanging="720"/>
      </w:pPr>
      <w:r w:rsidRPr="00C40352">
        <w:rPr>
          <w:rFonts w:ascii="Arial" w:hAnsi="Arial" w:cs="Arial"/>
        </w:rPr>
        <w:fldChar w:fldCharType="begin"/>
      </w:r>
      <w:r w:rsidRPr="00C40352">
        <w:rPr>
          <w:rFonts w:ascii="Arial" w:hAnsi="Arial" w:cs="Arial"/>
        </w:rPr>
        <w:instrText xml:space="preserve"> ADDIN EN.REFLIST </w:instrText>
      </w:r>
      <w:r w:rsidRPr="00C40352">
        <w:rPr>
          <w:rFonts w:ascii="Arial" w:hAnsi="Arial" w:cs="Arial"/>
        </w:rPr>
        <w:fldChar w:fldCharType="separate"/>
      </w:r>
      <w:r w:rsidR="00360C32" w:rsidRPr="00360C32">
        <w:t>1.</w:t>
      </w:r>
      <w:r w:rsidR="00360C32" w:rsidRPr="00360C32">
        <w:tab/>
        <w:t>Benschop, C.C.G.,</w:t>
      </w:r>
      <w:ins w:id="150" w:author="Benschop, Corina" w:date="2021-05-27T13:07:00Z">
        <w:r w:rsidR="003E1632">
          <w:t xml:space="preserve"> van d</w:t>
        </w:r>
      </w:ins>
      <w:ins w:id="151" w:author="Benschop, Corina" w:date="2021-05-27T13:08:00Z">
        <w:r w:rsidR="003E1632">
          <w:t>er Linden</w:t>
        </w:r>
        <w:r w:rsidR="00083687">
          <w:t>, J.,</w:t>
        </w:r>
      </w:ins>
      <w:r w:rsidR="00360C32" w:rsidRPr="00360C32">
        <w:t xml:space="preserve"> et al., </w:t>
      </w:r>
      <w:r w:rsidR="00360C32" w:rsidRPr="00360C32">
        <w:rPr>
          <w:i/>
        </w:rPr>
        <w:t>Automated estimation of the number of contributors in autosomal short tandem repeat profiles using a machine learning approach.</w:t>
      </w:r>
      <w:r w:rsidR="00360C32" w:rsidRPr="00360C32">
        <w:t xml:space="preserve"> Forensic Science International: Genetics, 2019. </w:t>
      </w:r>
      <w:r w:rsidR="00360C32" w:rsidRPr="00360C32">
        <w:rPr>
          <w:b/>
        </w:rPr>
        <w:t>43</w:t>
      </w:r>
      <w:r w:rsidR="00360C32" w:rsidRPr="00360C32">
        <w:t>: p. 102150.</w:t>
      </w:r>
    </w:p>
    <w:p w14:paraId="6D147BE5" w14:textId="77777777" w:rsidR="00360C32" w:rsidRPr="00360C32" w:rsidRDefault="00360C32" w:rsidP="00360C32">
      <w:pPr>
        <w:pStyle w:val="EndNoteBibliography"/>
        <w:spacing w:after="0"/>
        <w:ind w:left="720" w:hanging="720"/>
      </w:pPr>
      <w:r w:rsidRPr="00360C32">
        <w:lastRenderedPageBreak/>
        <w:t>2.</w:t>
      </w:r>
      <w:r w:rsidRPr="00360C32">
        <w:tab/>
        <w:t xml:space="preserve">KENDALL, M.G., </w:t>
      </w:r>
      <w:r w:rsidRPr="00360C32">
        <w:rPr>
          <w:i/>
        </w:rPr>
        <w:t>A NEW MEASURE OF RANK CORRELATION.</w:t>
      </w:r>
      <w:r w:rsidRPr="00360C32">
        <w:t xml:space="preserve"> Biometrika, 1938. </w:t>
      </w:r>
      <w:r w:rsidRPr="00360C32">
        <w:rPr>
          <w:b/>
        </w:rPr>
        <w:t>30</w:t>
      </w:r>
      <w:r w:rsidRPr="00360C32">
        <w:t>(1-2): p. 81-93.</w:t>
      </w:r>
    </w:p>
    <w:p w14:paraId="0630E2BE" w14:textId="77777777" w:rsidR="00360C32" w:rsidRPr="00360C32" w:rsidRDefault="00360C32" w:rsidP="00360C32">
      <w:pPr>
        <w:pStyle w:val="EndNoteBibliography"/>
        <w:ind w:left="720" w:hanging="720"/>
      </w:pPr>
      <w:r w:rsidRPr="00360C32">
        <w:t>3.</w:t>
      </w:r>
      <w:r w:rsidRPr="00360C32">
        <w:tab/>
        <w:t xml:space="preserve">Molnar, C., et al., </w:t>
      </w:r>
      <w:r w:rsidRPr="00360C32">
        <w:rPr>
          <w:i/>
        </w:rPr>
        <w:t>Pitfalls to Avoid when Interpreting Machine Learning Models.</w:t>
      </w:r>
      <w:r w:rsidRPr="00360C32">
        <w:t xml:space="preserve"> ArXiv, 2020. </w:t>
      </w:r>
      <w:r w:rsidRPr="00360C32">
        <w:rPr>
          <w:b/>
        </w:rPr>
        <w:t>abs/2007.04131</w:t>
      </w:r>
      <w:r w:rsidRPr="00360C32">
        <w:t>.</w:t>
      </w:r>
    </w:p>
    <w:p w14:paraId="1C195E7B" w14:textId="45E1E592" w:rsidR="004C4422" w:rsidRPr="00DC65BA" w:rsidRDefault="006B121A">
      <w:pPr>
        <w:rPr>
          <w:rFonts w:ascii="Arial" w:hAnsi="Arial" w:cs="Arial"/>
          <w:lang w:val="en-US"/>
        </w:rPr>
      </w:pPr>
      <w:r w:rsidRPr="00C40352">
        <w:rPr>
          <w:rFonts w:ascii="Arial" w:hAnsi="Arial" w:cs="Arial"/>
          <w:lang w:val="en-US"/>
        </w:rPr>
        <w:fldChar w:fldCharType="end"/>
      </w:r>
      <w:bookmarkEnd w:id="1"/>
    </w:p>
    <w:sectPr w:rsidR="004C4422" w:rsidRPr="00DC65BA" w:rsidSect="00906C0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enschop, Corina" w:date="2021-05-27T11:28:00Z" w:initials="BC">
    <w:p w14:paraId="3FAC0013" w14:textId="15243F22" w:rsidR="00C75E99" w:rsidRPr="00C75E99" w:rsidRDefault="00C75E99">
      <w:pPr>
        <w:pStyle w:val="Tekstopmerking"/>
        <w:rPr>
          <w:lang w:val="en-US"/>
        </w:rPr>
      </w:pPr>
      <w:r>
        <w:rPr>
          <w:rStyle w:val="Verwijzingopmerking"/>
        </w:rPr>
        <w:annotationRef/>
      </w:r>
      <w:r w:rsidRPr="00C75E99">
        <w:rPr>
          <w:lang w:val="en-US"/>
        </w:rPr>
        <w:t xml:space="preserve">Het is </w:t>
      </w:r>
      <w:r>
        <w:rPr>
          <w:lang w:val="en-US"/>
        </w:rPr>
        <w:t>‘</w:t>
      </w:r>
      <w:r w:rsidRPr="00C75E99">
        <w:rPr>
          <w:lang w:val="en-US"/>
        </w:rPr>
        <w:t>contributed equally</w:t>
      </w:r>
      <w:r>
        <w:rPr>
          <w:lang w:val="en-US"/>
        </w:rPr>
        <w:t>’</w:t>
      </w:r>
      <w:r w:rsidRPr="00C75E99">
        <w:rPr>
          <w:lang w:val="en-US"/>
        </w:rPr>
        <w:t xml:space="preserve"> </w:t>
      </w:r>
      <w:proofErr w:type="spellStart"/>
      <w:r w:rsidRPr="00C75E99">
        <w:rPr>
          <w:lang w:val="en-US"/>
        </w:rPr>
        <w:t>dus</w:t>
      </w:r>
      <w:proofErr w:type="spellEnd"/>
      <w:r w:rsidRPr="00C75E99">
        <w:rPr>
          <w:lang w:val="en-US"/>
        </w:rPr>
        <w:t xml:space="preserve"> </w:t>
      </w:r>
      <w:proofErr w:type="spellStart"/>
      <w:r w:rsidRPr="00C75E99">
        <w:rPr>
          <w:lang w:val="en-US"/>
        </w:rPr>
        <w:t>h</w:t>
      </w:r>
      <w:r>
        <w:rPr>
          <w:lang w:val="en-US"/>
        </w:rPr>
        <w:t>ier</w:t>
      </w:r>
      <w:proofErr w:type="spellEnd"/>
      <w:r>
        <w:rPr>
          <w:lang w:val="en-US"/>
        </w:rPr>
        <w:t xml:space="preserve"> </w:t>
      </w:r>
      <w:proofErr w:type="spellStart"/>
      <w:r>
        <w:rPr>
          <w:lang w:val="en-US"/>
        </w:rPr>
        <w:t>beide</w:t>
      </w:r>
      <w:proofErr w:type="spellEnd"/>
      <w:r>
        <w:rPr>
          <w:lang w:val="en-US"/>
        </w:rPr>
        <w:t xml:space="preserve"> </w:t>
      </w:r>
      <w:proofErr w:type="spellStart"/>
      <w:r>
        <w:rPr>
          <w:lang w:val="en-US"/>
        </w:rPr>
        <w:t>namen</w:t>
      </w:r>
      <w:proofErr w:type="spellEnd"/>
    </w:p>
  </w:comment>
  <w:comment w:id="34" w:author="Benschop, Corina" w:date="2021-05-27T11:41:00Z" w:initials="BC">
    <w:p w14:paraId="5D482F00" w14:textId="77777777" w:rsidR="00E77218" w:rsidRDefault="00E77218">
      <w:pPr>
        <w:pStyle w:val="Tekstopmerking"/>
      </w:pPr>
      <w:r>
        <w:rPr>
          <w:rStyle w:val="Verwijzingopmerking"/>
        </w:rPr>
        <w:annotationRef/>
      </w:r>
      <w:r>
        <w:t xml:space="preserve">Ref: </w:t>
      </w:r>
    </w:p>
    <w:p w14:paraId="0A88B0C7" w14:textId="7AFBABC4" w:rsidR="00835F5A" w:rsidRDefault="00C903E9" w:rsidP="00C903E9">
      <w:pPr>
        <w:pStyle w:val="Tekstopmerking"/>
      </w:pPr>
      <w:bookmarkStart w:id="35" w:name="_Hlk73008489"/>
      <w:bookmarkStart w:id="36" w:name="_Hlk73008490"/>
      <w:r w:rsidRPr="00DE6109">
        <w:t xml:space="preserve">A.A. Westen, T. </w:t>
      </w:r>
      <w:proofErr w:type="spellStart"/>
      <w:r w:rsidRPr="00DE6109">
        <w:t>Kraaijenbrink</w:t>
      </w:r>
      <w:proofErr w:type="spellEnd"/>
      <w:r w:rsidRPr="00DE6109">
        <w:t>, E.A. Robles de Medina, J. Harteveld, P. Willemse,</w:t>
      </w:r>
      <w:r>
        <w:t xml:space="preserve"> </w:t>
      </w:r>
      <w:r w:rsidRPr="00DE6109">
        <w:t xml:space="preserve">S.B. Zuniga, K.J. van der Gaag, N.E.C. Weiler, J. Warnaar, M. Kayser, T. </w:t>
      </w:r>
      <w:proofErr w:type="spellStart"/>
      <w:r w:rsidRPr="00DE6109">
        <w:t>Sijen</w:t>
      </w:r>
      <w:proofErr w:type="spellEnd"/>
      <w:r w:rsidRPr="00DE6109">
        <w:t>, P. de</w:t>
      </w:r>
      <w:r>
        <w:t xml:space="preserve"> </w:t>
      </w:r>
      <w:proofErr w:type="spellStart"/>
      <w:r w:rsidRPr="00DE6109">
        <w:t>Knijff</w:t>
      </w:r>
      <w:proofErr w:type="spellEnd"/>
      <w:r w:rsidRPr="00DE6109">
        <w:t xml:space="preserve">, </w:t>
      </w:r>
      <w:proofErr w:type="spellStart"/>
      <w:r w:rsidRPr="00DE6109">
        <w:t>Comparing</w:t>
      </w:r>
      <w:proofErr w:type="spellEnd"/>
      <w:r w:rsidRPr="00DE6109">
        <w:t xml:space="preserve"> </w:t>
      </w:r>
      <w:proofErr w:type="spellStart"/>
      <w:r w:rsidRPr="00DE6109">
        <w:t>six</w:t>
      </w:r>
      <w:proofErr w:type="spellEnd"/>
      <w:r w:rsidRPr="00DE6109">
        <w:t xml:space="preserve"> commercial </w:t>
      </w:r>
      <w:proofErr w:type="spellStart"/>
      <w:r w:rsidRPr="00DE6109">
        <w:t>autosomal</w:t>
      </w:r>
      <w:proofErr w:type="spellEnd"/>
      <w:r w:rsidRPr="00DE6109">
        <w:t xml:space="preserve"> STR kits in a large Dutch </w:t>
      </w:r>
      <w:proofErr w:type="spellStart"/>
      <w:r w:rsidRPr="00DE6109">
        <w:t>population</w:t>
      </w:r>
      <w:proofErr w:type="spellEnd"/>
      <w:r w:rsidRPr="00DE6109">
        <w:t xml:space="preserve"> sample, </w:t>
      </w:r>
      <w:proofErr w:type="spellStart"/>
      <w:r w:rsidRPr="00DE6109">
        <w:t>Forensic</w:t>
      </w:r>
      <w:proofErr w:type="spellEnd"/>
      <w:r w:rsidRPr="00DE6109">
        <w:t xml:space="preserve"> </w:t>
      </w:r>
      <w:proofErr w:type="spellStart"/>
      <w:r w:rsidRPr="00DE6109">
        <w:t>Sci</w:t>
      </w:r>
      <w:proofErr w:type="spellEnd"/>
      <w:r w:rsidRPr="00DE6109">
        <w:t xml:space="preserve">. Int. </w:t>
      </w:r>
      <w:r w:rsidRPr="00835F5A">
        <w:rPr>
          <w:lang w:val="en-US"/>
        </w:rPr>
        <w:t xml:space="preserve">Genet. </w:t>
      </w:r>
      <w:r>
        <w:t>10 (2014) 55–63.</w:t>
      </w:r>
      <w:bookmarkEnd w:id="35"/>
      <w:bookmarkEnd w:id="36"/>
    </w:p>
  </w:comment>
  <w:comment w:id="73" w:author="Benschop, Corina" w:date="2021-05-27T12:00:00Z" w:initials="BC">
    <w:p w14:paraId="7EA4A546" w14:textId="77777777" w:rsidR="00AD32DC" w:rsidRDefault="00AD32DC">
      <w:pPr>
        <w:pStyle w:val="Tekstopmerking"/>
      </w:pPr>
      <w:r>
        <w:rPr>
          <w:rStyle w:val="Verwijzingopmerking"/>
        </w:rPr>
        <w:annotationRef/>
      </w:r>
      <w:r>
        <w:t>Hier ook de toelichting over de symbolen.</w:t>
      </w:r>
    </w:p>
    <w:p w14:paraId="70152826" w14:textId="4AF5A0DB" w:rsidR="00AD32DC" w:rsidRDefault="00AD32DC">
      <w:pPr>
        <w:pStyle w:val="Tekstopmerking"/>
      </w:pPr>
      <w:r>
        <w:t xml:space="preserve">En rechts is 1 rood datapunt een flinke </w:t>
      </w:r>
      <w:proofErr w:type="spellStart"/>
      <w:r>
        <w:t>outlier</w:t>
      </w:r>
      <w:proofErr w:type="spellEnd"/>
      <w:r>
        <w:t>. Is dat te verklaren?</w:t>
      </w:r>
    </w:p>
  </w:comment>
  <w:comment w:id="77" w:author="Benschop, Corina" w:date="2021-05-27T12:14:00Z" w:initials="BC">
    <w:p w14:paraId="2DC798F5" w14:textId="0BBDB6BA" w:rsidR="00FB5CD0" w:rsidRDefault="00FB5CD0">
      <w:pPr>
        <w:pStyle w:val="Tekstopmerking"/>
      </w:pPr>
      <w:r>
        <w:rPr>
          <w:rStyle w:val="Verwijzingopmerking"/>
        </w:rPr>
        <w:annotationRef/>
      </w:r>
      <w:proofErr w:type="spellStart"/>
      <w:r>
        <w:t>vWA</w:t>
      </w:r>
      <w:proofErr w:type="spellEnd"/>
      <w:r>
        <w:t xml:space="preserve"> </w:t>
      </w:r>
      <w:proofErr w:type="spellStart"/>
      <w:r>
        <w:t>ipv</w:t>
      </w:r>
      <w:proofErr w:type="spellEnd"/>
      <w:r>
        <w:t xml:space="preserve"> </w:t>
      </w:r>
      <w:proofErr w:type="spellStart"/>
      <w:r>
        <w:t>vWa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AC0013" w15:done="0"/>
  <w15:commentEx w15:paraId="0A88B0C7" w15:done="0"/>
  <w15:commentEx w15:paraId="70152826" w15:done="0"/>
  <w15:commentEx w15:paraId="2DC798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A00DA" w16cex:dateUtc="2021-05-27T09:28:00Z"/>
  <w16cex:commentExtensible w16cex:durableId="245A03DF" w16cex:dateUtc="2021-05-27T09:41:00Z"/>
  <w16cex:commentExtensible w16cex:durableId="245A084F" w16cex:dateUtc="2021-05-27T10:00:00Z"/>
  <w16cex:commentExtensible w16cex:durableId="245A0BA8" w16cex:dateUtc="2021-05-27T1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AC0013" w16cid:durableId="245A00DA"/>
  <w16cid:commentId w16cid:paraId="0A88B0C7" w16cid:durableId="245A03DF"/>
  <w16cid:commentId w16cid:paraId="70152826" w16cid:durableId="245A084F"/>
  <w16cid:commentId w16cid:paraId="2DC798F5" w16cid:durableId="245A0B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2A8FC" w14:textId="77777777" w:rsidR="00C61989" w:rsidRDefault="00C61989" w:rsidP="00D912A5">
      <w:pPr>
        <w:spacing w:after="0" w:line="240" w:lineRule="auto"/>
      </w:pPr>
      <w:r>
        <w:separator/>
      </w:r>
    </w:p>
  </w:endnote>
  <w:endnote w:type="continuationSeparator" w:id="0">
    <w:p w14:paraId="08ACC012" w14:textId="77777777" w:rsidR="00C61989" w:rsidRDefault="00C61989" w:rsidP="00D91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23404" w14:textId="77777777" w:rsidR="00C61989" w:rsidRDefault="00C61989" w:rsidP="00D912A5">
      <w:pPr>
        <w:spacing w:after="0" w:line="240" w:lineRule="auto"/>
      </w:pPr>
      <w:r>
        <w:separator/>
      </w:r>
    </w:p>
  </w:footnote>
  <w:footnote w:type="continuationSeparator" w:id="0">
    <w:p w14:paraId="0356BD94" w14:textId="77777777" w:rsidR="00C61989" w:rsidRDefault="00C61989" w:rsidP="00D912A5">
      <w:pPr>
        <w:spacing w:after="0" w:line="240" w:lineRule="auto"/>
      </w:pPr>
      <w:r>
        <w:continuationSeparator/>
      </w:r>
    </w:p>
  </w:footnote>
  <w:footnote w:id="1">
    <w:p w14:paraId="0942D51B" w14:textId="6EE4E89F" w:rsidR="00D912A5" w:rsidRPr="00320ADB" w:rsidRDefault="00D912A5" w:rsidP="00320ADB">
      <w:pPr>
        <w:pStyle w:val="Geenafstand"/>
        <w:jc w:val="both"/>
        <w:rPr>
          <w:rFonts w:ascii="Arial" w:hAnsi="Arial" w:cs="Arial"/>
          <w:sz w:val="18"/>
          <w:szCs w:val="18"/>
        </w:rPr>
      </w:pPr>
      <w:r w:rsidRPr="00320ADB">
        <w:rPr>
          <w:rStyle w:val="Voetnootmarkering"/>
          <w:rFonts w:ascii="Arial" w:hAnsi="Arial" w:cs="Arial"/>
          <w:sz w:val="18"/>
          <w:szCs w:val="18"/>
        </w:rPr>
        <w:footnoteRef/>
      </w:r>
      <w:r w:rsidRPr="00320ADB">
        <w:rPr>
          <w:rFonts w:ascii="Arial" w:hAnsi="Arial" w:cs="Arial"/>
          <w:sz w:val="18"/>
          <w:szCs w:val="18"/>
        </w:rPr>
        <w:t xml:space="preserve"> https://docs.scipy.org/doc/scipy/reference/generated/scipy.stats.ks_2samp.htm</w:t>
      </w:r>
      <w:r w:rsidR="0029276D" w:rsidRPr="00320ADB">
        <w:rPr>
          <w:rFonts w:ascii="Arial" w:hAnsi="Arial" w:cs="Arial"/>
          <w:sz w:val="18"/>
          <w:szCs w:val="18"/>
        </w:rPr>
        <w:t>l</w:t>
      </w:r>
    </w:p>
  </w:footnote>
  <w:footnote w:id="2">
    <w:p w14:paraId="6BC213FC" w14:textId="3ABF23EB" w:rsidR="00373A69" w:rsidRDefault="00373A69" w:rsidP="00320ADB">
      <w:pPr>
        <w:pStyle w:val="Geenafstand"/>
        <w:jc w:val="both"/>
      </w:pPr>
      <w:r w:rsidRPr="00320ADB">
        <w:rPr>
          <w:rStyle w:val="Voetnootmarkering"/>
          <w:rFonts w:ascii="Arial" w:hAnsi="Arial" w:cs="Arial"/>
          <w:sz w:val="18"/>
          <w:szCs w:val="18"/>
        </w:rPr>
        <w:footnoteRef/>
      </w:r>
      <w:r w:rsidRPr="00320ADB">
        <w:rPr>
          <w:rFonts w:ascii="Arial" w:hAnsi="Arial" w:cs="Arial"/>
          <w:sz w:val="18"/>
          <w:szCs w:val="18"/>
        </w:rPr>
        <w:t xml:space="preserve"> https://rdrr.io/cran/dgof/man/ks.test.html</w:t>
      </w:r>
    </w:p>
  </w:footnote>
  <w:footnote w:id="3">
    <w:p w14:paraId="5856885B" w14:textId="4090A089" w:rsidR="006F066A" w:rsidRPr="00121FCE" w:rsidRDefault="006F066A" w:rsidP="00121FCE">
      <w:pPr>
        <w:pStyle w:val="Geenafstand"/>
        <w:jc w:val="both"/>
        <w:rPr>
          <w:rFonts w:ascii="Arial" w:hAnsi="Arial" w:cs="Arial"/>
          <w:sz w:val="18"/>
          <w:szCs w:val="18"/>
        </w:rPr>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https://scikit-learn.org/stable/modules/generated/sklearn.ensemble.RandomForestClassifier.html</w:t>
      </w:r>
    </w:p>
  </w:footnote>
  <w:footnote w:id="4">
    <w:p w14:paraId="6068D5F8" w14:textId="0930768C" w:rsidR="006F066A" w:rsidRDefault="006F066A" w:rsidP="00121FCE">
      <w:pPr>
        <w:pStyle w:val="Geenafstand"/>
        <w:jc w:val="both"/>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https://scikit-learn.org/stable/modules/generated/sklearn.ensemble.RandomForestRegressor.html</w:t>
      </w:r>
      <w:r w:rsidR="00121FCE">
        <w:rPr>
          <w:rFonts w:ascii="Arial" w:hAnsi="Arial" w:cs="Arial"/>
          <w:sz w:val="18"/>
          <w:szCs w:val="18"/>
        </w:rP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824A8"/>
    <w:multiLevelType w:val="hybridMultilevel"/>
    <w:tmpl w:val="29AC058C"/>
    <w:lvl w:ilvl="0" w:tplc="4B2AF6A8">
      <w:start w:val="19"/>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817689A"/>
    <w:multiLevelType w:val="hybridMultilevel"/>
    <w:tmpl w:val="7798981A"/>
    <w:lvl w:ilvl="0" w:tplc="6C78ADD0">
      <w:start w:val="50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schop, Corina">
    <w15:presenceInfo w15:providerId="AD" w15:userId="S::COBEN@nfi.minjus.nl::293f0a6a-9932-4b44-a236-a00a0c1805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105&lt;/item&gt;&lt;item&gt;225&lt;/item&gt;&lt;/record-ids&gt;&lt;/item&gt;&lt;/Libraries&gt;"/>
  </w:docVars>
  <w:rsids>
    <w:rsidRoot w:val="005E448D"/>
    <w:rsid w:val="00010879"/>
    <w:rsid w:val="00023B7A"/>
    <w:rsid w:val="00036535"/>
    <w:rsid w:val="0005589A"/>
    <w:rsid w:val="0006682B"/>
    <w:rsid w:val="00073A62"/>
    <w:rsid w:val="00073BDB"/>
    <w:rsid w:val="00083687"/>
    <w:rsid w:val="000A022F"/>
    <w:rsid w:val="000F153A"/>
    <w:rsid w:val="000F74EE"/>
    <w:rsid w:val="00104AEA"/>
    <w:rsid w:val="00105461"/>
    <w:rsid w:val="00121FCE"/>
    <w:rsid w:val="001345AC"/>
    <w:rsid w:val="00154CF7"/>
    <w:rsid w:val="00170E70"/>
    <w:rsid w:val="001D1FCC"/>
    <w:rsid w:val="001D645E"/>
    <w:rsid w:val="00260085"/>
    <w:rsid w:val="002754A5"/>
    <w:rsid w:val="0029276D"/>
    <w:rsid w:val="002A2377"/>
    <w:rsid w:val="002A5BAC"/>
    <w:rsid w:val="002D1D34"/>
    <w:rsid w:val="00320ADB"/>
    <w:rsid w:val="003352DF"/>
    <w:rsid w:val="00360C32"/>
    <w:rsid w:val="003725F3"/>
    <w:rsid w:val="00373A69"/>
    <w:rsid w:val="003825FD"/>
    <w:rsid w:val="003935B8"/>
    <w:rsid w:val="003A2109"/>
    <w:rsid w:val="003E1632"/>
    <w:rsid w:val="003E5B0B"/>
    <w:rsid w:val="0040015D"/>
    <w:rsid w:val="00437CF4"/>
    <w:rsid w:val="0045438A"/>
    <w:rsid w:val="00462140"/>
    <w:rsid w:val="00486506"/>
    <w:rsid w:val="004B3D5C"/>
    <w:rsid w:val="004B4687"/>
    <w:rsid w:val="004C4422"/>
    <w:rsid w:val="00542BD4"/>
    <w:rsid w:val="00550947"/>
    <w:rsid w:val="005A7FCD"/>
    <w:rsid w:val="005E415C"/>
    <w:rsid w:val="005E448D"/>
    <w:rsid w:val="0060025A"/>
    <w:rsid w:val="006003EC"/>
    <w:rsid w:val="00617889"/>
    <w:rsid w:val="00662C51"/>
    <w:rsid w:val="00664122"/>
    <w:rsid w:val="00667779"/>
    <w:rsid w:val="006717A3"/>
    <w:rsid w:val="006A0CE1"/>
    <w:rsid w:val="006A6273"/>
    <w:rsid w:val="006B121A"/>
    <w:rsid w:val="006B7848"/>
    <w:rsid w:val="006C1BDF"/>
    <w:rsid w:val="006D597E"/>
    <w:rsid w:val="006F066A"/>
    <w:rsid w:val="00703DF1"/>
    <w:rsid w:val="00720D0C"/>
    <w:rsid w:val="007517D1"/>
    <w:rsid w:val="00753B25"/>
    <w:rsid w:val="007F0D2C"/>
    <w:rsid w:val="007F6706"/>
    <w:rsid w:val="00823974"/>
    <w:rsid w:val="00835F5A"/>
    <w:rsid w:val="00837D6B"/>
    <w:rsid w:val="008503E9"/>
    <w:rsid w:val="00853089"/>
    <w:rsid w:val="00880873"/>
    <w:rsid w:val="0088712E"/>
    <w:rsid w:val="00887EB9"/>
    <w:rsid w:val="008A1F10"/>
    <w:rsid w:val="008C4834"/>
    <w:rsid w:val="008C4FF7"/>
    <w:rsid w:val="008E38FE"/>
    <w:rsid w:val="00906C00"/>
    <w:rsid w:val="00964EA2"/>
    <w:rsid w:val="00973FCE"/>
    <w:rsid w:val="009A03BB"/>
    <w:rsid w:val="009F5FC9"/>
    <w:rsid w:val="00A339E0"/>
    <w:rsid w:val="00A66776"/>
    <w:rsid w:val="00A806BD"/>
    <w:rsid w:val="00A80712"/>
    <w:rsid w:val="00AC0FB2"/>
    <w:rsid w:val="00AC5965"/>
    <w:rsid w:val="00AD32DC"/>
    <w:rsid w:val="00AE1570"/>
    <w:rsid w:val="00B21982"/>
    <w:rsid w:val="00B76F31"/>
    <w:rsid w:val="00BB6E43"/>
    <w:rsid w:val="00C125C0"/>
    <w:rsid w:val="00C16F5A"/>
    <w:rsid w:val="00C25539"/>
    <w:rsid w:val="00C40352"/>
    <w:rsid w:val="00C61989"/>
    <w:rsid w:val="00C64F17"/>
    <w:rsid w:val="00C72D46"/>
    <w:rsid w:val="00C75E99"/>
    <w:rsid w:val="00C903E9"/>
    <w:rsid w:val="00CD1B99"/>
    <w:rsid w:val="00CE432E"/>
    <w:rsid w:val="00CF23AB"/>
    <w:rsid w:val="00CF7CA2"/>
    <w:rsid w:val="00D260CE"/>
    <w:rsid w:val="00D412DC"/>
    <w:rsid w:val="00D43BE5"/>
    <w:rsid w:val="00D533BC"/>
    <w:rsid w:val="00D65341"/>
    <w:rsid w:val="00D912A5"/>
    <w:rsid w:val="00D936D5"/>
    <w:rsid w:val="00D959C4"/>
    <w:rsid w:val="00DC65BA"/>
    <w:rsid w:val="00DD4CD7"/>
    <w:rsid w:val="00DD6E01"/>
    <w:rsid w:val="00E043AB"/>
    <w:rsid w:val="00E303A3"/>
    <w:rsid w:val="00E46109"/>
    <w:rsid w:val="00E77218"/>
    <w:rsid w:val="00E9304E"/>
    <w:rsid w:val="00E97DB4"/>
    <w:rsid w:val="00EC2225"/>
    <w:rsid w:val="00EE3334"/>
    <w:rsid w:val="00EE5296"/>
    <w:rsid w:val="00F32254"/>
    <w:rsid w:val="00F73291"/>
    <w:rsid w:val="00F76E86"/>
    <w:rsid w:val="00FB5CD0"/>
    <w:rsid w:val="00FC1C48"/>
    <w:rsid w:val="00FD2029"/>
    <w:rsid w:val="00FD22C3"/>
    <w:rsid w:val="00FD57E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695EF1A"/>
  <w14:defaultImageDpi w14:val="32767"/>
  <w15:chartTrackingRefBased/>
  <w15:docId w15:val="{CE851339-E4A1-460C-8B79-1F92D8FF2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BB6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C4422"/>
    <w:pPr>
      <w:ind w:left="720"/>
      <w:contextualSpacing/>
    </w:pPr>
  </w:style>
  <w:style w:type="paragraph" w:styleId="Geenafstand">
    <w:name w:val="No Spacing"/>
    <w:link w:val="GeenafstandChar"/>
    <w:uiPriority w:val="1"/>
    <w:qFormat/>
    <w:rsid w:val="00AE1570"/>
    <w:pPr>
      <w:spacing w:after="0" w:line="240" w:lineRule="auto"/>
    </w:pPr>
    <w:rPr>
      <w:lang w:val="en-GB"/>
    </w:rPr>
  </w:style>
  <w:style w:type="character" w:customStyle="1" w:styleId="GeenafstandChar">
    <w:name w:val="Geen afstand Char"/>
    <w:basedOn w:val="Standaardalinea-lettertype"/>
    <w:link w:val="Geenafstand"/>
    <w:uiPriority w:val="1"/>
    <w:rsid w:val="00AE1570"/>
    <w:rPr>
      <w:lang w:val="en-GB"/>
    </w:rPr>
  </w:style>
  <w:style w:type="table" w:styleId="Tabelraster">
    <w:name w:val="Table Grid"/>
    <w:basedOn w:val="Standaardtabel"/>
    <w:uiPriority w:val="59"/>
    <w:rsid w:val="00D936D5"/>
    <w:pPr>
      <w:spacing w:after="0" w:line="240" w:lineRule="auto"/>
      <w:ind w:firstLine="357"/>
      <w:jc w:val="both"/>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720D0C"/>
    <w:rPr>
      <w:color w:val="808080"/>
    </w:rPr>
  </w:style>
  <w:style w:type="paragraph" w:styleId="Bijschrift">
    <w:name w:val="caption"/>
    <w:basedOn w:val="Geenafstand"/>
    <w:next w:val="Standaard"/>
    <w:uiPriority w:val="35"/>
    <w:unhideWhenUsed/>
    <w:qFormat/>
    <w:rsid w:val="006D597E"/>
    <w:pPr>
      <w:spacing w:after="200"/>
      <w:jc w:val="both"/>
    </w:pPr>
    <w:rPr>
      <w:rFonts w:ascii="Arial" w:hAnsi="Arial"/>
      <w:iCs/>
      <w:sz w:val="18"/>
      <w:szCs w:val="18"/>
    </w:rPr>
  </w:style>
  <w:style w:type="paragraph" w:styleId="Voetnoottekst">
    <w:name w:val="footnote text"/>
    <w:basedOn w:val="Standaard"/>
    <w:link w:val="VoetnoottekstChar"/>
    <w:uiPriority w:val="99"/>
    <w:semiHidden/>
    <w:unhideWhenUsed/>
    <w:rsid w:val="00D912A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912A5"/>
    <w:rPr>
      <w:sz w:val="20"/>
      <w:szCs w:val="20"/>
    </w:rPr>
  </w:style>
  <w:style w:type="character" w:styleId="Voetnootmarkering">
    <w:name w:val="footnote reference"/>
    <w:basedOn w:val="Standaardalinea-lettertype"/>
    <w:uiPriority w:val="99"/>
    <w:semiHidden/>
    <w:unhideWhenUsed/>
    <w:rsid w:val="00D912A5"/>
    <w:rPr>
      <w:vertAlign w:val="superscript"/>
    </w:rPr>
  </w:style>
  <w:style w:type="paragraph" w:customStyle="1" w:styleId="EndNoteBibliographyTitle">
    <w:name w:val="EndNote Bibliography Title"/>
    <w:basedOn w:val="Standaard"/>
    <w:link w:val="EndNoteBibliographyTitleChar"/>
    <w:rsid w:val="006B121A"/>
    <w:pPr>
      <w:spacing w:after="0"/>
      <w:jc w:val="center"/>
    </w:pPr>
    <w:rPr>
      <w:rFonts w:ascii="Calibri" w:hAnsi="Calibri" w:cs="Calibri"/>
      <w:noProof/>
      <w:lang w:val="en-US"/>
    </w:rPr>
  </w:style>
  <w:style w:type="character" w:customStyle="1" w:styleId="EndNoteBibliographyTitleChar">
    <w:name w:val="EndNote Bibliography Title Char"/>
    <w:basedOn w:val="GeenafstandChar"/>
    <w:link w:val="EndNoteBibliographyTitle"/>
    <w:rsid w:val="006B121A"/>
    <w:rPr>
      <w:rFonts w:ascii="Calibri" w:hAnsi="Calibri" w:cs="Calibri"/>
      <w:noProof/>
      <w:lang w:val="en-US"/>
    </w:rPr>
  </w:style>
  <w:style w:type="paragraph" w:customStyle="1" w:styleId="EndNoteBibliography">
    <w:name w:val="EndNote Bibliography"/>
    <w:basedOn w:val="Standaard"/>
    <w:link w:val="EndNoteBibliographyChar"/>
    <w:rsid w:val="006B121A"/>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6B121A"/>
    <w:rPr>
      <w:rFonts w:ascii="Calibri" w:hAnsi="Calibri" w:cs="Calibri"/>
      <w:noProof/>
      <w:lang w:val="en-US"/>
    </w:rPr>
  </w:style>
  <w:style w:type="character" w:customStyle="1" w:styleId="Kop2Char">
    <w:name w:val="Kop 2 Char"/>
    <w:basedOn w:val="Standaardalinea-lettertype"/>
    <w:link w:val="Kop2"/>
    <w:uiPriority w:val="9"/>
    <w:rsid w:val="00BB6E43"/>
    <w:rPr>
      <w:rFonts w:asciiTheme="majorHAnsi" w:eastAsiaTheme="majorEastAsia" w:hAnsiTheme="majorHAnsi" w:cstheme="majorBidi"/>
      <w:color w:val="2F5496" w:themeColor="accent1" w:themeShade="BF"/>
      <w:sz w:val="26"/>
      <w:szCs w:val="26"/>
    </w:rPr>
  </w:style>
  <w:style w:type="character" w:styleId="Verwijzingopmerking">
    <w:name w:val="annotation reference"/>
    <w:basedOn w:val="Standaardalinea-lettertype"/>
    <w:uiPriority w:val="99"/>
    <w:semiHidden/>
    <w:unhideWhenUsed/>
    <w:rsid w:val="00C75E99"/>
    <w:rPr>
      <w:sz w:val="16"/>
      <w:szCs w:val="16"/>
    </w:rPr>
  </w:style>
  <w:style w:type="paragraph" w:styleId="Tekstopmerking">
    <w:name w:val="annotation text"/>
    <w:basedOn w:val="Standaard"/>
    <w:link w:val="TekstopmerkingChar"/>
    <w:uiPriority w:val="99"/>
    <w:unhideWhenUsed/>
    <w:rsid w:val="00C75E99"/>
    <w:pPr>
      <w:spacing w:line="240" w:lineRule="auto"/>
    </w:pPr>
    <w:rPr>
      <w:sz w:val="20"/>
      <w:szCs w:val="20"/>
    </w:rPr>
  </w:style>
  <w:style w:type="character" w:customStyle="1" w:styleId="TekstopmerkingChar">
    <w:name w:val="Tekst opmerking Char"/>
    <w:basedOn w:val="Standaardalinea-lettertype"/>
    <w:link w:val="Tekstopmerking"/>
    <w:uiPriority w:val="99"/>
    <w:rsid w:val="00C75E99"/>
    <w:rPr>
      <w:sz w:val="20"/>
      <w:szCs w:val="20"/>
    </w:rPr>
  </w:style>
  <w:style w:type="paragraph" w:styleId="Onderwerpvanopmerking">
    <w:name w:val="annotation subject"/>
    <w:basedOn w:val="Tekstopmerking"/>
    <w:next w:val="Tekstopmerking"/>
    <w:link w:val="OnderwerpvanopmerkingChar"/>
    <w:uiPriority w:val="99"/>
    <w:semiHidden/>
    <w:unhideWhenUsed/>
    <w:rsid w:val="00C75E99"/>
    <w:rPr>
      <w:b/>
      <w:bCs/>
    </w:rPr>
  </w:style>
  <w:style w:type="character" w:customStyle="1" w:styleId="OnderwerpvanopmerkingChar">
    <w:name w:val="Onderwerp van opmerking Char"/>
    <w:basedOn w:val="TekstopmerkingChar"/>
    <w:link w:val="Onderwerpvanopmerking"/>
    <w:uiPriority w:val="99"/>
    <w:semiHidden/>
    <w:rsid w:val="00C75E9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0A113-35C1-47D6-9A9D-DEBBC45F7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3214</Words>
  <Characters>17680</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Marthe Veldhuis</dc:creator>
  <cp:keywords/>
  <dc:description/>
  <cp:lastModifiedBy>Benschop, Corina</cp:lastModifiedBy>
  <cp:revision>2</cp:revision>
  <dcterms:created xsi:type="dcterms:W3CDTF">2021-05-27T11:42:00Z</dcterms:created>
  <dcterms:modified xsi:type="dcterms:W3CDTF">2021-05-27T11:42:00Z</dcterms:modified>
</cp:coreProperties>
</file>